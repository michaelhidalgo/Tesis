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75EC" w:rsidRPr="00C70B7C" w:rsidRDefault="00F375EC" w:rsidP="00F375EC">
      <w:pPr>
        <w:spacing w:line="240" w:lineRule="auto"/>
        <w:jc w:val="center"/>
        <w:rPr>
          <w:b/>
          <w:sz w:val="28"/>
          <w:szCs w:val="28"/>
        </w:rPr>
      </w:pPr>
      <w:r w:rsidRPr="00C70B7C">
        <w:rPr>
          <w:b/>
          <w:sz w:val="28"/>
          <w:szCs w:val="28"/>
        </w:rPr>
        <w:t>UNIVERSIDAD INTERNACIONAL DE LAS AMÉRICAS</w:t>
      </w:r>
    </w:p>
    <w:p w:rsidR="00D55598" w:rsidRPr="00D55598" w:rsidRDefault="00D55598" w:rsidP="00D55598">
      <w:pPr>
        <w:jc w:val="center"/>
        <w:rPr>
          <w:rFonts w:cs="Arial"/>
          <w:b/>
          <w:sz w:val="28"/>
          <w:szCs w:val="28"/>
          <w:lang w:val="es-ES"/>
        </w:rPr>
      </w:pPr>
      <w:r w:rsidRPr="00D55598">
        <w:rPr>
          <w:rFonts w:cs="Arial"/>
          <w:b/>
          <w:sz w:val="28"/>
          <w:szCs w:val="28"/>
          <w:lang w:val="es-ES"/>
        </w:rPr>
        <w:t>ESCUELA DE  INGENIERÍA INFORMÁTICA</w:t>
      </w:r>
    </w:p>
    <w:p w:rsidR="00F375EC" w:rsidRDefault="00F375EC" w:rsidP="00F375EC">
      <w:pPr>
        <w:spacing w:line="240" w:lineRule="auto"/>
        <w:jc w:val="center"/>
        <w:rPr>
          <w:ins w:id="0" w:author="Michael Hidalgo" w:date="2014-10-06T08:38:00Z"/>
          <w:sz w:val="28"/>
          <w:szCs w:val="28"/>
        </w:rPr>
      </w:pPr>
    </w:p>
    <w:p w:rsidR="00D55598" w:rsidRPr="001516C3" w:rsidRDefault="00D55598" w:rsidP="00F375EC">
      <w:pPr>
        <w:spacing w:line="240" w:lineRule="auto"/>
        <w:jc w:val="center"/>
        <w:rPr>
          <w:sz w:val="28"/>
          <w:szCs w:val="28"/>
        </w:rPr>
      </w:pPr>
    </w:p>
    <w:p w:rsidR="00F375EC" w:rsidRPr="001516C3" w:rsidRDefault="00F375EC" w:rsidP="00F375EC">
      <w:pPr>
        <w:spacing w:line="240" w:lineRule="auto"/>
        <w:jc w:val="center"/>
        <w:rPr>
          <w:sz w:val="28"/>
          <w:szCs w:val="28"/>
        </w:rPr>
      </w:pPr>
    </w:p>
    <w:p w:rsidR="00F375EC" w:rsidRPr="00D55598" w:rsidRDefault="00D55598" w:rsidP="00F375EC">
      <w:pPr>
        <w:spacing w:line="240" w:lineRule="auto"/>
        <w:jc w:val="center"/>
        <w:rPr>
          <w:b/>
          <w:sz w:val="28"/>
          <w:szCs w:val="28"/>
        </w:rPr>
      </w:pPr>
      <w:r w:rsidRPr="00D55598">
        <w:rPr>
          <w:b/>
          <w:sz w:val="28"/>
          <w:szCs w:val="28"/>
        </w:rPr>
        <w:t>SEMINARIO DE GRADUACI</w:t>
      </w:r>
      <w:ins w:id="1" w:author="Michael Hidalgo" w:date="2014-10-06T17:39:00Z">
        <w:r w:rsidR="008252C7">
          <w:rPr>
            <w:b/>
            <w:sz w:val="28"/>
            <w:szCs w:val="28"/>
          </w:rPr>
          <w:t>Ó</w:t>
        </w:r>
      </w:ins>
      <w:r w:rsidRPr="00D55598">
        <w:rPr>
          <w:b/>
          <w:sz w:val="28"/>
          <w:szCs w:val="28"/>
        </w:rPr>
        <w:t>N</w:t>
      </w:r>
      <w:r w:rsidR="00F375EC" w:rsidRPr="00D55598">
        <w:rPr>
          <w:b/>
          <w:sz w:val="28"/>
          <w:szCs w:val="28"/>
        </w:rPr>
        <w:t xml:space="preserve"> </w:t>
      </w:r>
    </w:p>
    <w:p w:rsidR="00F375EC" w:rsidRPr="001516C3" w:rsidRDefault="00F375EC" w:rsidP="00F375EC">
      <w:pPr>
        <w:spacing w:line="240" w:lineRule="auto"/>
        <w:jc w:val="center"/>
        <w:rPr>
          <w:sz w:val="28"/>
          <w:szCs w:val="28"/>
        </w:rPr>
      </w:pPr>
    </w:p>
    <w:p w:rsidR="00F375EC" w:rsidRPr="001516C3" w:rsidRDefault="00F375EC" w:rsidP="00F375EC">
      <w:pPr>
        <w:spacing w:line="240" w:lineRule="auto"/>
        <w:jc w:val="center"/>
        <w:rPr>
          <w:sz w:val="28"/>
          <w:szCs w:val="28"/>
        </w:rPr>
      </w:pPr>
    </w:p>
    <w:p w:rsidR="00F375EC" w:rsidRPr="001516C3" w:rsidRDefault="00F375EC" w:rsidP="00F375EC">
      <w:pPr>
        <w:spacing w:line="240" w:lineRule="auto"/>
        <w:jc w:val="center"/>
        <w:rPr>
          <w:sz w:val="28"/>
          <w:szCs w:val="28"/>
        </w:rPr>
      </w:pPr>
      <w:r w:rsidRPr="001516C3">
        <w:rPr>
          <w:sz w:val="28"/>
          <w:szCs w:val="28"/>
        </w:rPr>
        <w:t xml:space="preserve">Para optar por el grado de Bachillerato en Sistemas de Información </w:t>
      </w:r>
    </w:p>
    <w:p w:rsidR="00F375EC" w:rsidRPr="001516C3" w:rsidRDefault="00F375EC" w:rsidP="00F375EC">
      <w:pPr>
        <w:spacing w:line="240" w:lineRule="auto"/>
        <w:jc w:val="center"/>
        <w:rPr>
          <w:sz w:val="28"/>
          <w:szCs w:val="28"/>
        </w:rPr>
      </w:pPr>
    </w:p>
    <w:p w:rsidR="00D55598" w:rsidRDefault="00D55598" w:rsidP="00F375EC">
      <w:pPr>
        <w:spacing w:line="240" w:lineRule="auto"/>
        <w:jc w:val="center"/>
        <w:rPr>
          <w:ins w:id="2" w:author="Michael Hidalgo" w:date="2014-10-06T08:42:00Z"/>
          <w:sz w:val="28"/>
          <w:szCs w:val="28"/>
        </w:rPr>
      </w:pPr>
    </w:p>
    <w:p w:rsidR="00D55598" w:rsidRPr="001516C3" w:rsidRDefault="00D55598" w:rsidP="00F375EC">
      <w:pPr>
        <w:spacing w:line="240" w:lineRule="auto"/>
        <w:jc w:val="center"/>
        <w:rPr>
          <w:sz w:val="28"/>
          <w:szCs w:val="28"/>
        </w:rPr>
      </w:pPr>
    </w:p>
    <w:p w:rsidR="00F375EC" w:rsidRPr="00D55598" w:rsidRDefault="00F375EC" w:rsidP="00F375EC">
      <w:pPr>
        <w:spacing w:line="240" w:lineRule="auto"/>
        <w:jc w:val="center"/>
        <w:rPr>
          <w:b/>
          <w:sz w:val="28"/>
          <w:szCs w:val="28"/>
        </w:rPr>
      </w:pPr>
      <w:r w:rsidRPr="00D55598">
        <w:rPr>
          <w:b/>
          <w:sz w:val="28"/>
          <w:szCs w:val="28"/>
        </w:rPr>
        <w:t>Desarrollo de un prototipo funcional de un plugin para Visual Studio .NET que permita realizar pruebas estáticas de seguridad de aplicaciones (SAST)</w:t>
      </w:r>
    </w:p>
    <w:p w:rsidR="00F375EC" w:rsidRPr="001516C3" w:rsidRDefault="00F375EC" w:rsidP="00F375EC">
      <w:pPr>
        <w:spacing w:line="240" w:lineRule="auto"/>
        <w:jc w:val="center"/>
        <w:rPr>
          <w:sz w:val="28"/>
          <w:szCs w:val="28"/>
        </w:rPr>
      </w:pPr>
    </w:p>
    <w:p w:rsidR="00F375EC" w:rsidRPr="001516C3" w:rsidRDefault="00F375EC" w:rsidP="00F375EC">
      <w:pPr>
        <w:spacing w:line="240" w:lineRule="auto"/>
        <w:jc w:val="center"/>
        <w:rPr>
          <w:sz w:val="28"/>
          <w:szCs w:val="28"/>
        </w:rPr>
      </w:pPr>
    </w:p>
    <w:p w:rsidR="00F375EC" w:rsidRPr="00D55598" w:rsidRDefault="00F375EC" w:rsidP="00F375EC">
      <w:pPr>
        <w:spacing w:line="240" w:lineRule="auto"/>
        <w:jc w:val="center"/>
        <w:rPr>
          <w:b/>
          <w:sz w:val="28"/>
          <w:szCs w:val="28"/>
        </w:rPr>
      </w:pPr>
    </w:p>
    <w:p w:rsidR="00F375EC" w:rsidRPr="00D55598" w:rsidRDefault="00D55598" w:rsidP="00F375EC">
      <w:pPr>
        <w:spacing w:line="240" w:lineRule="auto"/>
        <w:jc w:val="center"/>
        <w:rPr>
          <w:b/>
          <w:sz w:val="28"/>
          <w:szCs w:val="28"/>
        </w:rPr>
      </w:pPr>
      <w:r w:rsidRPr="00D55598">
        <w:rPr>
          <w:b/>
          <w:sz w:val="28"/>
          <w:szCs w:val="28"/>
        </w:rPr>
        <w:t>AUTOR</w:t>
      </w:r>
    </w:p>
    <w:p w:rsidR="00F375EC" w:rsidRPr="00D55598" w:rsidRDefault="00F375EC" w:rsidP="00F375EC">
      <w:pPr>
        <w:spacing w:line="240" w:lineRule="auto"/>
        <w:jc w:val="center"/>
        <w:rPr>
          <w:b/>
          <w:sz w:val="28"/>
          <w:szCs w:val="28"/>
        </w:rPr>
      </w:pPr>
    </w:p>
    <w:p w:rsidR="00F375EC" w:rsidRPr="00D55598" w:rsidRDefault="00F375EC" w:rsidP="00F375EC">
      <w:pPr>
        <w:spacing w:line="240" w:lineRule="auto"/>
        <w:jc w:val="center"/>
        <w:rPr>
          <w:b/>
          <w:sz w:val="28"/>
          <w:szCs w:val="28"/>
        </w:rPr>
      </w:pPr>
      <w:r w:rsidRPr="00D55598">
        <w:rPr>
          <w:b/>
          <w:sz w:val="28"/>
          <w:szCs w:val="28"/>
        </w:rPr>
        <w:t>Michael  Hidalgo Fallas</w:t>
      </w:r>
    </w:p>
    <w:p w:rsidR="00F375EC" w:rsidRPr="001516C3" w:rsidRDefault="00F375EC" w:rsidP="00F375EC">
      <w:pPr>
        <w:spacing w:line="240" w:lineRule="auto"/>
        <w:jc w:val="center"/>
        <w:rPr>
          <w:sz w:val="28"/>
          <w:szCs w:val="28"/>
        </w:rPr>
      </w:pPr>
    </w:p>
    <w:p w:rsidR="00F375EC" w:rsidRDefault="00F375EC" w:rsidP="00F375EC">
      <w:pPr>
        <w:spacing w:line="240" w:lineRule="auto"/>
        <w:jc w:val="center"/>
        <w:rPr>
          <w:sz w:val="28"/>
          <w:szCs w:val="28"/>
        </w:rPr>
      </w:pPr>
    </w:p>
    <w:p w:rsidR="002A4F7B" w:rsidRPr="002A4F7B" w:rsidRDefault="002A4F7B" w:rsidP="00F375EC">
      <w:pPr>
        <w:spacing w:line="240" w:lineRule="auto"/>
        <w:jc w:val="center"/>
        <w:rPr>
          <w:b/>
          <w:sz w:val="28"/>
          <w:szCs w:val="28"/>
        </w:rPr>
      </w:pPr>
      <w:r w:rsidRPr="002A4F7B">
        <w:rPr>
          <w:b/>
          <w:sz w:val="28"/>
          <w:szCs w:val="28"/>
        </w:rPr>
        <w:t>TUTOR DE FORMA</w:t>
      </w:r>
    </w:p>
    <w:p w:rsidR="002A4F7B" w:rsidRPr="002A4F7B" w:rsidRDefault="002A4F7B" w:rsidP="00F375EC">
      <w:pPr>
        <w:spacing w:line="240" w:lineRule="auto"/>
        <w:jc w:val="center"/>
        <w:rPr>
          <w:b/>
          <w:sz w:val="28"/>
          <w:szCs w:val="28"/>
        </w:rPr>
      </w:pPr>
    </w:p>
    <w:p w:rsidR="002A4F7B" w:rsidRPr="002A4F7B" w:rsidRDefault="002A4F7B" w:rsidP="00F375EC">
      <w:pPr>
        <w:spacing w:line="240" w:lineRule="auto"/>
        <w:jc w:val="center"/>
        <w:rPr>
          <w:b/>
          <w:sz w:val="28"/>
          <w:szCs w:val="28"/>
        </w:rPr>
      </w:pPr>
      <w:r w:rsidRPr="002A4F7B">
        <w:rPr>
          <w:b/>
          <w:sz w:val="28"/>
          <w:szCs w:val="28"/>
        </w:rPr>
        <w:t>Lic. Adrián R. Mata Quesada</w:t>
      </w:r>
    </w:p>
    <w:p w:rsidR="002A4F7B" w:rsidRPr="001516C3" w:rsidRDefault="002A4F7B" w:rsidP="00F375EC">
      <w:pPr>
        <w:spacing w:line="240" w:lineRule="auto"/>
        <w:jc w:val="center"/>
        <w:rPr>
          <w:sz w:val="28"/>
          <w:szCs w:val="28"/>
        </w:rPr>
      </w:pPr>
    </w:p>
    <w:p w:rsidR="00F375EC" w:rsidRPr="002A4F7B" w:rsidRDefault="00F375EC" w:rsidP="00F375EC">
      <w:pPr>
        <w:spacing w:line="240" w:lineRule="auto"/>
        <w:jc w:val="center"/>
        <w:rPr>
          <w:b/>
          <w:sz w:val="28"/>
          <w:szCs w:val="28"/>
        </w:rPr>
      </w:pPr>
      <w:r w:rsidRPr="002A4F7B">
        <w:rPr>
          <w:b/>
          <w:sz w:val="28"/>
          <w:szCs w:val="28"/>
        </w:rPr>
        <w:t>TUTOR</w:t>
      </w:r>
      <w:r w:rsidR="002A4F7B" w:rsidRPr="002A4F7B">
        <w:rPr>
          <w:b/>
          <w:sz w:val="28"/>
          <w:szCs w:val="28"/>
        </w:rPr>
        <w:t xml:space="preserve"> DE FONDO</w:t>
      </w:r>
    </w:p>
    <w:p w:rsidR="00F375EC" w:rsidRPr="002A4F7B" w:rsidRDefault="00F375EC" w:rsidP="00F375EC">
      <w:pPr>
        <w:spacing w:line="240" w:lineRule="auto"/>
        <w:jc w:val="center"/>
        <w:rPr>
          <w:b/>
          <w:sz w:val="28"/>
          <w:szCs w:val="28"/>
        </w:rPr>
      </w:pPr>
    </w:p>
    <w:p w:rsidR="00F375EC" w:rsidRPr="002A4F7B" w:rsidRDefault="00F375EC" w:rsidP="00F375EC">
      <w:pPr>
        <w:spacing w:line="240" w:lineRule="auto"/>
        <w:jc w:val="center"/>
        <w:rPr>
          <w:b/>
          <w:sz w:val="28"/>
          <w:szCs w:val="28"/>
        </w:rPr>
      </w:pPr>
      <w:r w:rsidRPr="002A4F7B">
        <w:rPr>
          <w:b/>
          <w:sz w:val="28"/>
          <w:szCs w:val="28"/>
        </w:rPr>
        <w:t>Ing. Leonardo Delgado Arroyo, MAP</w:t>
      </w:r>
    </w:p>
    <w:p w:rsidR="00F375EC" w:rsidRPr="001516C3" w:rsidRDefault="00F375EC" w:rsidP="00F375EC">
      <w:pPr>
        <w:spacing w:line="240" w:lineRule="auto"/>
        <w:jc w:val="center"/>
        <w:rPr>
          <w:sz w:val="28"/>
          <w:szCs w:val="28"/>
        </w:rPr>
      </w:pPr>
    </w:p>
    <w:p w:rsidR="00F375EC" w:rsidRPr="001516C3" w:rsidRDefault="00F375EC" w:rsidP="00F375EC">
      <w:pPr>
        <w:spacing w:line="240" w:lineRule="auto"/>
        <w:jc w:val="center"/>
        <w:rPr>
          <w:sz w:val="28"/>
          <w:szCs w:val="28"/>
        </w:rPr>
      </w:pPr>
    </w:p>
    <w:p w:rsidR="00F375EC" w:rsidRPr="001516C3" w:rsidRDefault="00F375EC" w:rsidP="00F375EC">
      <w:pPr>
        <w:spacing w:line="240" w:lineRule="auto"/>
        <w:jc w:val="center"/>
        <w:rPr>
          <w:sz w:val="28"/>
          <w:szCs w:val="28"/>
        </w:rPr>
      </w:pPr>
    </w:p>
    <w:p w:rsidR="00F375EC" w:rsidRPr="001516C3" w:rsidRDefault="00F375EC" w:rsidP="00F375EC">
      <w:pPr>
        <w:spacing w:line="240" w:lineRule="auto"/>
        <w:jc w:val="center"/>
        <w:rPr>
          <w:sz w:val="28"/>
          <w:szCs w:val="28"/>
        </w:rPr>
      </w:pPr>
      <w:r w:rsidRPr="001516C3">
        <w:rPr>
          <w:sz w:val="28"/>
          <w:szCs w:val="28"/>
        </w:rPr>
        <w:t>San José, Costa Rica</w:t>
      </w:r>
    </w:p>
    <w:p w:rsidR="00F375EC" w:rsidRPr="001516C3" w:rsidRDefault="00F375EC" w:rsidP="00F375EC">
      <w:pPr>
        <w:spacing w:line="240" w:lineRule="auto"/>
        <w:jc w:val="center"/>
        <w:rPr>
          <w:sz w:val="28"/>
          <w:szCs w:val="28"/>
        </w:rPr>
      </w:pPr>
    </w:p>
    <w:p w:rsidR="00D55598" w:rsidRDefault="00A9157B" w:rsidP="00F375EC">
      <w:pPr>
        <w:spacing w:line="240" w:lineRule="auto"/>
        <w:jc w:val="center"/>
        <w:rPr>
          <w:sz w:val="28"/>
          <w:szCs w:val="28"/>
        </w:rPr>
      </w:pPr>
      <w:r>
        <w:rPr>
          <w:sz w:val="28"/>
          <w:szCs w:val="28"/>
        </w:rPr>
        <w:t>Octubre</w:t>
      </w:r>
      <w:r w:rsidR="00F375EC" w:rsidRPr="001516C3">
        <w:rPr>
          <w:sz w:val="28"/>
          <w:szCs w:val="28"/>
        </w:rPr>
        <w:t>, 2014</w:t>
      </w:r>
    </w:p>
    <w:p w:rsidR="00B41745" w:rsidRPr="00B41745" w:rsidRDefault="00B41745" w:rsidP="00B41745">
      <w:pPr>
        <w:spacing w:line="240" w:lineRule="auto"/>
        <w:jc w:val="center"/>
        <w:rPr>
          <w:rFonts w:eastAsia="Times New Roman" w:cs="Arial"/>
          <w:lang w:val="es-ES" w:eastAsia="es-CR"/>
        </w:rPr>
      </w:pPr>
    </w:p>
    <w:p w:rsidR="00805E21" w:rsidRDefault="001A4A5D" w:rsidP="00CF1DA5">
      <w:pPr>
        <w:pStyle w:val="Ttulo1"/>
        <w:jc w:val="center"/>
        <w:rPr>
          <w:lang w:val="es-ES"/>
        </w:rPr>
      </w:pPr>
      <w:bookmarkStart w:id="3" w:name="_Toc274493502"/>
      <w:bookmarkStart w:id="4" w:name="_Toc274494339"/>
      <w:r>
        <w:rPr>
          <w:lang w:val="es-ES"/>
        </w:rPr>
        <w:lastRenderedPageBreak/>
        <w:t>TABLA DE CONTENIDOS</w:t>
      </w:r>
      <w:bookmarkEnd w:id="3"/>
      <w:bookmarkEnd w:id="4"/>
    </w:p>
    <w:bookmarkStart w:id="5" w:name="_Toc274493503"/>
    <w:p w:rsidR="002C4E70" w:rsidRPr="00D05523" w:rsidRDefault="00476949">
      <w:pPr>
        <w:pStyle w:val="TDC1"/>
        <w:rPr>
          <w:rFonts w:asciiTheme="minorHAnsi" w:hAnsiTheme="minorHAnsi" w:cstheme="minorBidi"/>
          <w:bCs w:val="0"/>
          <w:color w:val="auto"/>
          <w:lang w:val="es-CR" w:eastAsia="ja-JP"/>
          <w:rPrChange w:id="6" w:author="Laica" w:date="2014-10-09T21:36:00Z">
            <w:rPr>
              <w:rFonts w:asciiTheme="minorHAnsi" w:hAnsiTheme="minorHAnsi" w:cstheme="minorBidi"/>
              <w:bCs w:val="0"/>
              <w:color w:val="auto"/>
              <w:lang w:val="en-US" w:eastAsia="ja-JP"/>
            </w:rPr>
          </w:rPrChange>
        </w:rPr>
      </w:pPr>
      <w:r>
        <w:fldChar w:fldCharType="begin"/>
      </w:r>
      <w:r w:rsidR="002C4E70">
        <w:instrText xml:space="preserve"> TOC \o "1-2" </w:instrText>
      </w:r>
      <w:r>
        <w:fldChar w:fldCharType="separate"/>
      </w:r>
      <w:r w:rsidR="002C4E70" w:rsidRPr="00BC5A6C">
        <w:rPr>
          <w:lang w:val="es-ES"/>
        </w:rPr>
        <w:t>TABLA DE CONTENIDOS</w:t>
      </w:r>
      <w:r w:rsidR="002C4E70">
        <w:tab/>
      </w:r>
      <w:r>
        <w:fldChar w:fldCharType="begin"/>
      </w:r>
      <w:r w:rsidR="002C4E70">
        <w:instrText xml:space="preserve"> PAGEREF _Toc274494339 \h </w:instrText>
      </w:r>
      <w:r>
        <w:fldChar w:fldCharType="separate"/>
      </w:r>
      <w:r w:rsidR="002C4E70">
        <w:t>2</w:t>
      </w:r>
      <w:r>
        <w:fldChar w:fldCharType="end"/>
      </w:r>
    </w:p>
    <w:p w:rsidR="002C4E70" w:rsidRPr="00D05523" w:rsidRDefault="002C4E70">
      <w:pPr>
        <w:pStyle w:val="TDC1"/>
        <w:rPr>
          <w:rFonts w:asciiTheme="minorHAnsi" w:hAnsiTheme="minorHAnsi" w:cstheme="minorBidi"/>
          <w:bCs w:val="0"/>
          <w:color w:val="auto"/>
          <w:lang w:val="es-CR" w:eastAsia="ja-JP"/>
          <w:rPrChange w:id="7" w:author="Laica" w:date="2014-10-09T21:36:00Z">
            <w:rPr>
              <w:rFonts w:asciiTheme="minorHAnsi" w:hAnsiTheme="minorHAnsi" w:cstheme="minorBidi"/>
              <w:bCs w:val="0"/>
              <w:color w:val="auto"/>
              <w:lang w:val="en-US" w:eastAsia="ja-JP"/>
            </w:rPr>
          </w:rPrChange>
        </w:rPr>
      </w:pPr>
      <w:r>
        <w:t>INDICE DE CUADROS</w:t>
      </w:r>
      <w:r>
        <w:tab/>
      </w:r>
      <w:r w:rsidR="00476949">
        <w:fldChar w:fldCharType="begin"/>
      </w:r>
      <w:r>
        <w:instrText xml:space="preserve"> PAGEREF _Toc274494340 \h </w:instrText>
      </w:r>
      <w:r w:rsidR="00476949">
        <w:fldChar w:fldCharType="separate"/>
      </w:r>
      <w:r>
        <w:t>5</w:t>
      </w:r>
      <w:r w:rsidR="00476949">
        <w:fldChar w:fldCharType="end"/>
      </w:r>
    </w:p>
    <w:p w:rsidR="002C4E70" w:rsidRPr="00D05523" w:rsidRDefault="002C4E70">
      <w:pPr>
        <w:pStyle w:val="TDC1"/>
        <w:rPr>
          <w:rFonts w:asciiTheme="minorHAnsi" w:hAnsiTheme="minorHAnsi" w:cstheme="minorBidi"/>
          <w:bCs w:val="0"/>
          <w:color w:val="auto"/>
          <w:lang w:val="es-CR" w:eastAsia="ja-JP"/>
          <w:rPrChange w:id="8" w:author="Laica" w:date="2014-10-09T21:36:00Z">
            <w:rPr>
              <w:rFonts w:asciiTheme="minorHAnsi" w:hAnsiTheme="minorHAnsi" w:cstheme="minorBidi"/>
              <w:bCs w:val="0"/>
              <w:color w:val="auto"/>
              <w:lang w:val="en-US" w:eastAsia="ja-JP"/>
            </w:rPr>
          </w:rPrChange>
        </w:rPr>
      </w:pPr>
      <w:r>
        <w:t>INDICE DE GRÁFICOS</w:t>
      </w:r>
      <w:r>
        <w:tab/>
      </w:r>
      <w:r w:rsidR="00476949">
        <w:fldChar w:fldCharType="begin"/>
      </w:r>
      <w:r>
        <w:instrText xml:space="preserve"> PAGEREF _Toc274494341 \h </w:instrText>
      </w:r>
      <w:r w:rsidR="00476949">
        <w:fldChar w:fldCharType="separate"/>
      </w:r>
      <w:r>
        <w:t>6</w:t>
      </w:r>
      <w:r w:rsidR="00476949">
        <w:fldChar w:fldCharType="end"/>
      </w:r>
    </w:p>
    <w:p w:rsidR="002C4E70" w:rsidRPr="00D05523" w:rsidRDefault="002C4E70">
      <w:pPr>
        <w:pStyle w:val="TDC1"/>
        <w:rPr>
          <w:rFonts w:asciiTheme="minorHAnsi" w:hAnsiTheme="minorHAnsi" w:cstheme="minorBidi"/>
          <w:bCs w:val="0"/>
          <w:color w:val="auto"/>
          <w:lang w:val="es-CR" w:eastAsia="ja-JP"/>
          <w:rPrChange w:id="9" w:author="Laica" w:date="2014-10-09T21:36:00Z">
            <w:rPr>
              <w:rFonts w:asciiTheme="minorHAnsi" w:hAnsiTheme="minorHAnsi" w:cstheme="minorBidi"/>
              <w:bCs w:val="0"/>
              <w:color w:val="auto"/>
              <w:lang w:val="en-US" w:eastAsia="ja-JP"/>
            </w:rPr>
          </w:rPrChange>
        </w:rPr>
      </w:pPr>
      <w:r>
        <w:t>INDICE DE FIGURAS</w:t>
      </w:r>
      <w:r>
        <w:tab/>
      </w:r>
      <w:r w:rsidR="00476949">
        <w:fldChar w:fldCharType="begin"/>
      </w:r>
      <w:r>
        <w:instrText xml:space="preserve"> PAGEREF _Toc274494342 \h </w:instrText>
      </w:r>
      <w:r w:rsidR="00476949">
        <w:fldChar w:fldCharType="separate"/>
      </w:r>
      <w:r>
        <w:t>7</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0" w:author="Laica" w:date="2014-10-09T21:36:00Z">
            <w:rPr>
              <w:rFonts w:asciiTheme="minorHAnsi" w:hAnsiTheme="minorHAnsi" w:cstheme="minorBidi"/>
              <w:bCs w:val="0"/>
              <w:color w:val="auto"/>
              <w:lang w:val="en-US" w:eastAsia="ja-JP"/>
            </w:rPr>
          </w:rPrChange>
        </w:rPr>
      </w:pPr>
      <w:r>
        <w:t>CARTA DEL TUTOR</w:t>
      </w:r>
      <w:r>
        <w:tab/>
      </w:r>
      <w:r w:rsidR="00476949">
        <w:fldChar w:fldCharType="begin"/>
      </w:r>
      <w:r>
        <w:instrText xml:space="preserve"> PAGEREF _Toc274494343 \h </w:instrText>
      </w:r>
      <w:r w:rsidR="00476949">
        <w:fldChar w:fldCharType="separate"/>
      </w:r>
      <w:r>
        <w:t>10</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1" w:author="Laica" w:date="2014-10-09T21:36:00Z">
            <w:rPr>
              <w:rFonts w:asciiTheme="minorHAnsi" w:hAnsiTheme="minorHAnsi" w:cstheme="minorBidi"/>
              <w:bCs w:val="0"/>
              <w:color w:val="auto"/>
              <w:lang w:val="en-US" w:eastAsia="ja-JP"/>
            </w:rPr>
          </w:rPrChange>
        </w:rPr>
      </w:pPr>
      <w:r>
        <w:t>CARTA DEL FILÓLOGO</w:t>
      </w:r>
      <w:r>
        <w:tab/>
      </w:r>
      <w:r w:rsidR="00476949">
        <w:fldChar w:fldCharType="begin"/>
      </w:r>
      <w:r>
        <w:instrText xml:space="preserve"> PAGEREF _Toc274494344 \h </w:instrText>
      </w:r>
      <w:r w:rsidR="00476949">
        <w:fldChar w:fldCharType="separate"/>
      </w:r>
      <w:r>
        <w:t>11</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2" w:author="Laica" w:date="2014-10-09T21:36:00Z">
            <w:rPr>
              <w:rFonts w:asciiTheme="minorHAnsi" w:hAnsiTheme="minorHAnsi" w:cstheme="minorBidi"/>
              <w:bCs w:val="0"/>
              <w:color w:val="auto"/>
              <w:lang w:val="en-US" w:eastAsia="ja-JP"/>
            </w:rPr>
          </w:rPrChange>
        </w:rPr>
      </w:pPr>
      <w:r>
        <w:t>CÓDIGO DE ÉTICA</w:t>
      </w:r>
      <w:r>
        <w:tab/>
      </w:r>
      <w:r w:rsidR="00476949">
        <w:fldChar w:fldCharType="begin"/>
      </w:r>
      <w:r>
        <w:instrText xml:space="preserve"> PAGEREF _Toc274494345 \h </w:instrText>
      </w:r>
      <w:r w:rsidR="00476949">
        <w:fldChar w:fldCharType="separate"/>
      </w:r>
      <w:r>
        <w:t>12</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3" w:author="Laica" w:date="2014-10-09T21:36:00Z">
            <w:rPr>
              <w:rFonts w:asciiTheme="minorHAnsi" w:hAnsiTheme="minorHAnsi" w:cstheme="minorBidi"/>
              <w:bCs w:val="0"/>
              <w:color w:val="auto"/>
              <w:lang w:val="en-US" w:eastAsia="ja-JP"/>
            </w:rPr>
          </w:rPrChange>
        </w:rPr>
      </w:pPr>
      <w:r w:rsidRPr="00BC5A6C">
        <w:rPr>
          <w:lang w:val="es-ES"/>
        </w:rPr>
        <w:t>CARTA DE LA DIRECTORA  DE CARRERA</w:t>
      </w:r>
      <w:r>
        <w:tab/>
      </w:r>
      <w:r w:rsidR="00476949">
        <w:fldChar w:fldCharType="begin"/>
      </w:r>
      <w:r>
        <w:instrText xml:space="preserve"> PAGEREF _Toc274494346 \h </w:instrText>
      </w:r>
      <w:r w:rsidR="00476949">
        <w:fldChar w:fldCharType="separate"/>
      </w:r>
      <w:r>
        <w:t>13</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4" w:author="Laica" w:date="2014-10-09T21:36:00Z">
            <w:rPr>
              <w:rFonts w:asciiTheme="minorHAnsi" w:hAnsiTheme="minorHAnsi" w:cstheme="minorBidi"/>
              <w:bCs w:val="0"/>
              <w:color w:val="auto"/>
              <w:lang w:val="en-US" w:eastAsia="ja-JP"/>
            </w:rPr>
          </w:rPrChange>
        </w:rPr>
      </w:pPr>
      <w:r>
        <w:t>DEDICATORIA</w:t>
      </w:r>
      <w:r>
        <w:tab/>
      </w:r>
      <w:r w:rsidR="00476949">
        <w:fldChar w:fldCharType="begin"/>
      </w:r>
      <w:r>
        <w:instrText xml:space="preserve"> PAGEREF _Toc274494347 \h </w:instrText>
      </w:r>
      <w:r w:rsidR="00476949">
        <w:fldChar w:fldCharType="separate"/>
      </w:r>
      <w:r>
        <w:t>14</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5" w:author="Laica" w:date="2014-10-09T21:36:00Z">
            <w:rPr>
              <w:rFonts w:asciiTheme="minorHAnsi" w:hAnsiTheme="minorHAnsi" w:cstheme="minorBidi"/>
              <w:bCs w:val="0"/>
              <w:color w:val="auto"/>
              <w:lang w:val="en-US" w:eastAsia="ja-JP"/>
            </w:rPr>
          </w:rPrChange>
        </w:rPr>
      </w:pPr>
      <w:r>
        <w:t>AGRADECIMIENTOS</w:t>
      </w:r>
      <w:r>
        <w:tab/>
      </w:r>
      <w:r w:rsidR="00476949">
        <w:fldChar w:fldCharType="begin"/>
      </w:r>
      <w:r>
        <w:instrText xml:space="preserve"> PAGEREF _Toc274494348 \h </w:instrText>
      </w:r>
      <w:r w:rsidR="00476949">
        <w:fldChar w:fldCharType="separate"/>
      </w:r>
      <w:r>
        <w:t>15</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6" w:author="Laica" w:date="2014-10-09T21:36:00Z">
            <w:rPr>
              <w:rFonts w:asciiTheme="minorHAnsi" w:hAnsiTheme="minorHAnsi" w:cstheme="minorBidi"/>
              <w:bCs w:val="0"/>
              <w:color w:val="auto"/>
              <w:lang w:val="en-US" w:eastAsia="ja-JP"/>
            </w:rPr>
          </w:rPrChange>
        </w:rPr>
      </w:pPr>
      <w:r>
        <w:t>RESUMEN EJECUTIVO</w:t>
      </w:r>
      <w:r>
        <w:tab/>
      </w:r>
      <w:r w:rsidR="00476949">
        <w:fldChar w:fldCharType="begin"/>
      </w:r>
      <w:r>
        <w:instrText xml:space="preserve"> PAGEREF _Toc274494349 \h </w:instrText>
      </w:r>
      <w:r w:rsidR="00476949">
        <w:fldChar w:fldCharType="separate"/>
      </w:r>
      <w:r>
        <w:t>16</w:t>
      </w:r>
      <w:r w:rsidR="00476949">
        <w:fldChar w:fldCharType="end"/>
      </w:r>
    </w:p>
    <w:p w:rsidR="002C4E70" w:rsidRPr="00D05523" w:rsidRDefault="002C4E70">
      <w:pPr>
        <w:pStyle w:val="TDC1"/>
        <w:rPr>
          <w:rFonts w:asciiTheme="minorHAnsi" w:hAnsiTheme="minorHAnsi" w:cstheme="minorBidi"/>
          <w:bCs w:val="0"/>
          <w:color w:val="auto"/>
          <w:lang w:val="es-CR" w:eastAsia="ja-JP"/>
          <w:rPrChange w:id="17" w:author="Laica" w:date="2014-10-09T21:36:00Z">
            <w:rPr>
              <w:rFonts w:asciiTheme="minorHAnsi" w:hAnsiTheme="minorHAnsi" w:cstheme="minorBidi"/>
              <w:bCs w:val="0"/>
              <w:color w:val="auto"/>
              <w:lang w:val="en-US" w:eastAsia="ja-JP"/>
            </w:rPr>
          </w:rPrChange>
        </w:rPr>
      </w:pPr>
      <w:r>
        <w:t>INTRODUCCIÓN</w:t>
      </w:r>
      <w:r>
        <w:tab/>
      </w:r>
      <w:r w:rsidR="00476949">
        <w:fldChar w:fldCharType="begin"/>
      </w:r>
      <w:r>
        <w:instrText xml:space="preserve"> PAGEREF _Toc274494350 \h </w:instrText>
      </w:r>
      <w:r w:rsidR="00476949">
        <w:fldChar w:fldCharType="separate"/>
      </w:r>
      <w:r>
        <w:t>17</w:t>
      </w:r>
      <w:r w:rsidR="00476949">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18" w:author="Laica" w:date="2014-10-09T21:36:00Z">
            <w:rPr>
              <w:rFonts w:asciiTheme="minorHAnsi" w:hAnsiTheme="minorHAnsi" w:cstheme="minorBidi"/>
              <w:bCs w:val="0"/>
              <w:color w:val="auto"/>
              <w:lang w:val="en-US" w:eastAsia="ja-JP"/>
            </w:rPr>
          </w:rPrChange>
        </w:rPr>
      </w:pPr>
      <w:r>
        <w:t>1.</w:t>
      </w:r>
      <w:r w:rsidRPr="00D05523">
        <w:rPr>
          <w:rFonts w:asciiTheme="minorHAnsi" w:hAnsiTheme="minorHAnsi" w:cstheme="minorBidi"/>
          <w:bCs w:val="0"/>
          <w:color w:val="auto"/>
          <w:lang w:val="es-CR" w:eastAsia="ja-JP"/>
          <w:rPrChange w:id="19" w:author="Laica" w:date="2014-10-09T21:36:00Z">
            <w:rPr>
              <w:rFonts w:asciiTheme="minorHAnsi" w:hAnsiTheme="minorHAnsi" w:cstheme="minorBidi"/>
              <w:bCs w:val="0"/>
              <w:color w:val="auto"/>
              <w:lang w:val="en-US" w:eastAsia="ja-JP"/>
            </w:rPr>
          </w:rPrChange>
        </w:rPr>
        <w:tab/>
      </w:r>
      <w:r>
        <w:t>Tema</w:t>
      </w:r>
      <w:r>
        <w:tab/>
      </w:r>
      <w:r w:rsidR="00476949">
        <w:fldChar w:fldCharType="begin"/>
      </w:r>
      <w:r>
        <w:instrText xml:space="preserve"> PAGEREF _Toc274494351 \h </w:instrText>
      </w:r>
      <w:r w:rsidR="00476949">
        <w:fldChar w:fldCharType="separate"/>
      </w:r>
      <w:r>
        <w:t>18</w:t>
      </w:r>
      <w:r w:rsidR="00476949">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20" w:author="Laica" w:date="2014-10-09T21:36:00Z">
            <w:rPr>
              <w:rFonts w:asciiTheme="minorHAnsi" w:hAnsiTheme="minorHAnsi" w:cstheme="minorBidi"/>
              <w:bCs w:val="0"/>
              <w:color w:val="auto"/>
              <w:lang w:val="en-US" w:eastAsia="ja-JP"/>
            </w:rPr>
          </w:rPrChange>
        </w:rPr>
      </w:pPr>
      <w:r>
        <w:t>2.</w:t>
      </w:r>
      <w:r w:rsidRPr="00D05523">
        <w:rPr>
          <w:rFonts w:asciiTheme="minorHAnsi" w:hAnsiTheme="minorHAnsi" w:cstheme="minorBidi"/>
          <w:bCs w:val="0"/>
          <w:color w:val="auto"/>
          <w:lang w:val="es-CR" w:eastAsia="ja-JP"/>
          <w:rPrChange w:id="21" w:author="Laica" w:date="2014-10-09T21:36:00Z">
            <w:rPr>
              <w:rFonts w:asciiTheme="minorHAnsi" w:hAnsiTheme="minorHAnsi" w:cstheme="minorBidi"/>
              <w:bCs w:val="0"/>
              <w:color w:val="auto"/>
              <w:lang w:val="en-US" w:eastAsia="ja-JP"/>
            </w:rPr>
          </w:rPrChange>
        </w:rPr>
        <w:tab/>
      </w:r>
      <w:r>
        <w:t>Planteamiento del problema de estudio</w:t>
      </w:r>
      <w:r>
        <w:tab/>
      </w:r>
      <w:r w:rsidR="00476949">
        <w:fldChar w:fldCharType="begin"/>
      </w:r>
      <w:r>
        <w:instrText xml:space="preserve"> PAGEREF _Toc274494352 \h </w:instrText>
      </w:r>
      <w:r w:rsidR="00476949">
        <w:fldChar w:fldCharType="separate"/>
      </w:r>
      <w:r>
        <w:t>18</w:t>
      </w:r>
      <w:r w:rsidR="00476949">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22" w:author="Laica" w:date="2014-10-09T21:36:00Z">
            <w:rPr>
              <w:rFonts w:asciiTheme="minorHAnsi" w:hAnsiTheme="minorHAnsi" w:cstheme="minorBidi"/>
              <w:bCs w:val="0"/>
              <w:color w:val="auto"/>
              <w:lang w:val="en-US" w:eastAsia="ja-JP"/>
            </w:rPr>
          </w:rPrChange>
        </w:rPr>
      </w:pPr>
      <w:r>
        <w:t>3.</w:t>
      </w:r>
      <w:r w:rsidRPr="00D05523">
        <w:rPr>
          <w:rFonts w:asciiTheme="minorHAnsi" w:hAnsiTheme="minorHAnsi" w:cstheme="minorBidi"/>
          <w:bCs w:val="0"/>
          <w:color w:val="auto"/>
          <w:lang w:val="es-CR" w:eastAsia="ja-JP"/>
          <w:rPrChange w:id="23" w:author="Laica" w:date="2014-10-09T21:36:00Z">
            <w:rPr>
              <w:rFonts w:asciiTheme="minorHAnsi" w:hAnsiTheme="minorHAnsi" w:cstheme="minorBidi"/>
              <w:bCs w:val="0"/>
              <w:color w:val="auto"/>
              <w:lang w:val="en-US" w:eastAsia="ja-JP"/>
            </w:rPr>
          </w:rPrChange>
        </w:rPr>
        <w:tab/>
      </w:r>
      <w:r>
        <w:t>Justificación</w:t>
      </w:r>
      <w:r>
        <w:tab/>
      </w:r>
      <w:r w:rsidR="00476949">
        <w:fldChar w:fldCharType="begin"/>
      </w:r>
      <w:r>
        <w:instrText xml:space="preserve"> PAGEREF _Toc274494353 \h </w:instrText>
      </w:r>
      <w:r w:rsidR="00476949">
        <w:fldChar w:fldCharType="separate"/>
      </w:r>
      <w:r>
        <w:t>26</w:t>
      </w:r>
      <w:r w:rsidR="00476949">
        <w:fldChar w:fldCharType="end"/>
      </w:r>
    </w:p>
    <w:p w:rsidR="002C4E70" w:rsidRPr="00D05523" w:rsidRDefault="002C4E70">
      <w:pPr>
        <w:pStyle w:val="TDC2"/>
        <w:tabs>
          <w:tab w:val="right" w:leader="dot" w:pos="8375"/>
        </w:tabs>
        <w:rPr>
          <w:b w:val="0"/>
          <w:noProof/>
          <w:sz w:val="24"/>
          <w:szCs w:val="24"/>
          <w:lang w:val="es-CR" w:eastAsia="ja-JP"/>
          <w:rPrChange w:id="24" w:author="Laica" w:date="2014-10-09T21:36:00Z">
            <w:rPr>
              <w:b w:val="0"/>
              <w:noProof/>
              <w:sz w:val="24"/>
              <w:szCs w:val="24"/>
              <w:lang w:val="en-US" w:eastAsia="ja-JP"/>
            </w:rPr>
          </w:rPrChange>
        </w:rPr>
      </w:pPr>
      <w:r>
        <w:rPr>
          <w:noProof/>
        </w:rPr>
        <w:t>3.1 Estudio de Viabilidad de la propuesta</w:t>
      </w:r>
      <w:r>
        <w:rPr>
          <w:noProof/>
        </w:rPr>
        <w:tab/>
      </w:r>
      <w:r w:rsidR="00476949">
        <w:rPr>
          <w:noProof/>
        </w:rPr>
        <w:fldChar w:fldCharType="begin"/>
      </w:r>
      <w:r>
        <w:rPr>
          <w:noProof/>
        </w:rPr>
        <w:instrText xml:space="preserve"> PAGEREF _Toc274494354 \h </w:instrText>
      </w:r>
      <w:r w:rsidR="00476949">
        <w:rPr>
          <w:noProof/>
        </w:rPr>
      </w:r>
      <w:r w:rsidR="00476949">
        <w:rPr>
          <w:noProof/>
        </w:rPr>
        <w:fldChar w:fldCharType="separate"/>
      </w:r>
      <w:r>
        <w:rPr>
          <w:noProof/>
        </w:rPr>
        <w:t>28</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25" w:author="Laica" w:date="2014-10-09T21:36:00Z">
            <w:rPr>
              <w:b w:val="0"/>
              <w:noProof/>
              <w:sz w:val="24"/>
              <w:szCs w:val="24"/>
              <w:lang w:val="en-US" w:eastAsia="ja-JP"/>
            </w:rPr>
          </w:rPrChange>
        </w:rPr>
      </w:pPr>
      <w:r>
        <w:rPr>
          <w:noProof/>
        </w:rPr>
        <w:t>3.2 Estudio de viabilidad técnica</w:t>
      </w:r>
      <w:r>
        <w:rPr>
          <w:noProof/>
        </w:rPr>
        <w:tab/>
      </w:r>
      <w:r w:rsidR="00476949">
        <w:rPr>
          <w:noProof/>
        </w:rPr>
        <w:fldChar w:fldCharType="begin"/>
      </w:r>
      <w:r>
        <w:rPr>
          <w:noProof/>
        </w:rPr>
        <w:instrText xml:space="preserve"> PAGEREF _Toc274494355 \h </w:instrText>
      </w:r>
      <w:r w:rsidR="00476949">
        <w:rPr>
          <w:noProof/>
        </w:rPr>
      </w:r>
      <w:r w:rsidR="00476949">
        <w:rPr>
          <w:noProof/>
        </w:rPr>
        <w:fldChar w:fldCharType="separate"/>
      </w:r>
      <w:r>
        <w:rPr>
          <w:noProof/>
        </w:rPr>
        <w:t>29</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26" w:author="Laica" w:date="2014-10-09T21:36:00Z">
            <w:rPr>
              <w:b w:val="0"/>
              <w:noProof/>
              <w:sz w:val="24"/>
              <w:szCs w:val="24"/>
              <w:lang w:val="en-US" w:eastAsia="ja-JP"/>
            </w:rPr>
          </w:rPrChange>
        </w:rPr>
      </w:pPr>
      <w:r>
        <w:rPr>
          <w:noProof/>
        </w:rPr>
        <w:t>3.3 Estudio de viabilidad económica</w:t>
      </w:r>
      <w:r>
        <w:rPr>
          <w:noProof/>
        </w:rPr>
        <w:tab/>
      </w:r>
      <w:r w:rsidR="00476949">
        <w:rPr>
          <w:noProof/>
        </w:rPr>
        <w:fldChar w:fldCharType="begin"/>
      </w:r>
      <w:r>
        <w:rPr>
          <w:noProof/>
        </w:rPr>
        <w:instrText xml:space="preserve"> PAGEREF _Toc274494356 \h </w:instrText>
      </w:r>
      <w:r w:rsidR="00476949">
        <w:rPr>
          <w:noProof/>
        </w:rPr>
      </w:r>
      <w:r w:rsidR="00476949">
        <w:rPr>
          <w:noProof/>
        </w:rPr>
        <w:fldChar w:fldCharType="separate"/>
      </w:r>
      <w:r>
        <w:rPr>
          <w:noProof/>
        </w:rPr>
        <w:t>31</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27" w:author="Laica" w:date="2014-10-09T21:36:00Z">
            <w:rPr>
              <w:b w:val="0"/>
              <w:noProof/>
              <w:sz w:val="24"/>
              <w:szCs w:val="24"/>
              <w:lang w:val="en-US" w:eastAsia="ja-JP"/>
            </w:rPr>
          </w:rPrChange>
        </w:rPr>
      </w:pPr>
      <w:r>
        <w:rPr>
          <w:noProof/>
        </w:rPr>
        <w:t>3.4 Estudio de viabilidad operativa</w:t>
      </w:r>
      <w:r>
        <w:rPr>
          <w:noProof/>
        </w:rPr>
        <w:tab/>
      </w:r>
      <w:r w:rsidR="00476949">
        <w:rPr>
          <w:noProof/>
        </w:rPr>
        <w:fldChar w:fldCharType="begin"/>
      </w:r>
      <w:r>
        <w:rPr>
          <w:noProof/>
        </w:rPr>
        <w:instrText xml:space="preserve"> PAGEREF _Toc274494357 \h </w:instrText>
      </w:r>
      <w:r w:rsidR="00476949">
        <w:rPr>
          <w:noProof/>
        </w:rPr>
      </w:r>
      <w:r w:rsidR="00476949">
        <w:rPr>
          <w:noProof/>
        </w:rPr>
        <w:fldChar w:fldCharType="separate"/>
      </w:r>
      <w:r>
        <w:rPr>
          <w:noProof/>
        </w:rPr>
        <w:t>33</w:t>
      </w:r>
      <w:r w:rsidR="00476949">
        <w:rPr>
          <w:noProof/>
        </w:rPr>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28" w:author="Laica" w:date="2014-10-09T21:36:00Z">
            <w:rPr>
              <w:rFonts w:asciiTheme="minorHAnsi" w:hAnsiTheme="minorHAnsi" w:cstheme="minorBidi"/>
              <w:bCs w:val="0"/>
              <w:color w:val="auto"/>
              <w:lang w:val="en-US" w:eastAsia="ja-JP"/>
            </w:rPr>
          </w:rPrChange>
        </w:rPr>
      </w:pPr>
      <w:r>
        <w:t>4.</w:t>
      </w:r>
      <w:r w:rsidRPr="00D05523">
        <w:rPr>
          <w:rFonts w:asciiTheme="minorHAnsi" w:hAnsiTheme="minorHAnsi" w:cstheme="minorBidi"/>
          <w:bCs w:val="0"/>
          <w:color w:val="auto"/>
          <w:lang w:val="es-CR" w:eastAsia="ja-JP"/>
          <w:rPrChange w:id="29" w:author="Laica" w:date="2014-10-09T21:36:00Z">
            <w:rPr>
              <w:rFonts w:asciiTheme="minorHAnsi" w:hAnsiTheme="minorHAnsi" w:cstheme="minorBidi"/>
              <w:bCs w:val="0"/>
              <w:color w:val="auto"/>
              <w:lang w:val="en-US" w:eastAsia="ja-JP"/>
            </w:rPr>
          </w:rPrChange>
        </w:rPr>
        <w:tab/>
      </w:r>
      <w:r>
        <w:t>Objetivos de la investigación</w:t>
      </w:r>
      <w:r>
        <w:tab/>
      </w:r>
      <w:r w:rsidR="00476949">
        <w:fldChar w:fldCharType="begin"/>
      </w:r>
      <w:r>
        <w:instrText xml:space="preserve"> PAGEREF _Toc274494358 \h </w:instrText>
      </w:r>
      <w:r w:rsidR="00476949">
        <w:fldChar w:fldCharType="separate"/>
      </w:r>
      <w:r>
        <w:t>36</w:t>
      </w:r>
      <w:r w:rsidR="00476949">
        <w:fldChar w:fldCharType="end"/>
      </w:r>
    </w:p>
    <w:p w:rsidR="002C4E70" w:rsidRPr="00D05523" w:rsidRDefault="002C4E70">
      <w:pPr>
        <w:pStyle w:val="TDC2"/>
        <w:tabs>
          <w:tab w:val="left" w:pos="792"/>
          <w:tab w:val="right" w:leader="dot" w:pos="8375"/>
        </w:tabs>
        <w:rPr>
          <w:b w:val="0"/>
          <w:noProof/>
          <w:sz w:val="24"/>
          <w:szCs w:val="24"/>
          <w:lang w:val="es-CR" w:eastAsia="ja-JP"/>
          <w:rPrChange w:id="30" w:author="Laica" w:date="2014-10-09T21:36:00Z">
            <w:rPr>
              <w:b w:val="0"/>
              <w:noProof/>
              <w:sz w:val="24"/>
              <w:szCs w:val="24"/>
              <w:lang w:val="en-US" w:eastAsia="ja-JP"/>
            </w:rPr>
          </w:rPrChange>
        </w:rPr>
      </w:pPr>
      <w:r w:rsidRPr="00BC5A6C">
        <w:rPr>
          <w:noProof/>
          <w:lang w:val="es-ES"/>
        </w:rPr>
        <w:t>4.1</w:t>
      </w:r>
      <w:r w:rsidRPr="00D05523">
        <w:rPr>
          <w:b w:val="0"/>
          <w:noProof/>
          <w:sz w:val="24"/>
          <w:szCs w:val="24"/>
          <w:lang w:val="es-CR" w:eastAsia="ja-JP"/>
          <w:rPrChange w:id="31" w:author="Laica" w:date="2014-10-09T21:36:00Z">
            <w:rPr>
              <w:b w:val="0"/>
              <w:noProof/>
              <w:sz w:val="24"/>
              <w:szCs w:val="24"/>
              <w:lang w:val="en-US" w:eastAsia="ja-JP"/>
            </w:rPr>
          </w:rPrChange>
        </w:rPr>
        <w:tab/>
      </w:r>
      <w:r w:rsidRPr="00BC5A6C">
        <w:rPr>
          <w:noProof/>
          <w:lang w:val="es-ES"/>
        </w:rPr>
        <w:t>Objetivo General</w:t>
      </w:r>
      <w:r>
        <w:rPr>
          <w:noProof/>
        </w:rPr>
        <w:tab/>
      </w:r>
      <w:r w:rsidR="00476949">
        <w:rPr>
          <w:noProof/>
        </w:rPr>
        <w:fldChar w:fldCharType="begin"/>
      </w:r>
      <w:r>
        <w:rPr>
          <w:noProof/>
        </w:rPr>
        <w:instrText xml:space="preserve"> PAGEREF _Toc274494359 \h </w:instrText>
      </w:r>
      <w:r w:rsidR="00476949">
        <w:rPr>
          <w:noProof/>
        </w:rPr>
      </w:r>
      <w:r w:rsidR="00476949">
        <w:rPr>
          <w:noProof/>
        </w:rPr>
        <w:fldChar w:fldCharType="separate"/>
      </w:r>
      <w:r>
        <w:rPr>
          <w:noProof/>
        </w:rPr>
        <w:t>37</w:t>
      </w:r>
      <w:r w:rsidR="00476949">
        <w:rPr>
          <w:noProof/>
        </w:rPr>
        <w:fldChar w:fldCharType="end"/>
      </w:r>
    </w:p>
    <w:p w:rsidR="002C4E70" w:rsidRPr="00D05523" w:rsidRDefault="002C4E70">
      <w:pPr>
        <w:pStyle w:val="TDC2"/>
        <w:tabs>
          <w:tab w:val="left" w:pos="792"/>
          <w:tab w:val="right" w:leader="dot" w:pos="8375"/>
        </w:tabs>
        <w:rPr>
          <w:b w:val="0"/>
          <w:noProof/>
          <w:sz w:val="24"/>
          <w:szCs w:val="24"/>
          <w:lang w:val="es-CR" w:eastAsia="ja-JP"/>
          <w:rPrChange w:id="32" w:author="Laica" w:date="2014-10-09T21:36:00Z">
            <w:rPr>
              <w:b w:val="0"/>
              <w:noProof/>
              <w:sz w:val="24"/>
              <w:szCs w:val="24"/>
              <w:lang w:val="en-US" w:eastAsia="ja-JP"/>
            </w:rPr>
          </w:rPrChange>
        </w:rPr>
      </w:pPr>
      <w:r w:rsidRPr="00BC5A6C">
        <w:rPr>
          <w:noProof/>
          <w:lang w:val="es-ES"/>
        </w:rPr>
        <w:t>4.2</w:t>
      </w:r>
      <w:r w:rsidRPr="00D05523">
        <w:rPr>
          <w:b w:val="0"/>
          <w:noProof/>
          <w:sz w:val="24"/>
          <w:szCs w:val="24"/>
          <w:lang w:val="es-CR" w:eastAsia="ja-JP"/>
          <w:rPrChange w:id="33" w:author="Laica" w:date="2014-10-09T21:36:00Z">
            <w:rPr>
              <w:b w:val="0"/>
              <w:noProof/>
              <w:sz w:val="24"/>
              <w:szCs w:val="24"/>
              <w:lang w:val="en-US" w:eastAsia="ja-JP"/>
            </w:rPr>
          </w:rPrChange>
        </w:rPr>
        <w:tab/>
      </w:r>
      <w:r w:rsidRPr="00BC5A6C">
        <w:rPr>
          <w:noProof/>
          <w:lang w:val="es-ES"/>
        </w:rPr>
        <w:t>Objetivos Específicos</w:t>
      </w:r>
      <w:r>
        <w:rPr>
          <w:noProof/>
        </w:rPr>
        <w:tab/>
      </w:r>
      <w:r w:rsidR="00476949">
        <w:rPr>
          <w:noProof/>
        </w:rPr>
        <w:fldChar w:fldCharType="begin"/>
      </w:r>
      <w:r>
        <w:rPr>
          <w:noProof/>
        </w:rPr>
        <w:instrText xml:space="preserve"> PAGEREF _Toc274494360 \h </w:instrText>
      </w:r>
      <w:r w:rsidR="00476949">
        <w:rPr>
          <w:noProof/>
        </w:rPr>
      </w:r>
      <w:r w:rsidR="00476949">
        <w:rPr>
          <w:noProof/>
        </w:rPr>
        <w:fldChar w:fldCharType="separate"/>
      </w:r>
      <w:r>
        <w:rPr>
          <w:noProof/>
        </w:rPr>
        <w:t>37</w:t>
      </w:r>
      <w:r w:rsidR="00476949">
        <w:rPr>
          <w:noProof/>
        </w:rPr>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34" w:author="Laica" w:date="2014-10-09T21:36:00Z">
            <w:rPr>
              <w:rFonts w:asciiTheme="minorHAnsi" w:hAnsiTheme="minorHAnsi" w:cstheme="minorBidi"/>
              <w:bCs w:val="0"/>
              <w:color w:val="auto"/>
              <w:lang w:val="en-US" w:eastAsia="ja-JP"/>
            </w:rPr>
          </w:rPrChange>
        </w:rPr>
      </w:pPr>
      <w:r>
        <w:lastRenderedPageBreak/>
        <w:t>5.</w:t>
      </w:r>
      <w:r w:rsidRPr="00D05523">
        <w:rPr>
          <w:rFonts w:asciiTheme="minorHAnsi" w:hAnsiTheme="minorHAnsi" w:cstheme="minorBidi"/>
          <w:bCs w:val="0"/>
          <w:color w:val="auto"/>
          <w:lang w:val="es-CR" w:eastAsia="ja-JP"/>
          <w:rPrChange w:id="35" w:author="Laica" w:date="2014-10-09T21:36:00Z">
            <w:rPr>
              <w:rFonts w:asciiTheme="minorHAnsi" w:hAnsiTheme="minorHAnsi" w:cstheme="minorBidi"/>
              <w:bCs w:val="0"/>
              <w:color w:val="auto"/>
              <w:lang w:val="en-US" w:eastAsia="ja-JP"/>
            </w:rPr>
          </w:rPrChange>
        </w:rPr>
        <w:tab/>
      </w:r>
      <w:r>
        <w:t>Alcances</w:t>
      </w:r>
      <w:r>
        <w:tab/>
      </w:r>
      <w:r w:rsidR="00476949">
        <w:fldChar w:fldCharType="begin"/>
      </w:r>
      <w:r>
        <w:instrText xml:space="preserve"> PAGEREF _Toc274494361 \h </w:instrText>
      </w:r>
      <w:r w:rsidR="00476949">
        <w:fldChar w:fldCharType="separate"/>
      </w:r>
      <w:r>
        <w:t>38</w:t>
      </w:r>
      <w:r w:rsidR="00476949">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36" w:author="Laica" w:date="2014-10-09T21:36:00Z">
            <w:rPr>
              <w:rFonts w:asciiTheme="minorHAnsi" w:hAnsiTheme="minorHAnsi" w:cstheme="minorBidi"/>
              <w:bCs w:val="0"/>
              <w:color w:val="auto"/>
              <w:lang w:val="en-US" w:eastAsia="ja-JP"/>
            </w:rPr>
          </w:rPrChange>
        </w:rPr>
      </w:pPr>
      <w:r>
        <w:t>6.</w:t>
      </w:r>
      <w:r w:rsidRPr="00D05523">
        <w:rPr>
          <w:rFonts w:asciiTheme="minorHAnsi" w:hAnsiTheme="minorHAnsi" w:cstheme="minorBidi"/>
          <w:bCs w:val="0"/>
          <w:color w:val="auto"/>
          <w:lang w:val="es-CR" w:eastAsia="ja-JP"/>
          <w:rPrChange w:id="37" w:author="Laica" w:date="2014-10-09T21:36:00Z">
            <w:rPr>
              <w:rFonts w:asciiTheme="minorHAnsi" w:hAnsiTheme="minorHAnsi" w:cstheme="minorBidi"/>
              <w:bCs w:val="0"/>
              <w:color w:val="auto"/>
              <w:lang w:val="en-US" w:eastAsia="ja-JP"/>
            </w:rPr>
          </w:rPrChange>
        </w:rPr>
        <w:tab/>
      </w:r>
      <w:r>
        <w:t>Limitaciones</w:t>
      </w:r>
      <w:r>
        <w:tab/>
      </w:r>
      <w:r w:rsidR="00476949">
        <w:fldChar w:fldCharType="begin"/>
      </w:r>
      <w:r>
        <w:instrText xml:space="preserve"> PAGEREF _Toc274494362 \h </w:instrText>
      </w:r>
      <w:r w:rsidR="00476949">
        <w:fldChar w:fldCharType="separate"/>
      </w:r>
      <w:r>
        <w:t>42</w:t>
      </w:r>
      <w:r w:rsidR="00476949">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38" w:author="Laica" w:date="2014-10-09T21:36:00Z">
            <w:rPr>
              <w:rFonts w:asciiTheme="minorHAnsi" w:hAnsiTheme="minorHAnsi" w:cstheme="minorBidi"/>
              <w:bCs w:val="0"/>
              <w:color w:val="auto"/>
              <w:lang w:val="en-US" w:eastAsia="ja-JP"/>
            </w:rPr>
          </w:rPrChange>
        </w:rPr>
      </w:pPr>
      <w:r>
        <w:t>7.</w:t>
      </w:r>
      <w:r w:rsidRPr="00D05523">
        <w:rPr>
          <w:rFonts w:asciiTheme="minorHAnsi" w:hAnsiTheme="minorHAnsi" w:cstheme="minorBidi"/>
          <w:bCs w:val="0"/>
          <w:color w:val="auto"/>
          <w:lang w:val="es-CR" w:eastAsia="ja-JP"/>
          <w:rPrChange w:id="39" w:author="Laica" w:date="2014-10-09T21:36:00Z">
            <w:rPr>
              <w:rFonts w:asciiTheme="minorHAnsi" w:hAnsiTheme="minorHAnsi" w:cstheme="minorBidi"/>
              <w:bCs w:val="0"/>
              <w:color w:val="auto"/>
              <w:lang w:val="en-US" w:eastAsia="ja-JP"/>
            </w:rPr>
          </w:rPrChange>
        </w:rPr>
        <w:tab/>
      </w:r>
      <w:r>
        <w:t>Antecedentes</w:t>
      </w:r>
      <w:r>
        <w:tab/>
      </w:r>
      <w:r w:rsidR="00476949">
        <w:fldChar w:fldCharType="begin"/>
      </w:r>
      <w:r>
        <w:instrText xml:space="preserve"> PAGEREF _Toc274494363 \h </w:instrText>
      </w:r>
      <w:r w:rsidR="00476949">
        <w:fldChar w:fldCharType="separate"/>
      </w:r>
      <w:r>
        <w:t>42</w:t>
      </w:r>
      <w:r w:rsidR="00476949">
        <w:fldChar w:fldCharType="end"/>
      </w:r>
    </w:p>
    <w:p w:rsidR="002C4E70" w:rsidRPr="00D05523" w:rsidRDefault="002C4E70">
      <w:pPr>
        <w:pStyle w:val="TDC2"/>
        <w:tabs>
          <w:tab w:val="left" w:pos="792"/>
          <w:tab w:val="right" w:leader="dot" w:pos="8375"/>
        </w:tabs>
        <w:rPr>
          <w:b w:val="0"/>
          <w:noProof/>
          <w:sz w:val="24"/>
          <w:szCs w:val="24"/>
          <w:lang w:val="es-CR" w:eastAsia="ja-JP"/>
          <w:rPrChange w:id="40" w:author="Laica" w:date="2014-10-09T21:36:00Z">
            <w:rPr>
              <w:b w:val="0"/>
              <w:noProof/>
              <w:sz w:val="24"/>
              <w:szCs w:val="24"/>
              <w:lang w:val="en-US" w:eastAsia="ja-JP"/>
            </w:rPr>
          </w:rPrChange>
        </w:rPr>
      </w:pPr>
      <w:r>
        <w:rPr>
          <w:noProof/>
        </w:rPr>
        <w:t>7.1</w:t>
      </w:r>
      <w:r w:rsidRPr="00D05523">
        <w:rPr>
          <w:b w:val="0"/>
          <w:noProof/>
          <w:sz w:val="24"/>
          <w:szCs w:val="24"/>
          <w:lang w:val="es-CR" w:eastAsia="ja-JP"/>
          <w:rPrChange w:id="41" w:author="Laica" w:date="2014-10-09T21:36:00Z">
            <w:rPr>
              <w:b w:val="0"/>
              <w:noProof/>
              <w:sz w:val="24"/>
              <w:szCs w:val="24"/>
              <w:lang w:val="en-US" w:eastAsia="ja-JP"/>
            </w:rPr>
          </w:rPrChange>
        </w:rPr>
        <w:tab/>
      </w:r>
      <w:r>
        <w:rPr>
          <w:noProof/>
        </w:rPr>
        <w:t>El modelo de ejecución del CLR</w:t>
      </w:r>
      <w:r>
        <w:rPr>
          <w:noProof/>
        </w:rPr>
        <w:tab/>
      </w:r>
      <w:r w:rsidR="00476949">
        <w:rPr>
          <w:noProof/>
        </w:rPr>
        <w:fldChar w:fldCharType="begin"/>
      </w:r>
      <w:r>
        <w:rPr>
          <w:noProof/>
        </w:rPr>
        <w:instrText xml:space="preserve"> PAGEREF _Toc274494364 \h </w:instrText>
      </w:r>
      <w:r w:rsidR="00476949">
        <w:rPr>
          <w:noProof/>
        </w:rPr>
      </w:r>
      <w:r w:rsidR="00476949">
        <w:rPr>
          <w:noProof/>
        </w:rPr>
        <w:fldChar w:fldCharType="separate"/>
      </w:r>
      <w:r>
        <w:rPr>
          <w:noProof/>
        </w:rPr>
        <w:t>45</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42" w:author="Laica" w:date="2014-10-09T21:36:00Z">
            <w:rPr>
              <w:b w:val="0"/>
              <w:noProof/>
              <w:sz w:val="24"/>
              <w:szCs w:val="24"/>
              <w:lang w:val="en-US" w:eastAsia="ja-JP"/>
            </w:rPr>
          </w:rPrChange>
        </w:rPr>
      </w:pPr>
      <w:r>
        <w:rPr>
          <w:noProof/>
        </w:rPr>
        <w:t>7.2 Compiladores como cajas negras</w:t>
      </w:r>
      <w:r>
        <w:rPr>
          <w:noProof/>
        </w:rPr>
        <w:tab/>
      </w:r>
      <w:r w:rsidR="00476949">
        <w:rPr>
          <w:noProof/>
        </w:rPr>
        <w:fldChar w:fldCharType="begin"/>
      </w:r>
      <w:r>
        <w:rPr>
          <w:noProof/>
        </w:rPr>
        <w:instrText xml:space="preserve"> PAGEREF _Toc274494365 \h </w:instrText>
      </w:r>
      <w:r w:rsidR="00476949">
        <w:rPr>
          <w:noProof/>
        </w:rPr>
      </w:r>
      <w:r w:rsidR="00476949">
        <w:rPr>
          <w:noProof/>
        </w:rPr>
        <w:fldChar w:fldCharType="separate"/>
      </w:r>
      <w:r>
        <w:rPr>
          <w:noProof/>
        </w:rPr>
        <w:t>47</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43" w:author="Laica" w:date="2014-10-09T21:36:00Z">
            <w:rPr>
              <w:b w:val="0"/>
              <w:noProof/>
              <w:sz w:val="24"/>
              <w:szCs w:val="24"/>
              <w:lang w:val="en-US" w:eastAsia="ja-JP"/>
            </w:rPr>
          </w:rPrChange>
        </w:rPr>
      </w:pPr>
      <w:r>
        <w:rPr>
          <w:noProof/>
        </w:rPr>
        <w:t>7.3 El Proyecto Roslyn : Abriendo la caja negra.</w:t>
      </w:r>
      <w:r>
        <w:rPr>
          <w:noProof/>
        </w:rPr>
        <w:tab/>
      </w:r>
      <w:r w:rsidR="00476949">
        <w:rPr>
          <w:noProof/>
        </w:rPr>
        <w:fldChar w:fldCharType="begin"/>
      </w:r>
      <w:r>
        <w:rPr>
          <w:noProof/>
        </w:rPr>
        <w:instrText xml:space="preserve"> PAGEREF _Toc274494366 \h </w:instrText>
      </w:r>
      <w:r w:rsidR="00476949">
        <w:rPr>
          <w:noProof/>
        </w:rPr>
      </w:r>
      <w:r w:rsidR="00476949">
        <w:rPr>
          <w:noProof/>
        </w:rPr>
        <w:fldChar w:fldCharType="separate"/>
      </w:r>
      <w:r>
        <w:rPr>
          <w:noProof/>
        </w:rPr>
        <w:t>50</w:t>
      </w:r>
      <w:r w:rsidR="00476949">
        <w:rPr>
          <w:noProof/>
        </w:rPr>
        <w:fldChar w:fldCharType="end"/>
      </w:r>
    </w:p>
    <w:p w:rsidR="002C4E70" w:rsidRPr="00D05523" w:rsidRDefault="002C4E70">
      <w:pPr>
        <w:pStyle w:val="TDC1"/>
        <w:tabs>
          <w:tab w:val="left" w:pos="440"/>
        </w:tabs>
        <w:rPr>
          <w:rFonts w:asciiTheme="minorHAnsi" w:hAnsiTheme="minorHAnsi" w:cstheme="minorBidi"/>
          <w:bCs w:val="0"/>
          <w:color w:val="auto"/>
          <w:lang w:val="es-CR" w:eastAsia="ja-JP"/>
          <w:rPrChange w:id="44" w:author="Laica" w:date="2014-10-09T21:36:00Z">
            <w:rPr>
              <w:rFonts w:asciiTheme="minorHAnsi" w:hAnsiTheme="minorHAnsi" w:cstheme="minorBidi"/>
              <w:bCs w:val="0"/>
              <w:color w:val="auto"/>
              <w:lang w:val="en-US" w:eastAsia="ja-JP"/>
            </w:rPr>
          </w:rPrChange>
        </w:rPr>
      </w:pPr>
      <w:r>
        <w:t>8.</w:t>
      </w:r>
      <w:r w:rsidRPr="00D05523">
        <w:rPr>
          <w:rFonts w:asciiTheme="minorHAnsi" w:hAnsiTheme="minorHAnsi" w:cstheme="minorBidi"/>
          <w:bCs w:val="0"/>
          <w:color w:val="auto"/>
          <w:lang w:val="es-CR" w:eastAsia="ja-JP"/>
          <w:rPrChange w:id="45" w:author="Laica" w:date="2014-10-09T21:36:00Z">
            <w:rPr>
              <w:rFonts w:asciiTheme="minorHAnsi" w:hAnsiTheme="minorHAnsi" w:cstheme="minorBidi"/>
              <w:bCs w:val="0"/>
              <w:color w:val="auto"/>
              <w:lang w:val="en-US" w:eastAsia="ja-JP"/>
            </w:rPr>
          </w:rPrChange>
        </w:rPr>
        <w:tab/>
      </w:r>
      <w:r>
        <w:t>Referente Institucional</w:t>
      </w:r>
      <w:r>
        <w:tab/>
      </w:r>
      <w:r w:rsidR="00476949">
        <w:fldChar w:fldCharType="begin"/>
      </w:r>
      <w:r>
        <w:instrText xml:space="preserve"> PAGEREF _Toc274494367 \h </w:instrText>
      </w:r>
      <w:r w:rsidR="00476949">
        <w:fldChar w:fldCharType="separate"/>
      </w:r>
      <w:r>
        <w:t>51</w:t>
      </w:r>
      <w:r w:rsidR="00476949">
        <w:fldChar w:fldCharType="end"/>
      </w:r>
    </w:p>
    <w:p w:rsidR="002C4E70" w:rsidRPr="00D05523" w:rsidRDefault="002C4E70">
      <w:pPr>
        <w:pStyle w:val="TDC1"/>
        <w:rPr>
          <w:rFonts w:asciiTheme="minorHAnsi" w:hAnsiTheme="minorHAnsi" w:cstheme="minorBidi"/>
          <w:bCs w:val="0"/>
          <w:color w:val="auto"/>
          <w:lang w:val="es-CR" w:eastAsia="ja-JP"/>
          <w:rPrChange w:id="46" w:author="Laica" w:date="2014-10-09T21:36:00Z">
            <w:rPr>
              <w:rFonts w:asciiTheme="minorHAnsi" w:hAnsiTheme="minorHAnsi" w:cstheme="minorBidi"/>
              <w:bCs w:val="0"/>
              <w:color w:val="auto"/>
              <w:lang w:val="en-US" w:eastAsia="ja-JP"/>
            </w:rPr>
          </w:rPrChange>
        </w:rPr>
      </w:pPr>
      <w:r>
        <w:t>CAPÍTULO l</w:t>
      </w:r>
      <w:r>
        <w:tab/>
      </w:r>
      <w:r w:rsidR="00476949">
        <w:fldChar w:fldCharType="begin"/>
      </w:r>
      <w:r>
        <w:instrText xml:space="preserve"> PAGEREF _Toc274494368 \h </w:instrText>
      </w:r>
      <w:r w:rsidR="00476949">
        <w:fldChar w:fldCharType="separate"/>
      </w:r>
      <w:r>
        <w:t>56</w:t>
      </w:r>
      <w:r w:rsidR="00476949">
        <w:fldChar w:fldCharType="end"/>
      </w:r>
    </w:p>
    <w:p w:rsidR="002C4E70" w:rsidRPr="00D05523" w:rsidRDefault="002C4E70">
      <w:pPr>
        <w:pStyle w:val="TDC1"/>
        <w:rPr>
          <w:rFonts w:asciiTheme="minorHAnsi" w:hAnsiTheme="minorHAnsi" w:cstheme="minorBidi"/>
          <w:bCs w:val="0"/>
          <w:color w:val="auto"/>
          <w:lang w:val="es-CR" w:eastAsia="ja-JP"/>
          <w:rPrChange w:id="47" w:author="Laica" w:date="2014-10-09T21:36:00Z">
            <w:rPr>
              <w:rFonts w:asciiTheme="minorHAnsi" w:hAnsiTheme="minorHAnsi" w:cstheme="minorBidi"/>
              <w:bCs w:val="0"/>
              <w:color w:val="auto"/>
              <w:lang w:val="en-US" w:eastAsia="ja-JP"/>
            </w:rPr>
          </w:rPrChange>
        </w:rPr>
      </w:pPr>
      <w:r>
        <w:t>DIAGNÓSTICO</w:t>
      </w:r>
      <w:r>
        <w:tab/>
      </w:r>
      <w:r w:rsidR="00476949">
        <w:fldChar w:fldCharType="begin"/>
      </w:r>
      <w:r>
        <w:instrText xml:space="preserve"> PAGEREF _Toc274494369 \h </w:instrText>
      </w:r>
      <w:r w:rsidR="00476949">
        <w:fldChar w:fldCharType="separate"/>
      </w:r>
      <w:r>
        <w:t>56</w:t>
      </w:r>
      <w:r w:rsidR="00476949">
        <w:fldChar w:fldCharType="end"/>
      </w:r>
    </w:p>
    <w:p w:rsidR="002C4E70" w:rsidRPr="00D05523" w:rsidRDefault="002C4E70">
      <w:pPr>
        <w:pStyle w:val="TDC1"/>
        <w:rPr>
          <w:rFonts w:asciiTheme="minorHAnsi" w:hAnsiTheme="minorHAnsi" w:cstheme="minorBidi"/>
          <w:bCs w:val="0"/>
          <w:color w:val="auto"/>
          <w:lang w:val="es-CR" w:eastAsia="ja-JP"/>
          <w:rPrChange w:id="48" w:author="Laica" w:date="2014-10-09T21:36:00Z">
            <w:rPr>
              <w:rFonts w:asciiTheme="minorHAnsi" w:hAnsiTheme="minorHAnsi" w:cstheme="minorBidi"/>
              <w:bCs w:val="0"/>
              <w:color w:val="auto"/>
              <w:lang w:val="en-US" w:eastAsia="ja-JP"/>
            </w:rPr>
          </w:rPrChange>
        </w:rPr>
      </w:pPr>
      <w:r>
        <w:t>1.1 Análisis FODA</w:t>
      </w:r>
      <w:r>
        <w:tab/>
      </w:r>
      <w:r w:rsidR="00476949">
        <w:fldChar w:fldCharType="begin"/>
      </w:r>
      <w:r>
        <w:instrText xml:space="preserve"> PAGEREF _Toc274494370 \h </w:instrText>
      </w:r>
      <w:r w:rsidR="00476949">
        <w:fldChar w:fldCharType="separate"/>
      </w:r>
      <w:r>
        <w:t>57</w:t>
      </w:r>
      <w:r w:rsidR="00476949">
        <w:fldChar w:fldCharType="end"/>
      </w:r>
    </w:p>
    <w:p w:rsidR="002C4E70" w:rsidRPr="00D05523" w:rsidRDefault="002C4E70">
      <w:pPr>
        <w:pStyle w:val="TDC2"/>
        <w:tabs>
          <w:tab w:val="right" w:leader="dot" w:pos="8375"/>
        </w:tabs>
        <w:rPr>
          <w:b w:val="0"/>
          <w:noProof/>
          <w:sz w:val="24"/>
          <w:szCs w:val="24"/>
          <w:lang w:val="es-CR" w:eastAsia="ja-JP"/>
          <w:rPrChange w:id="49" w:author="Laica" w:date="2014-10-09T21:36:00Z">
            <w:rPr>
              <w:b w:val="0"/>
              <w:noProof/>
              <w:sz w:val="24"/>
              <w:szCs w:val="24"/>
              <w:lang w:val="en-US" w:eastAsia="ja-JP"/>
            </w:rPr>
          </w:rPrChange>
        </w:rPr>
      </w:pPr>
      <w:r w:rsidRPr="00BC5A6C">
        <w:rPr>
          <w:noProof/>
          <w:lang w:val="es-ES"/>
        </w:rPr>
        <w:t>1.2 Análisis FODA para el prototipo funcional.</w:t>
      </w:r>
      <w:r>
        <w:rPr>
          <w:noProof/>
        </w:rPr>
        <w:tab/>
      </w:r>
      <w:r w:rsidR="00476949">
        <w:rPr>
          <w:noProof/>
        </w:rPr>
        <w:fldChar w:fldCharType="begin"/>
      </w:r>
      <w:r>
        <w:rPr>
          <w:noProof/>
        </w:rPr>
        <w:instrText xml:space="preserve"> PAGEREF _Toc274494371 \h </w:instrText>
      </w:r>
      <w:r w:rsidR="00476949">
        <w:rPr>
          <w:noProof/>
        </w:rPr>
      </w:r>
      <w:r w:rsidR="00476949">
        <w:rPr>
          <w:noProof/>
        </w:rPr>
        <w:fldChar w:fldCharType="separate"/>
      </w:r>
      <w:r>
        <w:rPr>
          <w:noProof/>
        </w:rPr>
        <w:t>60</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50" w:author="Laica" w:date="2014-10-09T21:36:00Z">
            <w:rPr>
              <w:b w:val="0"/>
              <w:noProof/>
              <w:sz w:val="24"/>
              <w:szCs w:val="24"/>
              <w:lang w:val="en-US" w:eastAsia="ja-JP"/>
            </w:rPr>
          </w:rPrChange>
        </w:rPr>
      </w:pPr>
      <w:r w:rsidRPr="00BC5A6C">
        <w:rPr>
          <w:noProof/>
          <w:lang w:val="es-ES"/>
        </w:rPr>
        <w:t>1.3 Fortalezas</w:t>
      </w:r>
      <w:r>
        <w:rPr>
          <w:noProof/>
        </w:rPr>
        <w:tab/>
      </w:r>
      <w:r w:rsidR="00476949">
        <w:rPr>
          <w:noProof/>
        </w:rPr>
        <w:fldChar w:fldCharType="begin"/>
      </w:r>
      <w:r>
        <w:rPr>
          <w:noProof/>
        </w:rPr>
        <w:instrText xml:space="preserve"> PAGEREF _Toc274494372 \h </w:instrText>
      </w:r>
      <w:r w:rsidR="00476949">
        <w:rPr>
          <w:noProof/>
        </w:rPr>
      </w:r>
      <w:r w:rsidR="00476949">
        <w:rPr>
          <w:noProof/>
        </w:rPr>
        <w:fldChar w:fldCharType="separate"/>
      </w:r>
      <w:r>
        <w:rPr>
          <w:noProof/>
        </w:rPr>
        <w:t>61</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51" w:author="Laica" w:date="2014-10-09T21:36:00Z">
            <w:rPr>
              <w:b w:val="0"/>
              <w:noProof/>
              <w:sz w:val="24"/>
              <w:szCs w:val="24"/>
              <w:lang w:val="en-US" w:eastAsia="ja-JP"/>
            </w:rPr>
          </w:rPrChange>
        </w:rPr>
      </w:pPr>
      <w:r>
        <w:rPr>
          <w:noProof/>
        </w:rPr>
        <w:t>1.4 Oportunidades</w:t>
      </w:r>
      <w:r>
        <w:rPr>
          <w:noProof/>
        </w:rPr>
        <w:tab/>
      </w:r>
      <w:r w:rsidR="00476949">
        <w:rPr>
          <w:noProof/>
        </w:rPr>
        <w:fldChar w:fldCharType="begin"/>
      </w:r>
      <w:r>
        <w:rPr>
          <w:noProof/>
        </w:rPr>
        <w:instrText xml:space="preserve"> PAGEREF _Toc274494373 \h </w:instrText>
      </w:r>
      <w:r w:rsidR="00476949">
        <w:rPr>
          <w:noProof/>
        </w:rPr>
      </w:r>
      <w:r w:rsidR="00476949">
        <w:rPr>
          <w:noProof/>
        </w:rPr>
        <w:fldChar w:fldCharType="separate"/>
      </w:r>
      <w:r>
        <w:rPr>
          <w:noProof/>
        </w:rPr>
        <w:t>63</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52" w:author="Laica" w:date="2014-10-09T21:36:00Z">
            <w:rPr>
              <w:b w:val="0"/>
              <w:noProof/>
              <w:sz w:val="24"/>
              <w:szCs w:val="24"/>
              <w:lang w:val="en-US" w:eastAsia="ja-JP"/>
            </w:rPr>
          </w:rPrChange>
        </w:rPr>
      </w:pPr>
      <w:r>
        <w:rPr>
          <w:noProof/>
        </w:rPr>
        <w:t>1.5 Debilidades</w:t>
      </w:r>
      <w:r>
        <w:rPr>
          <w:noProof/>
        </w:rPr>
        <w:tab/>
      </w:r>
      <w:r w:rsidR="00476949">
        <w:rPr>
          <w:noProof/>
        </w:rPr>
        <w:fldChar w:fldCharType="begin"/>
      </w:r>
      <w:r>
        <w:rPr>
          <w:noProof/>
        </w:rPr>
        <w:instrText xml:space="preserve"> PAGEREF _Toc274494374 \h </w:instrText>
      </w:r>
      <w:r w:rsidR="00476949">
        <w:rPr>
          <w:noProof/>
        </w:rPr>
      </w:r>
      <w:r w:rsidR="00476949">
        <w:rPr>
          <w:noProof/>
        </w:rPr>
        <w:fldChar w:fldCharType="separate"/>
      </w:r>
      <w:r>
        <w:rPr>
          <w:noProof/>
        </w:rPr>
        <w:t>66</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53" w:author="Laica" w:date="2014-10-09T21:36:00Z">
            <w:rPr>
              <w:b w:val="0"/>
              <w:noProof/>
              <w:sz w:val="24"/>
              <w:szCs w:val="24"/>
              <w:lang w:val="en-US" w:eastAsia="ja-JP"/>
            </w:rPr>
          </w:rPrChange>
        </w:rPr>
      </w:pPr>
      <w:r>
        <w:rPr>
          <w:noProof/>
        </w:rPr>
        <w:t>1.6 Amenazas</w:t>
      </w:r>
      <w:r>
        <w:rPr>
          <w:noProof/>
        </w:rPr>
        <w:tab/>
      </w:r>
      <w:r w:rsidR="00476949">
        <w:rPr>
          <w:noProof/>
        </w:rPr>
        <w:fldChar w:fldCharType="begin"/>
      </w:r>
      <w:r>
        <w:rPr>
          <w:noProof/>
        </w:rPr>
        <w:instrText xml:space="preserve"> PAGEREF _Toc274494375 \h </w:instrText>
      </w:r>
      <w:r w:rsidR="00476949">
        <w:rPr>
          <w:noProof/>
        </w:rPr>
      </w:r>
      <w:r w:rsidR="00476949">
        <w:rPr>
          <w:noProof/>
        </w:rPr>
        <w:fldChar w:fldCharType="separate"/>
      </w:r>
      <w:r>
        <w:rPr>
          <w:noProof/>
        </w:rPr>
        <w:t>68</w:t>
      </w:r>
      <w:r w:rsidR="00476949">
        <w:rPr>
          <w:noProof/>
        </w:rPr>
        <w:fldChar w:fldCharType="end"/>
      </w:r>
    </w:p>
    <w:p w:rsidR="002C4E70" w:rsidRPr="00D05523" w:rsidRDefault="002C4E70">
      <w:pPr>
        <w:pStyle w:val="TDC1"/>
        <w:rPr>
          <w:rFonts w:asciiTheme="minorHAnsi" w:hAnsiTheme="minorHAnsi" w:cstheme="minorBidi"/>
          <w:bCs w:val="0"/>
          <w:color w:val="auto"/>
          <w:lang w:val="es-CR" w:eastAsia="ja-JP"/>
          <w:rPrChange w:id="54" w:author="Laica" w:date="2014-10-09T21:36:00Z">
            <w:rPr>
              <w:rFonts w:asciiTheme="minorHAnsi" w:hAnsiTheme="minorHAnsi" w:cstheme="minorBidi"/>
              <w:bCs w:val="0"/>
              <w:color w:val="auto"/>
              <w:lang w:val="en-US" w:eastAsia="ja-JP"/>
            </w:rPr>
          </w:rPrChange>
        </w:rPr>
      </w:pPr>
      <w:r>
        <w:t>CAPÍTULO ll</w:t>
      </w:r>
      <w:r>
        <w:tab/>
      </w:r>
      <w:r w:rsidR="00476949">
        <w:fldChar w:fldCharType="begin"/>
      </w:r>
      <w:r>
        <w:instrText xml:space="preserve"> PAGEREF _Toc274494376 \h </w:instrText>
      </w:r>
      <w:r w:rsidR="00476949">
        <w:fldChar w:fldCharType="separate"/>
      </w:r>
      <w:r>
        <w:t>75</w:t>
      </w:r>
      <w:r w:rsidR="00476949">
        <w:fldChar w:fldCharType="end"/>
      </w:r>
    </w:p>
    <w:p w:rsidR="002C4E70" w:rsidRPr="00D05523" w:rsidRDefault="002C4E70">
      <w:pPr>
        <w:pStyle w:val="TDC1"/>
        <w:rPr>
          <w:rFonts w:asciiTheme="minorHAnsi" w:hAnsiTheme="minorHAnsi" w:cstheme="minorBidi"/>
          <w:bCs w:val="0"/>
          <w:color w:val="auto"/>
          <w:lang w:val="es-CR" w:eastAsia="ja-JP"/>
          <w:rPrChange w:id="55" w:author="Laica" w:date="2014-10-09T21:36:00Z">
            <w:rPr>
              <w:rFonts w:asciiTheme="minorHAnsi" w:hAnsiTheme="minorHAnsi" w:cstheme="minorBidi"/>
              <w:bCs w:val="0"/>
              <w:color w:val="auto"/>
              <w:lang w:val="en-US" w:eastAsia="ja-JP"/>
            </w:rPr>
          </w:rPrChange>
        </w:rPr>
      </w:pPr>
      <w:r>
        <w:t>MARCO TEÓRICO</w:t>
      </w:r>
      <w:r>
        <w:tab/>
      </w:r>
      <w:r w:rsidR="00476949">
        <w:fldChar w:fldCharType="begin"/>
      </w:r>
      <w:r>
        <w:instrText xml:space="preserve"> PAGEREF _Toc274494377 \h </w:instrText>
      </w:r>
      <w:r w:rsidR="00476949">
        <w:fldChar w:fldCharType="separate"/>
      </w:r>
      <w:r>
        <w:t>75</w:t>
      </w:r>
      <w:r w:rsidR="00476949">
        <w:fldChar w:fldCharType="end"/>
      </w:r>
    </w:p>
    <w:p w:rsidR="002C4E70" w:rsidRPr="00D05523" w:rsidRDefault="002C4E70">
      <w:pPr>
        <w:pStyle w:val="TDC2"/>
        <w:tabs>
          <w:tab w:val="right" w:leader="dot" w:pos="8375"/>
        </w:tabs>
        <w:rPr>
          <w:b w:val="0"/>
          <w:noProof/>
          <w:sz w:val="24"/>
          <w:szCs w:val="24"/>
          <w:lang w:val="es-CR" w:eastAsia="ja-JP"/>
          <w:rPrChange w:id="56" w:author="Laica" w:date="2014-10-09T21:36:00Z">
            <w:rPr>
              <w:b w:val="0"/>
              <w:noProof/>
              <w:sz w:val="24"/>
              <w:szCs w:val="24"/>
              <w:lang w:val="en-US" w:eastAsia="ja-JP"/>
            </w:rPr>
          </w:rPrChange>
        </w:rPr>
      </w:pPr>
      <w:r>
        <w:rPr>
          <w:noProof/>
        </w:rPr>
        <w:t>2.1 Sistemas de Información</w:t>
      </w:r>
      <w:r>
        <w:rPr>
          <w:noProof/>
        </w:rPr>
        <w:tab/>
      </w:r>
      <w:r w:rsidR="00476949">
        <w:rPr>
          <w:noProof/>
        </w:rPr>
        <w:fldChar w:fldCharType="begin"/>
      </w:r>
      <w:r>
        <w:rPr>
          <w:noProof/>
        </w:rPr>
        <w:instrText xml:space="preserve"> PAGEREF _Toc274494378 \h </w:instrText>
      </w:r>
      <w:r w:rsidR="00476949">
        <w:rPr>
          <w:noProof/>
        </w:rPr>
      </w:r>
      <w:r w:rsidR="00476949">
        <w:rPr>
          <w:noProof/>
        </w:rPr>
        <w:fldChar w:fldCharType="separate"/>
      </w:r>
      <w:r>
        <w:rPr>
          <w:noProof/>
        </w:rPr>
        <w:t>76</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57" w:author="Laica" w:date="2014-10-09T21:36:00Z">
            <w:rPr>
              <w:b w:val="0"/>
              <w:noProof/>
              <w:sz w:val="24"/>
              <w:szCs w:val="24"/>
              <w:lang w:val="en-US" w:eastAsia="ja-JP"/>
            </w:rPr>
          </w:rPrChange>
        </w:rPr>
      </w:pPr>
      <w:r>
        <w:rPr>
          <w:noProof/>
        </w:rPr>
        <w:t>2.2 Desarrollo de Sistemas</w:t>
      </w:r>
      <w:r>
        <w:rPr>
          <w:noProof/>
        </w:rPr>
        <w:tab/>
      </w:r>
      <w:r w:rsidR="00476949">
        <w:rPr>
          <w:noProof/>
        </w:rPr>
        <w:fldChar w:fldCharType="begin"/>
      </w:r>
      <w:r>
        <w:rPr>
          <w:noProof/>
        </w:rPr>
        <w:instrText xml:space="preserve"> PAGEREF _Toc274494379 \h </w:instrText>
      </w:r>
      <w:r w:rsidR="00476949">
        <w:rPr>
          <w:noProof/>
        </w:rPr>
      </w:r>
      <w:r w:rsidR="00476949">
        <w:rPr>
          <w:noProof/>
        </w:rPr>
        <w:fldChar w:fldCharType="separate"/>
      </w:r>
      <w:r>
        <w:rPr>
          <w:noProof/>
        </w:rPr>
        <w:t>78</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58" w:author="Laica" w:date="2014-10-09T21:36:00Z">
            <w:rPr>
              <w:b w:val="0"/>
              <w:noProof/>
              <w:sz w:val="24"/>
              <w:szCs w:val="24"/>
              <w:lang w:val="en-US" w:eastAsia="ja-JP"/>
            </w:rPr>
          </w:rPrChange>
        </w:rPr>
      </w:pPr>
      <w:r>
        <w:rPr>
          <w:noProof/>
        </w:rPr>
        <w:t>2.3 Plugin</w:t>
      </w:r>
      <w:r>
        <w:rPr>
          <w:noProof/>
        </w:rPr>
        <w:tab/>
      </w:r>
      <w:r w:rsidR="00476949">
        <w:rPr>
          <w:noProof/>
        </w:rPr>
        <w:fldChar w:fldCharType="begin"/>
      </w:r>
      <w:r>
        <w:rPr>
          <w:noProof/>
        </w:rPr>
        <w:instrText xml:space="preserve"> PAGEREF _Toc274494380 \h </w:instrText>
      </w:r>
      <w:r w:rsidR="00476949">
        <w:rPr>
          <w:noProof/>
        </w:rPr>
      </w:r>
      <w:r w:rsidR="00476949">
        <w:rPr>
          <w:noProof/>
        </w:rPr>
        <w:fldChar w:fldCharType="separate"/>
      </w:r>
      <w:r>
        <w:rPr>
          <w:noProof/>
        </w:rPr>
        <w:t>83</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59" w:author="Laica" w:date="2014-10-09T21:36:00Z">
            <w:rPr>
              <w:b w:val="0"/>
              <w:noProof/>
              <w:sz w:val="24"/>
              <w:szCs w:val="24"/>
              <w:lang w:val="en-US" w:eastAsia="ja-JP"/>
            </w:rPr>
          </w:rPrChange>
        </w:rPr>
      </w:pPr>
      <w:r>
        <w:rPr>
          <w:noProof/>
        </w:rPr>
        <w:t>2.4 Prototipo</w:t>
      </w:r>
      <w:r>
        <w:rPr>
          <w:noProof/>
        </w:rPr>
        <w:tab/>
      </w:r>
      <w:r w:rsidR="00476949">
        <w:rPr>
          <w:noProof/>
        </w:rPr>
        <w:fldChar w:fldCharType="begin"/>
      </w:r>
      <w:r>
        <w:rPr>
          <w:noProof/>
        </w:rPr>
        <w:instrText xml:space="preserve"> PAGEREF _Toc274494381 \h </w:instrText>
      </w:r>
      <w:r w:rsidR="00476949">
        <w:rPr>
          <w:noProof/>
        </w:rPr>
      </w:r>
      <w:r w:rsidR="00476949">
        <w:rPr>
          <w:noProof/>
        </w:rPr>
        <w:fldChar w:fldCharType="separate"/>
      </w:r>
      <w:r>
        <w:rPr>
          <w:noProof/>
        </w:rPr>
        <w:t>84</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0" w:author="Laica" w:date="2014-10-09T21:36:00Z">
            <w:rPr>
              <w:b w:val="0"/>
              <w:noProof/>
              <w:sz w:val="24"/>
              <w:szCs w:val="24"/>
              <w:lang w:val="en-US" w:eastAsia="ja-JP"/>
            </w:rPr>
          </w:rPrChange>
        </w:rPr>
      </w:pPr>
      <w:r>
        <w:rPr>
          <w:noProof/>
        </w:rPr>
        <w:t>2.5 Tecnologías de Información y Comunicaciones</w:t>
      </w:r>
      <w:r>
        <w:rPr>
          <w:noProof/>
        </w:rPr>
        <w:tab/>
      </w:r>
      <w:r w:rsidR="00476949">
        <w:rPr>
          <w:noProof/>
        </w:rPr>
        <w:fldChar w:fldCharType="begin"/>
      </w:r>
      <w:r>
        <w:rPr>
          <w:noProof/>
        </w:rPr>
        <w:instrText xml:space="preserve"> PAGEREF _Toc274494382 \h </w:instrText>
      </w:r>
      <w:r w:rsidR="00476949">
        <w:rPr>
          <w:noProof/>
        </w:rPr>
      </w:r>
      <w:r w:rsidR="00476949">
        <w:rPr>
          <w:noProof/>
        </w:rPr>
        <w:fldChar w:fldCharType="separate"/>
      </w:r>
      <w:r>
        <w:rPr>
          <w:noProof/>
        </w:rPr>
        <w:t>85</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1" w:author="Laica" w:date="2014-10-09T21:36:00Z">
            <w:rPr>
              <w:b w:val="0"/>
              <w:noProof/>
              <w:sz w:val="24"/>
              <w:szCs w:val="24"/>
              <w:lang w:val="en-US" w:eastAsia="ja-JP"/>
            </w:rPr>
          </w:rPrChange>
        </w:rPr>
      </w:pPr>
      <w:r>
        <w:rPr>
          <w:noProof/>
        </w:rPr>
        <w:t>2.6 Software</w:t>
      </w:r>
      <w:r>
        <w:rPr>
          <w:noProof/>
        </w:rPr>
        <w:tab/>
      </w:r>
      <w:r w:rsidR="00476949">
        <w:rPr>
          <w:noProof/>
        </w:rPr>
        <w:fldChar w:fldCharType="begin"/>
      </w:r>
      <w:r>
        <w:rPr>
          <w:noProof/>
        </w:rPr>
        <w:instrText xml:space="preserve"> PAGEREF _Toc274494383 \h </w:instrText>
      </w:r>
      <w:r w:rsidR="00476949">
        <w:rPr>
          <w:noProof/>
        </w:rPr>
      </w:r>
      <w:r w:rsidR="00476949">
        <w:rPr>
          <w:noProof/>
        </w:rPr>
        <w:fldChar w:fldCharType="separate"/>
      </w:r>
      <w:r>
        <w:rPr>
          <w:noProof/>
        </w:rPr>
        <w:t>86</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2" w:author="Laica" w:date="2014-10-09T21:36:00Z">
            <w:rPr>
              <w:b w:val="0"/>
              <w:noProof/>
              <w:sz w:val="24"/>
              <w:szCs w:val="24"/>
              <w:lang w:val="en-US" w:eastAsia="ja-JP"/>
            </w:rPr>
          </w:rPrChange>
        </w:rPr>
      </w:pPr>
      <w:r>
        <w:rPr>
          <w:noProof/>
        </w:rPr>
        <w:t>2.7 Hardware</w:t>
      </w:r>
      <w:r>
        <w:rPr>
          <w:noProof/>
        </w:rPr>
        <w:tab/>
      </w:r>
      <w:r w:rsidR="00476949">
        <w:rPr>
          <w:noProof/>
        </w:rPr>
        <w:fldChar w:fldCharType="begin"/>
      </w:r>
      <w:r>
        <w:rPr>
          <w:noProof/>
        </w:rPr>
        <w:instrText xml:space="preserve"> PAGEREF _Toc274494384 \h </w:instrText>
      </w:r>
      <w:r w:rsidR="00476949">
        <w:rPr>
          <w:noProof/>
        </w:rPr>
      </w:r>
      <w:r w:rsidR="00476949">
        <w:rPr>
          <w:noProof/>
        </w:rPr>
        <w:fldChar w:fldCharType="separate"/>
      </w:r>
      <w:r>
        <w:rPr>
          <w:noProof/>
        </w:rPr>
        <w:t>86</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3" w:author="Laica" w:date="2014-10-09T21:36:00Z">
            <w:rPr>
              <w:b w:val="0"/>
              <w:noProof/>
              <w:sz w:val="24"/>
              <w:szCs w:val="24"/>
              <w:lang w:val="en-US" w:eastAsia="ja-JP"/>
            </w:rPr>
          </w:rPrChange>
        </w:rPr>
      </w:pPr>
      <w:r>
        <w:rPr>
          <w:noProof/>
        </w:rPr>
        <w:lastRenderedPageBreak/>
        <w:t>2.8 Computadora</w:t>
      </w:r>
      <w:r>
        <w:rPr>
          <w:noProof/>
        </w:rPr>
        <w:tab/>
      </w:r>
      <w:r w:rsidR="00476949">
        <w:rPr>
          <w:noProof/>
        </w:rPr>
        <w:fldChar w:fldCharType="begin"/>
      </w:r>
      <w:r>
        <w:rPr>
          <w:noProof/>
        </w:rPr>
        <w:instrText xml:space="preserve"> PAGEREF _Toc274494385 \h </w:instrText>
      </w:r>
      <w:r w:rsidR="00476949">
        <w:rPr>
          <w:noProof/>
        </w:rPr>
      </w:r>
      <w:r w:rsidR="00476949">
        <w:rPr>
          <w:noProof/>
        </w:rPr>
        <w:fldChar w:fldCharType="separate"/>
      </w:r>
      <w:r>
        <w:rPr>
          <w:noProof/>
        </w:rPr>
        <w:t>87</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4" w:author="Laica" w:date="2014-10-09T21:36:00Z">
            <w:rPr>
              <w:b w:val="0"/>
              <w:noProof/>
              <w:sz w:val="24"/>
              <w:szCs w:val="24"/>
              <w:lang w:val="en-US" w:eastAsia="ja-JP"/>
            </w:rPr>
          </w:rPrChange>
        </w:rPr>
      </w:pPr>
      <w:r>
        <w:rPr>
          <w:noProof/>
        </w:rPr>
        <w:t>2.9 Aplicaciones de software</w:t>
      </w:r>
      <w:r>
        <w:rPr>
          <w:noProof/>
        </w:rPr>
        <w:tab/>
      </w:r>
      <w:r w:rsidR="00476949">
        <w:rPr>
          <w:noProof/>
        </w:rPr>
        <w:fldChar w:fldCharType="begin"/>
      </w:r>
      <w:r>
        <w:rPr>
          <w:noProof/>
        </w:rPr>
        <w:instrText xml:space="preserve"> PAGEREF _Toc274494386 \h </w:instrText>
      </w:r>
      <w:r w:rsidR="00476949">
        <w:rPr>
          <w:noProof/>
        </w:rPr>
      </w:r>
      <w:r w:rsidR="00476949">
        <w:rPr>
          <w:noProof/>
        </w:rPr>
        <w:fldChar w:fldCharType="separate"/>
      </w:r>
      <w:r>
        <w:rPr>
          <w:noProof/>
        </w:rPr>
        <w:t>88</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5" w:author="Laica" w:date="2014-10-09T21:36:00Z">
            <w:rPr>
              <w:b w:val="0"/>
              <w:noProof/>
              <w:sz w:val="24"/>
              <w:szCs w:val="24"/>
              <w:lang w:val="en-US" w:eastAsia="ja-JP"/>
            </w:rPr>
          </w:rPrChange>
        </w:rPr>
      </w:pPr>
      <w:r>
        <w:rPr>
          <w:noProof/>
        </w:rPr>
        <w:t>2.10 Usuario malicioso</w:t>
      </w:r>
      <w:r>
        <w:rPr>
          <w:noProof/>
        </w:rPr>
        <w:tab/>
      </w:r>
      <w:r w:rsidR="00476949">
        <w:rPr>
          <w:noProof/>
        </w:rPr>
        <w:fldChar w:fldCharType="begin"/>
      </w:r>
      <w:r>
        <w:rPr>
          <w:noProof/>
        </w:rPr>
        <w:instrText xml:space="preserve"> PAGEREF _Toc274494387 \h </w:instrText>
      </w:r>
      <w:r w:rsidR="00476949">
        <w:rPr>
          <w:noProof/>
        </w:rPr>
      </w:r>
      <w:r w:rsidR="00476949">
        <w:rPr>
          <w:noProof/>
        </w:rPr>
        <w:fldChar w:fldCharType="separate"/>
      </w:r>
      <w:r>
        <w:rPr>
          <w:noProof/>
        </w:rPr>
        <w:t>89</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6" w:author="Laica" w:date="2014-10-09T21:36:00Z">
            <w:rPr>
              <w:b w:val="0"/>
              <w:noProof/>
              <w:sz w:val="24"/>
              <w:szCs w:val="24"/>
              <w:lang w:val="en-US" w:eastAsia="ja-JP"/>
            </w:rPr>
          </w:rPrChange>
        </w:rPr>
      </w:pPr>
      <w:r>
        <w:rPr>
          <w:noProof/>
        </w:rPr>
        <w:t>2.11 Hacker</w:t>
      </w:r>
      <w:r>
        <w:rPr>
          <w:noProof/>
        </w:rPr>
        <w:tab/>
      </w:r>
      <w:r w:rsidR="00476949">
        <w:rPr>
          <w:noProof/>
        </w:rPr>
        <w:fldChar w:fldCharType="begin"/>
      </w:r>
      <w:r>
        <w:rPr>
          <w:noProof/>
        </w:rPr>
        <w:instrText xml:space="preserve"> PAGEREF _Toc274494388 \h </w:instrText>
      </w:r>
      <w:r w:rsidR="00476949">
        <w:rPr>
          <w:noProof/>
        </w:rPr>
      </w:r>
      <w:r w:rsidR="00476949">
        <w:rPr>
          <w:noProof/>
        </w:rPr>
        <w:fldChar w:fldCharType="separate"/>
      </w:r>
      <w:r>
        <w:rPr>
          <w:noProof/>
        </w:rPr>
        <w:t>89</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7" w:author="Laica" w:date="2014-10-09T21:36:00Z">
            <w:rPr>
              <w:b w:val="0"/>
              <w:noProof/>
              <w:sz w:val="24"/>
              <w:szCs w:val="24"/>
              <w:lang w:val="en-US" w:eastAsia="ja-JP"/>
            </w:rPr>
          </w:rPrChange>
        </w:rPr>
      </w:pPr>
      <w:r>
        <w:rPr>
          <w:noProof/>
        </w:rPr>
        <w:t>2.12 Activo</w:t>
      </w:r>
      <w:r>
        <w:rPr>
          <w:noProof/>
        </w:rPr>
        <w:tab/>
      </w:r>
      <w:r w:rsidR="00476949">
        <w:rPr>
          <w:noProof/>
        </w:rPr>
        <w:fldChar w:fldCharType="begin"/>
      </w:r>
      <w:r>
        <w:rPr>
          <w:noProof/>
        </w:rPr>
        <w:instrText xml:space="preserve"> PAGEREF _Toc274494389 \h </w:instrText>
      </w:r>
      <w:r w:rsidR="00476949">
        <w:rPr>
          <w:noProof/>
        </w:rPr>
      </w:r>
      <w:r w:rsidR="00476949">
        <w:rPr>
          <w:noProof/>
        </w:rPr>
        <w:fldChar w:fldCharType="separate"/>
      </w:r>
      <w:r>
        <w:rPr>
          <w:noProof/>
        </w:rPr>
        <w:t>90</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8" w:author="Laica" w:date="2014-10-09T21:36:00Z">
            <w:rPr>
              <w:b w:val="0"/>
              <w:noProof/>
              <w:sz w:val="24"/>
              <w:szCs w:val="24"/>
              <w:lang w:val="en-US" w:eastAsia="ja-JP"/>
            </w:rPr>
          </w:rPrChange>
        </w:rPr>
      </w:pPr>
      <w:r>
        <w:rPr>
          <w:noProof/>
        </w:rPr>
        <w:t>2.13 Vulnerabilidad</w:t>
      </w:r>
      <w:r>
        <w:rPr>
          <w:noProof/>
        </w:rPr>
        <w:tab/>
      </w:r>
      <w:r w:rsidR="00476949">
        <w:rPr>
          <w:noProof/>
        </w:rPr>
        <w:fldChar w:fldCharType="begin"/>
      </w:r>
      <w:r>
        <w:rPr>
          <w:noProof/>
        </w:rPr>
        <w:instrText xml:space="preserve"> PAGEREF _Toc274494390 \h </w:instrText>
      </w:r>
      <w:r w:rsidR="00476949">
        <w:rPr>
          <w:noProof/>
        </w:rPr>
      </w:r>
      <w:r w:rsidR="00476949">
        <w:rPr>
          <w:noProof/>
        </w:rPr>
        <w:fldChar w:fldCharType="separate"/>
      </w:r>
      <w:r>
        <w:rPr>
          <w:noProof/>
        </w:rPr>
        <w:t>90</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69" w:author="Laica" w:date="2014-10-09T21:36:00Z">
            <w:rPr>
              <w:b w:val="0"/>
              <w:noProof/>
              <w:sz w:val="24"/>
              <w:szCs w:val="24"/>
              <w:lang w:val="en-US" w:eastAsia="ja-JP"/>
            </w:rPr>
          </w:rPrChange>
        </w:rPr>
      </w:pPr>
      <w:r>
        <w:rPr>
          <w:noProof/>
        </w:rPr>
        <w:t>2.14 Ataque informático</w:t>
      </w:r>
      <w:r>
        <w:rPr>
          <w:noProof/>
        </w:rPr>
        <w:tab/>
      </w:r>
      <w:r w:rsidR="00476949">
        <w:rPr>
          <w:noProof/>
        </w:rPr>
        <w:fldChar w:fldCharType="begin"/>
      </w:r>
      <w:r>
        <w:rPr>
          <w:noProof/>
        </w:rPr>
        <w:instrText xml:space="preserve"> PAGEREF _Toc274494391 \h </w:instrText>
      </w:r>
      <w:r w:rsidR="00476949">
        <w:rPr>
          <w:noProof/>
        </w:rPr>
      </w:r>
      <w:r w:rsidR="00476949">
        <w:rPr>
          <w:noProof/>
        </w:rPr>
        <w:fldChar w:fldCharType="separate"/>
      </w:r>
      <w:r>
        <w:rPr>
          <w:noProof/>
        </w:rPr>
        <w:t>91</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70" w:author="Laica" w:date="2014-10-09T21:36:00Z">
            <w:rPr>
              <w:b w:val="0"/>
              <w:noProof/>
              <w:sz w:val="24"/>
              <w:szCs w:val="24"/>
              <w:lang w:val="en-US" w:eastAsia="ja-JP"/>
            </w:rPr>
          </w:rPrChange>
        </w:rPr>
      </w:pPr>
      <w:r>
        <w:rPr>
          <w:noProof/>
        </w:rPr>
        <w:t>2.15 Probabilidad</w:t>
      </w:r>
      <w:r>
        <w:rPr>
          <w:noProof/>
        </w:rPr>
        <w:tab/>
      </w:r>
      <w:r w:rsidR="00476949">
        <w:rPr>
          <w:noProof/>
        </w:rPr>
        <w:fldChar w:fldCharType="begin"/>
      </w:r>
      <w:r>
        <w:rPr>
          <w:noProof/>
        </w:rPr>
        <w:instrText xml:space="preserve"> PAGEREF _Toc274494392 \h </w:instrText>
      </w:r>
      <w:r w:rsidR="00476949">
        <w:rPr>
          <w:noProof/>
        </w:rPr>
      </w:r>
      <w:r w:rsidR="00476949">
        <w:rPr>
          <w:noProof/>
        </w:rPr>
        <w:fldChar w:fldCharType="separate"/>
      </w:r>
      <w:r>
        <w:rPr>
          <w:noProof/>
        </w:rPr>
        <w:t>91</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71" w:author="Laica" w:date="2014-10-09T21:36:00Z">
            <w:rPr>
              <w:b w:val="0"/>
              <w:noProof/>
              <w:sz w:val="24"/>
              <w:szCs w:val="24"/>
              <w:lang w:val="en-US" w:eastAsia="ja-JP"/>
            </w:rPr>
          </w:rPrChange>
        </w:rPr>
      </w:pPr>
      <w:r>
        <w:rPr>
          <w:noProof/>
        </w:rPr>
        <w:t>2.16 Impacto</w:t>
      </w:r>
      <w:r>
        <w:rPr>
          <w:noProof/>
        </w:rPr>
        <w:tab/>
      </w:r>
      <w:r w:rsidR="00476949">
        <w:rPr>
          <w:noProof/>
        </w:rPr>
        <w:fldChar w:fldCharType="begin"/>
      </w:r>
      <w:r>
        <w:rPr>
          <w:noProof/>
        </w:rPr>
        <w:instrText xml:space="preserve"> PAGEREF _Toc274494393 \h </w:instrText>
      </w:r>
      <w:r w:rsidR="00476949">
        <w:rPr>
          <w:noProof/>
        </w:rPr>
      </w:r>
      <w:r w:rsidR="00476949">
        <w:rPr>
          <w:noProof/>
        </w:rPr>
        <w:fldChar w:fldCharType="separate"/>
      </w:r>
      <w:r>
        <w:rPr>
          <w:noProof/>
        </w:rPr>
        <w:t>91</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72" w:author="Laica" w:date="2014-10-09T21:36:00Z">
            <w:rPr>
              <w:b w:val="0"/>
              <w:noProof/>
              <w:sz w:val="24"/>
              <w:szCs w:val="24"/>
              <w:lang w:val="en-US" w:eastAsia="ja-JP"/>
            </w:rPr>
          </w:rPrChange>
        </w:rPr>
      </w:pPr>
      <w:r>
        <w:rPr>
          <w:noProof/>
        </w:rPr>
        <w:t>2.17 Factor de exposición</w:t>
      </w:r>
      <w:r>
        <w:rPr>
          <w:noProof/>
        </w:rPr>
        <w:tab/>
      </w:r>
      <w:r w:rsidR="00476949">
        <w:rPr>
          <w:noProof/>
        </w:rPr>
        <w:fldChar w:fldCharType="begin"/>
      </w:r>
      <w:r>
        <w:rPr>
          <w:noProof/>
        </w:rPr>
        <w:instrText xml:space="preserve"> PAGEREF _Toc274494394 \h </w:instrText>
      </w:r>
      <w:r w:rsidR="00476949">
        <w:rPr>
          <w:noProof/>
        </w:rPr>
      </w:r>
      <w:r w:rsidR="00476949">
        <w:rPr>
          <w:noProof/>
        </w:rPr>
        <w:fldChar w:fldCharType="separate"/>
      </w:r>
      <w:r>
        <w:rPr>
          <w:noProof/>
        </w:rPr>
        <w:t>92</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73" w:author="Laica" w:date="2014-10-09T21:36:00Z">
            <w:rPr>
              <w:b w:val="0"/>
              <w:noProof/>
              <w:sz w:val="24"/>
              <w:szCs w:val="24"/>
              <w:lang w:val="en-US" w:eastAsia="ja-JP"/>
            </w:rPr>
          </w:rPrChange>
        </w:rPr>
      </w:pPr>
      <w:r>
        <w:rPr>
          <w:noProof/>
        </w:rPr>
        <w:t>2.18 Controles</w:t>
      </w:r>
      <w:r>
        <w:rPr>
          <w:noProof/>
        </w:rPr>
        <w:tab/>
      </w:r>
      <w:r w:rsidR="00476949">
        <w:rPr>
          <w:noProof/>
        </w:rPr>
        <w:fldChar w:fldCharType="begin"/>
      </w:r>
      <w:r>
        <w:rPr>
          <w:noProof/>
        </w:rPr>
        <w:instrText xml:space="preserve"> PAGEREF _Toc274494395 \h </w:instrText>
      </w:r>
      <w:r w:rsidR="00476949">
        <w:rPr>
          <w:noProof/>
        </w:rPr>
      </w:r>
      <w:r w:rsidR="00476949">
        <w:rPr>
          <w:noProof/>
        </w:rPr>
        <w:fldChar w:fldCharType="separate"/>
      </w:r>
      <w:r>
        <w:rPr>
          <w:noProof/>
        </w:rPr>
        <w:t>92</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74" w:author="Laica" w:date="2014-10-09T21:36:00Z">
            <w:rPr>
              <w:b w:val="0"/>
              <w:noProof/>
              <w:sz w:val="24"/>
              <w:szCs w:val="24"/>
              <w:lang w:val="en-US" w:eastAsia="ja-JP"/>
            </w:rPr>
          </w:rPrChange>
        </w:rPr>
      </w:pPr>
      <w:r>
        <w:rPr>
          <w:noProof/>
        </w:rPr>
        <w:t>2.19 Políticas de seguridad</w:t>
      </w:r>
      <w:r>
        <w:rPr>
          <w:noProof/>
        </w:rPr>
        <w:tab/>
      </w:r>
      <w:r w:rsidR="00476949">
        <w:rPr>
          <w:noProof/>
        </w:rPr>
        <w:fldChar w:fldCharType="begin"/>
      </w:r>
      <w:r>
        <w:rPr>
          <w:noProof/>
        </w:rPr>
        <w:instrText xml:space="preserve"> PAGEREF _Toc274494396 \h </w:instrText>
      </w:r>
      <w:r w:rsidR="00476949">
        <w:rPr>
          <w:noProof/>
        </w:rPr>
      </w:r>
      <w:r w:rsidR="00476949">
        <w:rPr>
          <w:noProof/>
        </w:rPr>
        <w:fldChar w:fldCharType="separate"/>
      </w:r>
      <w:r>
        <w:rPr>
          <w:noProof/>
        </w:rPr>
        <w:t>92</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75" w:author="Laica" w:date="2014-10-09T21:36:00Z">
            <w:rPr>
              <w:b w:val="0"/>
              <w:noProof/>
              <w:sz w:val="24"/>
              <w:szCs w:val="24"/>
              <w:lang w:val="en-US" w:eastAsia="ja-JP"/>
            </w:rPr>
          </w:rPrChange>
        </w:rPr>
      </w:pPr>
      <w:r>
        <w:rPr>
          <w:noProof/>
        </w:rPr>
        <w:t xml:space="preserve">2.20 Crimen cibernético </w:t>
      </w:r>
      <w:r>
        <w:rPr>
          <w:noProof/>
        </w:rPr>
        <w:tab/>
      </w:r>
      <w:r w:rsidR="00476949">
        <w:rPr>
          <w:noProof/>
        </w:rPr>
        <w:fldChar w:fldCharType="begin"/>
      </w:r>
      <w:r>
        <w:rPr>
          <w:noProof/>
        </w:rPr>
        <w:instrText xml:space="preserve"> PAGEREF _Toc274494397 \h </w:instrText>
      </w:r>
      <w:r w:rsidR="00476949">
        <w:rPr>
          <w:noProof/>
        </w:rPr>
      </w:r>
      <w:r w:rsidR="00476949">
        <w:rPr>
          <w:noProof/>
        </w:rPr>
        <w:fldChar w:fldCharType="separate"/>
      </w:r>
      <w:r>
        <w:rPr>
          <w:noProof/>
        </w:rPr>
        <w:t>93</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76" w:author="Laica" w:date="2014-10-09T21:36:00Z">
            <w:rPr>
              <w:noProof/>
            </w:rPr>
          </w:rPrChange>
        </w:rPr>
        <w:t>2.21 Microsoft</w:t>
      </w:r>
      <w:r w:rsidRPr="00D05523">
        <w:rPr>
          <w:noProof/>
          <w:lang w:val="en-US"/>
          <w:rPrChange w:id="77" w:author="Laica" w:date="2014-10-09T21:36:00Z">
            <w:rPr>
              <w:noProof/>
            </w:rPr>
          </w:rPrChange>
        </w:rPr>
        <w:tab/>
      </w:r>
      <w:r w:rsidR="00476949">
        <w:rPr>
          <w:noProof/>
        </w:rPr>
        <w:fldChar w:fldCharType="begin"/>
      </w:r>
      <w:r w:rsidRPr="00D05523">
        <w:rPr>
          <w:noProof/>
          <w:lang w:val="en-US"/>
          <w:rPrChange w:id="78" w:author="Laica" w:date="2014-10-09T21:36:00Z">
            <w:rPr>
              <w:noProof/>
            </w:rPr>
          </w:rPrChange>
        </w:rPr>
        <w:instrText xml:space="preserve"> PAGEREF _Toc274494398 \h </w:instrText>
      </w:r>
      <w:r w:rsidR="00476949">
        <w:rPr>
          <w:noProof/>
        </w:rPr>
      </w:r>
      <w:r w:rsidR="00476949">
        <w:rPr>
          <w:noProof/>
        </w:rPr>
        <w:fldChar w:fldCharType="separate"/>
      </w:r>
      <w:r w:rsidRPr="00D05523">
        <w:rPr>
          <w:noProof/>
          <w:lang w:val="en-US"/>
          <w:rPrChange w:id="79" w:author="Laica" w:date="2014-10-09T21:36:00Z">
            <w:rPr>
              <w:noProof/>
            </w:rPr>
          </w:rPrChange>
        </w:rPr>
        <w:t>94</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80" w:author="Laica" w:date="2014-10-09T21:36:00Z">
            <w:rPr>
              <w:noProof/>
            </w:rPr>
          </w:rPrChange>
        </w:rPr>
        <w:t>2.22 Hewlett Packard</w:t>
      </w:r>
      <w:r w:rsidRPr="00D05523">
        <w:rPr>
          <w:noProof/>
          <w:lang w:val="en-US"/>
          <w:rPrChange w:id="81" w:author="Laica" w:date="2014-10-09T21:36:00Z">
            <w:rPr>
              <w:noProof/>
            </w:rPr>
          </w:rPrChange>
        </w:rPr>
        <w:tab/>
      </w:r>
      <w:r w:rsidR="00476949">
        <w:rPr>
          <w:noProof/>
        </w:rPr>
        <w:fldChar w:fldCharType="begin"/>
      </w:r>
      <w:r w:rsidRPr="00D05523">
        <w:rPr>
          <w:noProof/>
          <w:lang w:val="en-US"/>
          <w:rPrChange w:id="82" w:author="Laica" w:date="2014-10-09T21:36:00Z">
            <w:rPr>
              <w:noProof/>
            </w:rPr>
          </w:rPrChange>
        </w:rPr>
        <w:instrText xml:space="preserve"> PAGEREF _Toc274494399 \h </w:instrText>
      </w:r>
      <w:r w:rsidR="00476949">
        <w:rPr>
          <w:noProof/>
        </w:rPr>
      </w:r>
      <w:r w:rsidR="00476949">
        <w:rPr>
          <w:noProof/>
        </w:rPr>
        <w:fldChar w:fldCharType="separate"/>
      </w:r>
      <w:r w:rsidRPr="00D05523">
        <w:rPr>
          <w:noProof/>
          <w:lang w:val="en-US"/>
          <w:rPrChange w:id="83" w:author="Laica" w:date="2014-10-09T21:36:00Z">
            <w:rPr>
              <w:noProof/>
            </w:rPr>
          </w:rPrChange>
        </w:rPr>
        <w:t>94</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84" w:author="Laica" w:date="2014-10-09T21:36:00Z">
            <w:rPr>
              <w:noProof/>
            </w:rPr>
          </w:rPrChange>
        </w:rPr>
        <w:t>2.23 HP Fortify</w:t>
      </w:r>
      <w:r w:rsidRPr="00D05523">
        <w:rPr>
          <w:noProof/>
          <w:lang w:val="en-US"/>
          <w:rPrChange w:id="85" w:author="Laica" w:date="2014-10-09T21:36:00Z">
            <w:rPr>
              <w:noProof/>
            </w:rPr>
          </w:rPrChange>
        </w:rPr>
        <w:tab/>
      </w:r>
      <w:r w:rsidR="00476949">
        <w:rPr>
          <w:noProof/>
        </w:rPr>
        <w:fldChar w:fldCharType="begin"/>
      </w:r>
      <w:r w:rsidRPr="00D05523">
        <w:rPr>
          <w:noProof/>
          <w:lang w:val="en-US"/>
          <w:rPrChange w:id="86" w:author="Laica" w:date="2014-10-09T21:36:00Z">
            <w:rPr>
              <w:noProof/>
            </w:rPr>
          </w:rPrChange>
        </w:rPr>
        <w:instrText xml:space="preserve"> PAGEREF _Toc274494400 \h </w:instrText>
      </w:r>
      <w:r w:rsidR="00476949">
        <w:rPr>
          <w:noProof/>
        </w:rPr>
      </w:r>
      <w:r w:rsidR="00476949">
        <w:rPr>
          <w:noProof/>
        </w:rPr>
        <w:fldChar w:fldCharType="separate"/>
      </w:r>
      <w:r w:rsidRPr="00D05523">
        <w:rPr>
          <w:noProof/>
          <w:lang w:val="en-US"/>
          <w:rPrChange w:id="87" w:author="Laica" w:date="2014-10-09T21:36:00Z">
            <w:rPr>
              <w:noProof/>
            </w:rPr>
          </w:rPrChange>
        </w:rPr>
        <w:t>95</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88" w:author="Laica" w:date="2014-10-09T21:36:00Z">
            <w:rPr>
              <w:noProof/>
            </w:rPr>
          </w:rPrChange>
        </w:rPr>
        <w:t>2.24 IBM</w:t>
      </w:r>
      <w:r w:rsidRPr="00D05523">
        <w:rPr>
          <w:noProof/>
          <w:lang w:val="en-US"/>
          <w:rPrChange w:id="89" w:author="Laica" w:date="2014-10-09T21:36:00Z">
            <w:rPr>
              <w:noProof/>
            </w:rPr>
          </w:rPrChange>
        </w:rPr>
        <w:tab/>
      </w:r>
      <w:r w:rsidR="00476949">
        <w:rPr>
          <w:noProof/>
        </w:rPr>
        <w:fldChar w:fldCharType="begin"/>
      </w:r>
      <w:r w:rsidRPr="00D05523">
        <w:rPr>
          <w:noProof/>
          <w:lang w:val="en-US"/>
          <w:rPrChange w:id="90" w:author="Laica" w:date="2014-10-09T21:36:00Z">
            <w:rPr>
              <w:noProof/>
            </w:rPr>
          </w:rPrChange>
        </w:rPr>
        <w:instrText xml:space="preserve"> PAGEREF _Toc274494401 \h </w:instrText>
      </w:r>
      <w:r w:rsidR="00476949">
        <w:rPr>
          <w:noProof/>
        </w:rPr>
      </w:r>
      <w:r w:rsidR="00476949">
        <w:rPr>
          <w:noProof/>
        </w:rPr>
        <w:fldChar w:fldCharType="separate"/>
      </w:r>
      <w:r w:rsidRPr="00D05523">
        <w:rPr>
          <w:noProof/>
          <w:lang w:val="en-US"/>
          <w:rPrChange w:id="91" w:author="Laica" w:date="2014-10-09T21:36:00Z">
            <w:rPr>
              <w:noProof/>
            </w:rPr>
          </w:rPrChange>
        </w:rPr>
        <w:t>96</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92" w:author="Laica" w:date="2014-10-09T21:36:00Z">
            <w:rPr>
              <w:noProof/>
            </w:rPr>
          </w:rPrChange>
        </w:rPr>
        <w:t>2.25 IBM Security AppScan</w:t>
      </w:r>
      <w:r w:rsidRPr="00D05523">
        <w:rPr>
          <w:noProof/>
          <w:lang w:val="en-US"/>
          <w:rPrChange w:id="93" w:author="Laica" w:date="2014-10-09T21:36:00Z">
            <w:rPr>
              <w:noProof/>
            </w:rPr>
          </w:rPrChange>
        </w:rPr>
        <w:tab/>
      </w:r>
      <w:r w:rsidR="00476949">
        <w:rPr>
          <w:noProof/>
        </w:rPr>
        <w:fldChar w:fldCharType="begin"/>
      </w:r>
      <w:r w:rsidRPr="00D05523">
        <w:rPr>
          <w:noProof/>
          <w:lang w:val="en-US"/>
          <w:rPrChange w:id="94" w:author="Laica" w:date="2014-10-09T21:36:00Z">
            <w:rPr>
              <w:noProof/>
            </w:rPr>
          </w:rPrChange>
        </w:rPr>
        <w:instrText xml:space="preserve"> PAGEREF _Toc274494402 \h </w:instrText>
      </w:r>
      <w:r w:rsidR="00476949">
        <w:rPr>
          <w:noProof/>
        </w:rPr>
      </w:r>
      <w:r w:rsidR="00476949">
        <w:rPr>
          <w:noProof/>
        </w:rPr>
        <w:fldChar w:fldCharType="separate"/>
      </w:r>
      <w:r w:rsidRPr="00D05523">
        <w:rPr>
          <w:noProof/>
          <w:lang w:val="en-US"/>
          <w:rPrChange w:id="95" w:author="Laica" w:date="2014-10-09T21:36:00Z">
            <w:rPr>
              <w:noProof/>
            </w:rPr>
          </w:rPrChange>
        </w:rPr>
        <w:t>96</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96" w:author="Laica" w:date="2014-10-09T21:36:00Z">
            <w:rPr>
              <w:noProof/>
            </w:rPr>
          </w:rPrChange>
        </w:rPr>
        <w:t>2.26 Checkmarx</w:t>
      </w:r>
      <w:r w:rsidRPr="00D05523">
        <w:rPr>
          <w:noProof/>
          <w:lang w:val="en-US"/>
          <w:rPrChange w:id="97" w:author="Laica" w:date="2014-10-09T21:36:00Z">
            <w:rPr>
              <w:noProof/>
            </w:rPr>
          </w:rPrChange>
        </w:rPr>
        <w:tab/>
      </w:r>
      <w:r w:rsidR="00476949">
        <w:rPr>
          <w:noProof/>
        </w:rPr>
        <w:fldChar w:fldCharType="begin"/>
      </w:r>
      <w:r w:rsidRPr="00D05523">
        <w:rPr>
          <w:noProof/>
          <w:lang w:val="en-US"/>
          <w:rPrChange w:id="98" w:author="Laica" w:date="2014-10-09T21:36:00Z">
            <w:rPr>
              <w:noProof/>
            </w:rPr>
          </w:rPrChange>
        </w:rPr>
        <w:instrText xml:space="preserve"> PAGEREF _Toc274494403 \h </w:instrText>
      </w:r>
      <w:r w:rsidR="00476949">
        <w:rPr>
          <w:noProof/>
        </w:rPr>
      </w:r>
      <w:r w:rsidR="00476949">
        <w:rPr>
          <w:noProof/>
        </w:rPr>
        <w:fldChar w:fldCharType="separate"/>
      </w:r>
      <w:r w:rsidRPr="00D05523">
        <w:rPr>
          <w:noProof/>
          <w:lang w:val="en-US"/>
          <w:rPrChange w:id="99" w:author="Laica" w:date="2014-10-09T21:36:00Z">
            <w:rPr>
              <w:noProof/>
            </w:rPr>
          </w:rPrChange>
        </w:rPr>
        <w:t>97</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100" w:author="Laica" w:date="2014-10-09T21:36:00Z">
            <w:rPr>
              <w:b w:val="0"/>
              <w:noProof/>
              <w:sz w:val="24"/>
              <w:szCs w:val="24"/>
              <w:lang w:val="en-US" w:eastAsia="ja-JP"/>
            </w:rPr>
          </w:rPrChange>
        </w:rPr>
      </w:pPr>
      <w:r>
        <w:rPr>
          <w:noProof/>
        </w:rPr>
        <w:t>2.27 Instituto Ponemon</w:t>
      </w:r>
      <w:r>
        <w:rPr>
          <w:noProof/>
        </w:rPr>
        <w:tab/>
      </w:r>
      <w:r w:rsidR="00476949">
        <w:rPr>
          <w:noProof/>
        </w:rPr>
        <w:fldChar w:fldCharType="begin"/>
      </w:r>
      <w:r>
        <w:rPr>
          <w:noProof/>
        </w:rPr>
        <w:instrText xml:space="preserve"> PAGEREF _Toc274494404 \h </w:instrText>
      </w:r>
      <w:r w:rsidR="00476949">
        <w:rPr>
          <w:noProof/>
        </w:rPr>
      </w:r>
      <w:r w:rsidR="00476949">
        <w:rPr>
          <w:noProof/>
        </w:rPr>
        <w:fldChar w:fldCharType="separate"/>
      </w:r>
      <w:r>
        <w:rPr>
          <w:noProof/>
        </w:rPr>
        <w:t>99</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101" w:author="Laica" w:date="2014-10-09T21:36:00Z">
            <w:rPr>
              <w:b w:val="0"/>
              <w:noProof/>
              <w:sz w:val="24"/>
              <w:szCs w:val="24"/>
              <w:lang w:val="en-US" w:eastAsia="ja-JP"/>
            </w:rPr>
          </w:rPrChange>
        </w:rPr>
      </w:pPr>
      <w:r>
        <w:rPr>
          <w:noProof/>
        </w:rPr>
        <w:t>2.28 Security Innovation</w:t>
      </w:r>
      <w:r>
        <w:rPr>
          <w:noProof/>
        </w:rPr>
        <w:tab/>
      </w:r>
      <w:r w:rsidR="00476949">
        <w:rPr>
          <w:noProof/>
        </w:rPr>
        <w:fldChar w:fldCharType="begin"/>
      </w:r>
      <w:r>
        <w:rPr>
          <w:noProof/>
        </w:rPr>
        <w:instrText xml:space="preserve"> PAGEREF _Toc274494405 \h </w:instrText>
      </w:r>
      <w:r w:rsidR="00476949">
        <w:rPr>
          <w:noProof/>
        </w:rPr>
      </w:r>
      <w:r w:rsidR="00476949">
        <w:rPr>
          <w:noProof/>
        </w:rPr>
        <w:fldChar w:fldCharType="separate"/>
      </w:r>
      <w:r>
        <w:rPr>
          <w:noProof/>
        </w:rPr>
        <w:t>99</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102" w:author="Laica" w:date="2014-10-09T21:36:00Z">
            <w:rPr>
              <w:b w:val="0"/>
              <w:noProof/>
              <w:sz w:val="24"/>
              <w:szCs w:val="24"/>
              <w:lang w:val="en-US" w:eastAsia="ja-JP"/>
            </w:rPr>
          </w:rPrChange>
        </w:rPr>
      </w:pPr>
      <w:r>
        <w:rPr>
          <w:noProof/>
        </w:rPr>
        <w:t>2.29 Entorno de desarrollo Integrado</w:t>
      </w:r>
      <w:r>
        <w:rPr>
          <w:noProof/>
        </w:rPr>
        <w:tab/>
      </w:r>
      <w:r w:rsidR="00476949">
        <w:rPr>
          <w:noProof/>
        </w:rPr>
        <w:fldChar w:fldCharType="begin"/>
      </w:r>
      <w:r>
        <w:rPr>
          <w:noProof/>
        </w:rPr>
        <w:instrText xml:space="preserve"> PAGEREF _Toc274494406 \h </w:instrText>
      </w:r>
      <w:r w:rsidR="00476949">
        <w:rPr>
          <w:noProof/>
        </w:rPr>
      </w:r>
      <w:r w:rsidR="00476949">
        <w:rPr>
          <w:noProof/>
        </w:rPr>
        <w:fldChar w:fldCharType="separate"/>
      </w:r>
      <w:r>
        <w:rPr>
          <w:noProof/>
        </w:rPr>
        <w:t>100</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103" w:author="Laica" w:date="2014-10-09T21:36:00Z">
            <w:rPr>
              <w:noProof/>
            </w:rPr>
          </w:rPrChange>
        </w:rPr>
        <w:t>2.30 Visual Studio .Net</w:t>
      </w:r>
      <w:r w:rsidRPr="00D05523">
        <w:rPr>
          <w:noProof/>
          <w:lang w:val="en-US"/>
          <w:rPrChange w:id="104" w:author="Laica" w:date="2014-10-09T21:36:00Z">
            <w:rPr>
              <w:noProof/>
            </w:rPr>
          </w:rPrChange>
        </w:rPr>
        <w:tab/>
      </w:r>
      <w:r w:rsidR="00476949">
        <w:rPr>
          <w:noProof/>
        </w:rPr>
        <w:fldChar w:fldCharType="begin"/>
      </w:r>
      <w:r w:rsidRPr="00D05523">
        <w:rPr>
          <w:noProof/>
          <w:lang w:val="en-US"/>
          <w:rPrChange w:id="105" w:author="Laica" w:date="2014-10-09T21:36:00Z">
            <w:rPr>
              <w:noProof/>
            </w:rPr>
          </w:rPrChange>
        </w:rPr>
        <w:instrText xml:space="preserve"> PAGEREF _Toc274494407 \h </w:instrText>
      </w:r>
      <w:r w:rsidR="00476949">
        <w:rPr>
          <w:noProof/>
        </w:rPr>
      </w:r>
      <w:r w:rsidR="00476949">
        <w:rPr>
          <w:noProof/>
        </w:rPr>
        <w:fldChar w:fldCharType="separate"/>
      </w:r>
      <w:r w:rsidRPr="00D05523">
        <w:rPr>
          <w:noProof/>
          <w:lang w:val="en-US"/>
          <w:rPrChange w:id="106" w:author="Laica" w:date="2014-10-09T21:36:00Z">
            <w:rPr>
              <w:noProof/>
            </w:rPr>
          </w:rPrChange>
        </w:rPr>
        <w:t>101</w:t>
      </w:r>
      <w:r w:rsidR="00476949">
        <w:rPr>
          <w:noProof/>
        </w:rPr>
        <w:fldChar w:fldCharType="end"/>
      </w:r>
    </w:p>
    <w:p w:rsidR="002C4E70" w:rsidRDefault="002C4E70">
      <w:pPr>
        <w:pStyle w:val="TDC2"/>
        <w:tabs>
          <w:tab w:val="right" w:leader="dot" w:pos="8375"/>
        </w:tabs>
        <w:rPr>
          <w:b w:val="0"/>
          <w:noProof/>
          <w:sz w:val="24"/>
          <w:szCs w:val="24"/>
          <w:lang w:val="en-US" w:eastAsia="ja-JP"/>
        </w:rPr>
      </w:pPr>
      <w:r w:rsidRPr="00D05523">
        <w:rPr>
          <w:noProof/>
          <w:lang w:val="en-US"/>
          <w:rPrChange w:id="107" w:author="Laica" w:date="2014-10-09T21:36:00Z">
            <w:rPr>
              <w:noProof/>
            </w:rPr>
          </w:rPrChange>
        </w:rPr>
        <w:t>2.31.NET Framework</w:t>
      </w:r>
      <w:r w:rsidRPr="00D05523">
        <w:rPr>
          <w:noProof/>
          <w:lang w:val="en-US"/>
          <w:rPrChange w:id="108" w:author="Laica" w:date="2014-10-09T21:36:00Z">
            <w:rPr>
              <w:noProof/>
            </w:rPr>
          </w:rPrChange>
        </w:rPr>
        <w:tab/>
      </w:r>
      <w:r w:rsidR="00476949">
        <w:rPr>
          <w:noProof/>
        </w:rPr>
        <w:fldChar w:fldCharType="begin"/>
      </w:r>
      <w:r w:rsidRPr="00D05523">
        <w:rPr>
          <w:noProof/>
          <w:lang w:val="en-US"/>
          <w:rPrChange w:id="109" w:author="Laica" w:date="2014-10-09T21:36:00Z">
            <w:rPr>
              <w:noProof/>
            </w:rPr>
          </w:rPrChange>
        </w:rPr>
        <w:instrText xml:space="preserve"> PAGEREF _Toc274494408 \h </w:instrText>
      </w:r>
      <w:r w:rsidR="00476949">
        <w:rPr>
          <w:noProof/>
        </w:rPr>
      </w:r>
      <w:r w:rsidR="00476949">
        <w:rPr>
          <w:noProof/>
        </w:rPr>
        <w:fldChar w:fldCharType="separate"/>
      </w:r>
      <w:r w:rsidRPr="00D05523">
        <w:rPr>
          <w:noProof/>
          <w:lang w:val="en-US"/>
          <w:rPrChange w:id="110" w:author="Laica" w:date="2014-10-09T21:36:00Z">
            <w:rPr>
              <w:noProof/>
            </w:rPr>
          </w:rPrChange>
        </w:rPr>
        <w:t>101</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111" w:author="Laica" w:date="2014-10-09T21:36:00Z">
            <w:rPr>
              <w:b w:val="0"/>
              <w:noProof/>
              <w:sz w:val="24"/>
              <w:szCs w:val="24"/>
              <w:lang w:val="en-US" w:eastAsia="ja-JP"/>
            </w:rPr>
          </w:rPrChange>
        </w:rPr>
      </w:pPr>
      <w:r>
        <w:rPr>
          <w:noProof/>
        </w:rPr>
        <w:lastRenderedPageBreak/>
        <w:t>2.31 Lenguaje de programación C#</w:t>
      </w:r>
      <w:r>
        <w:rPr>
          <w:noProof/>
        </w:rPr>
        <w:tab/>
      </w:r>
      <w:r w:rsidR="00476949">
        <w:rPr>
          <w:noProof/>
        </w:rPr>
        <w:fldChar w:fldCharType="begin"/>
      </w:r>
      <w:r>
        <w:rPr>
          <w:noProof/>
        </w:rPr>
        <w:instrText xml:space="preserve"> PAGEREF _Toc274494409 \h </w:instrText>
      </w:r>
      <w:r w:rsidR="00476949">
        <w:rPr>
          <w:noProof/>
        </w:rPr>
      </w:r>
      <w:r w:rsidR="00476949">
        <w:rPr>
          <w:noProof/>
        </w:rPr>
        <w:fldChar w:fldCharType="separate"/>
      </w:r>
      <w:r>
        <w:rPr>
          <w:noProof/>
        </w:rPr>
        <w:t>102</w:t>
      </w:r>
      <w:r w:rsidR="00476949">
        <w:rPr>
          <w:noProof/>
        </w:rPr>
        <w:fldChar w:fldCharType="end"/>
      </w:r>
    </w:p>
    <w:p w:rsidR="002C4E70" w:rsidRPr="00D05523" w:rsidRDefault="002C4E70">
      <w:pPr>
        <w:pStyle w:val="TDC2"/>
        <w:tabs>
          <w:tab w:val="right" w:leader="dot" w:pos="8375"/>
        </w:tabs>
        <w:rPr>
          <w:b w:val="0"/>
          <w:noProof/>
          <w:sz w:val="24"/>
          <w:szCs w:val="24"/>
          <w:lang w:val="es-CR" w:eastAsia="ja-JP"/>
          <w:rPrChange w:id="112" w:author="Laica" w:date="2014-10-09T21:36:00Z">
            <w:rPr>
              <w:b w:val="0"/>
              <w:noProof/>
              <w:sz w:val="24"/>
              <w:szCs w:val="24"/>
              <w:lang w:val="en-US" w:eastAsia="ja-JP"/>
            </w:rPr>
          </w:rPrChange>
        </w:rPr>
      </w:pPr>
      <w:r>
        <w:rPr>
          <w:noProof/>
        </w:rPr>
        <w:t>2.32 Eclipse</w:t>
      </w:r>
      <w:r>
        <w:rPr>
          <w:noProof/>
        </w:rPr>
        <w:tab/>
      </w:r>
      <w:r w:rsidR="00476949">
        <w:rPr>
          <w:noProof/>
        </w:rPr>
        <w:fldChar w:fldCharType="begin"/>
      </w:r>
      <w:r>
        <w:rPr>
          <w:noProof/>
        </w:rPr>
        <w:instrText xml:space="preserve"> PAGEREF _Toc274494410 \h </w:instrText>
      </w:r>
      <w:r w:rsidR="00476949">
        <w:rPr>
          <w:noProof/>
        </w:rPr>
      </w:r>
      <w:r w:rsidR="00476949">
        <w:rPr>
          <w:noProof/>
        </w:rPr>
        <w:fldChar w:fldCharType="separate"/>
      </w:r>
      <w:r>
        <w:rPr>
          <w:noProof/>
        </w:rPr>
        <w:t>103</w:t>
      </w:r>
      <w:r w:rsidR="00476949">
        <w:rPr>
          <w:noProof/>
        </w:rPr>
        <w:fldChar w:fldCharType="end"/>
      </w:r>
    </w:p>
    <w:p w:rsidR="002C4E70" w:rsidRPr="00D05523" w:rsidRDefault="002C4E70">
      <w:pPr>
        <w:pStyle w:val="TDC1"/>
        <w:rPr>
          <w:rFonts w:asciiTheme="minorHAnsi" w:hAnsiTheme="minorHAnsi" w:cstheme="minorBidi"/>
          <w:bCs w:val="0"/>
          <w:color w:val="auto"/>
          <w:lang w:val="es-CR" w:eastAsia="ja-JP"/>
          <w:rPrChange w:id="113" w:author="Laica" w:date="2014-10-09T21:36:00Z">
            <w:rPr>
              <w:rFonts w:asciiTheme="minorHAnsi" w:hAnsiTheme="minorHAnsi" w:cstheme="minorBidi"/>
              <w:bCs w:val="0"/>
              <w:color w:val="auto"/>
              <w:lang w:val="en-US" w:eastAsia="ja-JP"/>
            </w:rPr>
          </w:rPrChange>
        </w:rPr>
      </w:pPr>
      <w:r>
        <w:t>Referencias Bibliográficas</w:t>
      </w:r>
      <w:r>
        <w:tab/>
      </w:r>
      <w:r w:rsidR="00476949">
        <w:fldChar w:fldCharType="begin"/>
      </w:r>
      <w:r>
        <w:instrText xml:space="preserve"> PAGEREF _Toc274494411 \h </w:instrText>
      </w:r>
      <w:r w:rsidR="00476949">
        <w:fldChar w:fldCharType="separate"/>
      </w:r>
      <w:r>
        <w:t>105</w:t>
      </w:r>
      <w:r w:rsidR="00476949">
        <w:fldChar w:fldCharType="end"/>
      </w:r>
    </w:p>
    <w:p w:rsidR="00EF58EE" w:rsidRDefault="00476949" w:rsidP="002C4E70">
      <w:pPr>
        <w:pStyle w:val="TDC1"/>
      </w:pPr>
      <w:r>
        <w:fldChar w:fldCharType="end"/>
      </w:r>
    </w:p>
    <w:p w:rsidR="00EF58EE" w:rsidRDefault="00EF58EE" w:rsidP="00EF58EE">
      <w:pPr>
        <w:rPr>
          <w:ins w:id="114" w:author="Michael Hidalgo" w:date="2014-10-09T17:06:00Z"/>
        </w:rPr>
      </w:pPr>
    </w:p>
    <w:p w:rsidR="00EF58EE" w:rsidRDefault="00EF58EE" w:rsidP="00EF58EE">
      <w:pPr>
        <w:rPr>
          <w:ins w:id="115" w:author="Michael Hidalgo" w:date="2014-10-09T17:06:00Z"/>
        </w:rPr>
      </w:pPr>
    </w:p>
    <w:p w:rsidR="00EF58EE" w:rsidRDefault="00EF58EE" w:rsidP="00EF58EE">
      <w:pPr>
        <w:rPr>
          <w:ins w:id="116" w:author="Michael Hidalgo" w:date="2014-10-09T17:06:00Z"/>
        </w:rPr>
      </w:pPr>
    </w:p>
    <w:p w:rsidR="00EF58EE" w:rsidRDefault="00EF58EE" w:rsidP="00EF58EE">
      <w:pPr>
        <w:rPr>
          <w:ins w:id="117" w:author="Michael Hidalgo" w:date="2014-10-09T17:06:00Z"/>
        </w:rPr>
      </w:pPr>
    </w:p>
    <w:p w:rsidR="00EF58EE" w:rsidRDefault="00EF58EE" w:rsidP="00EF58EE">
      <w:pPr>
        <w:rPr>
          <w:ins w:id="118" w:author="Michael Hidalgo" w:date="2014-10-09T17:06:00Z"/>
        </w:rPr>
      </w:pPr>
    </w:p>
    <w:p w:rsidR="00EF58EE" w:rsidRDefault="00EF58EE" w:rsidP="00EF58EE">
      <w:pPr>
        <w:rPr>
          <w:ins w:id="119" w:author="Michael Hidalgo" w:date="2014-10-09T17:06:00Z"/>
        </w:rPr>
      </w:pPr>
    </w:p>
    <w:p w:rsidR="00EF58EE" w:rsidRDefault="00EF58EE" w:rsidP="00EF58EE">
      <w:pPr>
        <w:rPr>
          <w:ins w:id="120" w:author="Michael Hidalgo" w:date="2014-10-09T17:06:00Z"/>
        </w:rPr>
      </w:pPr>
    </w:p>
    <w:p w:rsidR="00EF58EE" w:rsidRDefault="00EF58EE" w:rsidP="00EF58EE">
      <w:pPr>
        <w:rPr>
          <w:ins w:id="121" w:author="Michael Hidalgo" w:date="2014-10-09T17:06:00Z"/>
        </w:rPr>
      </w:pPr>
    </w:p>
    <w:p w:rsidR="00EF58EE" w:rsidRDefault="00EF58EE" w:rsidP="00EF58EE">
      <w:pPr>
        <w:rPr>
          <w:ins w:id="122" w:author="Michael Hidalgo" w:date="2014-10-09T17:06:00Z"/>
        </w:rPr>
      </w:pPr>
    </w:p>
    <w:p w:rsidR="00EF58EE" w:rsidRDefault="00EF58EE" w:rsidP="00EF58EE">
      <w:pPr>
        <w:rPr>
          <w:ins w:id="123" w:author="Michael Hidalgo" w:date="2014-10-09T17:03:00Z"/>
        </w:rPr>
      </w:pPr>
    </w:p>
    <w:p w:rsidR="00EF58EE" w:rsidRDefault="00EF58EE" w:rsidP="00EF58EE">
      <w:pPr>
        <w:rPr>
          <w:ins w:id="124" w:author="Michael Hidalgo" w:date="2014-10-09T17:06:00Z"/>
        </w:rPr>
      </w:pPr>
    </w:p>
    <w:p w:rsidR="00EF58EE" w:rsidRDefault="00EF58EE" w:rsidP="00E5049F">
      <w:pPr>
        <w:pStyle w:val="Ttulo1"/>
        <w:jc w:val="center"/>
        <w:rPr>
          <w:ins w:id="125" w:author="Michael Hidalgo" w:date="2014-10-09T17:07:00Z"/>
        </w:rPr>
      </w:pPr>
    </w:p>
    <w:p w:rsidR="00EF58EE" w:rsidRDefault="00EF58EE" w:rsidP="00EF58EE">
      <w:pPr>
        <w:rPr>
          <w:ins w:id="126" w:author="Michael Hidalgo" w:date="2014-10-09T17:07:00Z"/>
        </w:rPr>
      </w:pPr>
    </w:p>
    <w:p w:rsidR="00EF58EE" w:rsidRDefault="00EF58EE" w:rsidP="00EF58EE">
      <w:pPr>
        <w:rPr>
          <w:ins w:id="127" w:author="Michael Hidalgo" w:date="2014-10-09T17:17:00Z"/>
        </w:rPr>
      </w:pPr>
    </w:p>
    <w:p w:rsidR="002C4E70" w:rsidRPr="00EF58EE" w:rsidRDefault="002C4E70" w:rsidP="00EF58EE">
      <w:pPr>
        <w:rPr>
          <w:ins w:id="128" w:author="Michael Hidalgo" w:date="2014-10-09T17:06:00Z"/>
        </w:rPr>
      </w:pPr>
    </w:p>
    <w:p w:rsidR="001A4A5D" w:rsidRDefault="00B43D8A" w:rsidP="00E5049F">
      <w:pPr>
        <w:pStyle w:val="Ttulo1"/>
        <w:jc w:val="center"/>
      </w:pPr>
      <w:bookmarkStart w:id="129" w:name="_Toc274494340"/>
      <w:r>
        <w:lastRenderedPageBreak/>
        <w:t>INDICE DE CUADROS</w:t>
      </w:r>
      <w:bookmarkEnd w:id="5"/>
      <w:bookmarkEnd w:id="129"/>
    </w:p>
    <w:p w:rsidR="00B43D8A" w:rsidRDefault="00B43D8A" w:rsidP="00805E21">
      <w:pPr>
        <w:keepNext/>
        <w:spacing w:line="360" w:lineRule="auto"/>
        <w:jc w:val="center"/>
        <w:outlineLvl w:val="0"/>
        <w:rPr>
          <w:ins w:id="130" w:author="Michael Hidalgo" w:date="2014-10-09T16:56:00Z"/>
          <w:rFonts w:eastAsia="Times New Roman" w:cs="Arial"/>
          <w:b/>
          <w:lang w:eastAsia="es-CR"/>
        </w:rPr>
      </w:pPr>
    </w:p>
    <w:p w:rsidR="00B43D8A" w:rsidRPr="00D05523" w:rsidRDefault="00476949">
      <w:pPr>
        <w:pStyle w:val="Tabladeilustraciones"/>
        <w:tabs>
          <w:tab w:val="right" w:leader="dot" w:pos="8375"/>
        </w:tabs>
        <w:rPr>
          <w:caps w:val="0"/>
          <w:noProof/>
          <w:sz w:val="24"/>
          <w:szCs w:val="24"/>
          <w:lang w:val="es-CR" w:eastAsia="ja-JP"/>
          <w:rPrChange w:id="131" w:author="Laica" w:date="2014-10-09T21:36:00Z">
            <w:rPr>
              <w:caps w:val="0"/>
              <w:noProof/>
              <w:sz w:val="24"/>
              <w:szCs w:val="24"/>
              <w:lang w:val="en-US" w:eastAsia="ja-JP"/>
            </w:rPr>
          </w:rPrChange>
        </w:rPr>
      </w:pPr>
      <w:r w:rsidRPr="00476949">
        <w:rPr>
          <w:rFonts w:eastAsia="Times New Roman" w:cs="Arial"/>
          <w:b/>
          <w:lang w:eastAsia="es-CR"/>
        </w:rPr>
        <w:fldChar w:fldCharType="begin"/>
      </w:r>
      <w:r w:rsidR="00B43D8A">
        <w:rPr>
          <w:rFonts w:eastAsia="Times New Roman" w:cs="Arial"/>
          <w:b/>
          <w:lang w:eastAsia="es-CR"/>
        </w:rPr>
        <w:instrText xml:space="preserve"> TOC \c "Cuadro" </w:instrText>
      </w:r>
      <w:r w:rsidRPr="00476949">
        <w:rPr>
          <w:rFonts w:eastAsia="Times New Roman" w:cs="Arial"/>
          <w:b/>
          <w:lang w:eastAsia="es-CR"/>
        </w:rPr>
        <w:fldChar w:fldCharType="separate"/>
      </w:r>
      <w:r w:rsidR="00B43D8A">
        <w:rPr>
          <w:noProof/>
        </w:rPr>
        <w:t>Cuadro 1 Costos</w:t>
      </w:r>
      <w:r w:rsidR="00B43D8A">
        <w:rPr>
          <w:noProof/>
        </w:rPr>
        <w:tab/>
      </w:r>
      <w:r>
        <w:rPr>
          <w:noProof/>
        </w:rPr>
        <w:fldChar w:fldCharType="begin"/>
      </w:r>
      <w:r w:rsidR="00B43D8A">
        <w:rPr>
          <w:noProof/>
        </w:rPr>
        <w:instrText xml:space="preserve"> PAGEREF _Toc274493168 \h </w:instrText>
      </w:r>
      <w:r>
        <w:rPr>
          <w:noProof/>
        </w:rPr>
      </w:r>
      <w:r>
        <w:rPr>
          <w:noProof/>
        </w:rPr>
        <w:fldChar w:fldCharType="separate"/>
      </w:r>
      <w:r w:rsidR="00B43D8A">
        <w:rPr>
          <w:noProof/>
        </w:rPr>
        <w:t>29</w:t>
      </w:r>
      <w:r>
        <w:rPr>
          <w:noProof/>
        </w:rPr>
        <w:fldChar w:fldCharType="end"/>
      </w:r>
    </w:p>
    <w:p w:rsidR="00B43D8A" w:rsidRPr="00D05523" w:rsidRDefault="00B43D8A">
      <w:pPr>
        <w:pStyle w:val="Tabladeilustraciones"/>
        <w:tabs>
          <w:tab w:val="right" w:leader="dot" w:pos="8375"/>
        </w:tabs>
        <w:rPr>
          <w:caps w:val="0"/>
          <w:noProof/>
          <w:sz w:val="24"/>
          <w:szCs w:val="24"/>
          <w:lang w:val="es-CR" w:eastAsia="ja-JP"/>
          <w:rPrChange w:id="132" w:author="Laica" w:date="2014-10-09T21:36:00Z">
            <w:rPr>
              <w:caps w:val="0"/>
              <w:noProof/>
              <w:sz w:val="24"/>
              <w:szCs w:val="24"/>
              <w:lang w:val="en-US" w:eastAsia="ja-JP"/>
            </w:rPr>
          </w:rPrChange>
        </w:rPr>
      </w:pPr>
      <w:r>
        <w:rPr>
          <w:noProof/>
        </w:rPr>
        <w:t>Cuadro 2 Análisis FODA</w:t>
      </w:r>
      <w:r>
        <w:rPr>
          <w:noProof/>
        </w:rPr>
        <w:tab/>
      </w:r>
      <w:r w:rsidR="00476949">
        <w:rPr>
          <w:noProof/>
        </w:rPr>
        <w:fldChar w:fldCharType="begin"/>
      </w:r>
      <w:r>
        <w:rPr>
          <w:noProof/>
        </w:rPr>
        <w:instrText xml:space="preserve"> PAGEREF _Toc274493169 \h </w:instrText>
      </w:r>
      <w:r w:rsidR="00476949">
        <w:rPr>
          <w:noProof/>
        </w:rPr>
      </w:r>
      <w:r w:rsidR="00476949">
        <w:rPr>
          <w:noProof/>
        </w:rPr>
        <w:fldChar w:fldCharType="separate"/>
      </w:r>
      <w:r>
        <w:rPr>
          <w:noProof/>
        </w:rPr>
        <w:t>58</w:t>
      </w:r>
      <w:r w:rsidR="00476949">
        <w:rPr>
          <w:noProof/>
        </w:rPr>
        <w:fldChar w:fldCharType="end"/>
      </w:r>
    </w:p>
    <w:p w:rsidR="00E5049F" w:rsidRDefault="00476949" w:rsidP="00E5049F">
      <w:pPr>
        <w:pStyle w:val="Ttulo1"/>
        <w:jc w:val="center"/>
      </w:pPr>
      <w:r>
        <w:fldChar w:fldCharType="end"/>
      </w:r>
    </w:p>
    <w:p w:rsidR="00E5049F" w:rsidRDefault="00E5049F" w:rsidP="00E5049F">
      <w:pPr>
        <w:pStyle w:val="Ttulo1"/>
        <w:jc w:val="center"/>
      </w:pPr>
    </w:p>
    <w:p w:rsidR="00E5049F" w:rsidRDefault="00E5049F" w:rsidP="00E5049F">
      <w:pPr>
        <w:pStyle w:val="Ttulo1"/>
        <w:jc w:val="center"/>
      </w:pPr>
    </w:p>
    <w:p w:rsidR="00E5049F" w:rsidRDefault="00E5049F" w:rsidP="00E5049F">
      <w:pPr>
        <w:pStyle w:val="Ttulo1"/>
        <w:jc w:val="center"/>
      </w:pPr>
    </w:p>
    <w:p w:rsidR="00E5049F" w:rsidRDefault="00E5049F" w:rsidP="00E5049F">
      <w:pPr>
        <w:pStyle w:val="Ttulo1"/>
        <w:jc w:val="center"/>
      </w:pPr>
    </w:p>
    <w:p w:rsidR="00E5049F" w:rsidRDefault="00E5049F" w:rsidP="00E5049F">
      <w:pPr>
        <w:pStyle w:val="Ttulo1"/>
        <w:jc w:val="center"/>
        <w:rPr>
          <w:ins w:id="133" w:author="Michael Hidalgo" w:date="2014-10-09T16:59:00Z"/>
        </w:rPr>
      </w:pPr>
    </w:p>
    <w:p w:rsidR="00E5049F" w:rsidRDefault="00E5049F" w:rsidP="00E5049F">
      <w:pPr>
        <w:rPr>
          <w:ins w:id="134" w:author="Michael Hidalgo" w:date="2014-10-09T16:59:00Z"/>
        </w:rPr>
      </w:pPr>
    </w:p>
    <w:p w:rsidR="00E5049F" w:rsidRDefault="00E5049F" w:rsidP="00E5049F">
      <w:pPr>
        <w:rPr>
          <w:ins w:id="135" w:author="Michael Hidalgo" w:date="2014-10-09T16:59:00Z"/>
        </w:rPr>
      </w:pPr>
    </w:p>
    <w:p w:rsidR="00E5049F" w:rsidRPr="00E5049F" w:rsidRDefault="00E5049F" w:rsidP="00E5049F"/>
    <w:p w:rsidR="00B43D8A" w:rsidRDefault="00B43D8A" w:rsidP="00E5049F">
      <w:pPr>
        <w:pStyle w:val="Ttulo1"/>
        <w:jc w:val="center"/>
      </w:pPr>
      <w:bookmarkStart w:id="136" w:name="_Toc274493504"/>
      <w:bookmarkStart w:id="137" w:name="_Toc274494341"/>
      <w:r>
        <w:lastRenderedPageBreak/>
        <w:t>INDICE DE GR</w:t>
      </w:r>
      <w:r w:rsidR="00E5049F">
        <w:t>ÁFICOS</w:t>
      </w:r>
      <w:bookmarkEnd w:id="136"/>
      <w:bookmarkEnd w:id="137"/>
    </w:p>
    <w:p w:rsidR="00E5049F" w:rsidRPr="00D05523" w:rsidRDefault="00476949">
      <w:pPr>
        <w:pStyle w:val="Tabladeilustraciones"/>
        <w:tabs>
          <w:tab w:val="right" w:leader="dot" w:pos="8375"/>
        </w:tabs>
        <w:rPr>
          <w:caps w:val="0"/>
          <w:noProof/>
          <w:sz w:val="24"/>
          <w:szCs w:val="24"/>
          <w:lang w:val="es-CR" w:eastAsia="ja-JP"/>
          <w:rPrChange w:id="138" w:author="Laica" w:date="2014-10-09T21:36:00Z">
            <w:rPr>
              <w:caps w:val="0"/>
              <w:noProof/>
              <w:sz w:val="24"/>
              <w:szCs w:val="24"/>
              <w:lang w:val="en-US" w:eastAsia="ja-JP"/>
            </w:rPr>
          </w:rPrChange>
        </w:rPr>
      </w:pPr>
      <w:r w:rsidRPr="00476949">
        <w:fldChar w:fldCharType="begin"/>
      </w:r>
      <w:r w:rsidR="00E5049F">
        <w:instrText xml:space="preserve"> TOC \c "Gráfico" </w:instrText>
      </w:r>
      <w:r w:rsidRPr="00476949">
        <w:fldChar w:fldCharType="separate"/>
      </w:r>
      <w:r w:rsidR="00E5049F">
        <w:rPr>
          <w:noProof/>
        </w:rPr>
        <w:t>Gráfico 1 Costo relativo de arreglar defectos de código</w:t>
      </w:r>
      <w:r w:rsidR="00E5049F">
        <w:rPr>
          <w:noProof/>
        </w:rPr>
        <w:tab/>
      </w:r>
      <w:r>
        <w:rPr>
          <w:noProof/>
        </w:rPr>
        <w:fldChar w:fldCharType="begin"/>
      </w:r>
      <w:r w:rsidR="00E5049F">
        <w:rPr>
          <w:noProof/>
        </w:rPr>
        <w:instrText xml:space="preserve"> PAGEREF _Toc274493369 \h </w:instrText>
      </w:r>
      <w:r>
        <w:rPr>
          <w:noProof/>
        </w:rPr>
      </w:r>
      <w:r>
        <w:rPr>
          <w:noProof/>
        </w:rPr>
        <w:fldChar w:fldCharType="separate"/>
      </w:r>
      <w:r w:rsidR="00E5049F">
        <w:rPr>
          <w:noProof/>
        </w:rPr>
        <w:t>27</w:t>
      </w:r>
      <w:r>
        <w:rPr>
          <w:noProof/>
        </w:rPr>
        <w:fldChar w:fldCharType="end"/>
      </w:r>
    </w:p>
    <w:p w:rsidR="00E5049F" w:rsidRDefault="00476949" w:rsidP="00E5049F">
      <w:r>
        <w:fldChar w:fldCharType="end"/>
      </w:r>
    </w:p>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89420A">
      <w:pPr>
        <w:pStyle w:val="Ttulo1"/>
        <w:jc w:val="center"/>
      </w:pPr>
      <w:bookmarkStart w:id="139" w:name="_Toc274493505"/>
      <w:bookmarkStart w:id="140" w:name="_Toc274494342"/>
      <w:r>
        <w:lastRenderedPageBreak/>
        <w:t>INDICE DE FIGURAS</w:t>
      </w:r>
      <w:bookmarkEnd w:id="139"/>
      <w:bookmarkEnd w:id="140"/>
    </w:p>
    <w:p w:rsidR="0089420A" w:rsidRPr="00D05523" w:rsidRDefault="00476949">
      <w:pPr>
        <w:pStyle w:val="Tabladeilustraciones"/>
        <w:tabs>
          <w:tab w:val="right" w:leader="dot" w:pos="8375"/>
        </w:tabs>
        <w:rPr>
          <w:caps w:val="0"/>
          <w:noProof/>
          <w:sz w:val="24"/>
          <w:szCs w:val="24"/>
          <w:lang w:val="es-CR" w:eastAsia="ja-JP"/>
          <w:rPrChange w:id="141" w:author="Laica" w:date="2014-10-09T21:36:00Z">
            <w:rPr>
              <w:caps w:val="0"/>
              <w:noProof/>
              <w:sz w:val="24"/>
              <w:szCs w:val="24"/>
              <w:lang w:val="en-US" w:eastAsia="ja-JP"/>
            </w:rPr>
          </w:rPrChange>
        </w:rPr>
      </w:pPr>
      <w:r w:rsidRPr="00476949">
        <w:fldChar w:fldCharType="begin"/>
      </w:r>
      <w:r w:rsidR="0089420A">
        <w:instrText xml:space="preserve"> TOC \c "Figura" </w:instrText>
      </w:r>
      <w:r w:rsidRPr="00476949">
        <w:fldChar w:fldCharType="separate"/>
      </w:r>
      <w:r w:rsidR="0089420A">
        <w:rPr>
          <w:noProof/>
        </w:rPr>
        <w:t>Figura 2 Compilando código fuente en módulos manejados.</w:t>
      </w:r>
      <w:r w:rsidR="0089420A">
        <w:rPr>
          <w:noProof/>
        </w:rPr>
        <w:tab/>
      </w:r>
      <w:r>
        <w:rPr>
          <w:noProof/>
        </w:rPr>
        <w:fldChar w:fldCharType="begin"/>
      </w:r>
      <w:r w:rsidR="0089420A">
        <w:rPr>
          <w:noProof/>
        </w:rPr>
        <w:instrText xml:space="preserve"> PAGEREF _Toc274493472 \h </w:instrText>
      </w:r>
      <w:r>
        <w:rPr>
          <w:noProof/>
        </w:rPr>
      </w:r>
      <w:r>
        <w:rPr>
          <w:noProof/>
        </w:rPr>
        <w:fldChar w:fldCharType="separate"/>
      </w:r>
      <w:r w:rsidR="0089420A">
        <w:rPr>
          <w:noProof/>
        </w:rPr>
        <w:t>46</w:t>
      </w:r>
      <w:r>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2" w:author="Laica" w:date="2014-10-09T21:36:00Z">
            <w:rPr>
              <w:caps w:val="0"/>
              <w:noProof/>
              <w:sz w:val="24"/>
              <w:szCs w:val="24"/>
              <w:lang w:val="en-US" w:eastAsia="ja-JP"/>
            </w:rPr>
          </w:rPrChange>
        </w:rPr>
      </w:pPr>
      <w:r>
        <w:rPr>
          <w:noProof/>
        </w:rPr>
        <w:t>Figura 3 Proceso de compilación en un ambiente administrado</w:t>
      </w:r>
      <w:r>
        <w:rPr>
          <w:noProof/>
        </w:rPr>
        <w:tab/>
      </w:r>
      <w:r w:rsidR="00476949">
        <w:rPr>
          <w:noProof/>
        </w:rPr>
        <w:fldChar w:fldCharType="begin"/>
      </w:r>
      <w:r>
        <w:rPr>
          <w:noProof/>
        </w:rPr>
        <w:instrText xml:space="preserve"> PAGEREF _Toc274493473 \h </w:instrText>
      </w:r>
      <w:r w:rsidR="00476949">
        <w:rPr>
          <w:noProof/>
        </w:rPr>
      </w:r>
      <w:r w:rsidR="00476949">
        <w:rPr>
          <w:noProof/>
        </w:rPr>
        <w:fldChar w:fldCharType="separate"/>
      </w:r>
      <w:r>
        <w:rPr>
          <w:noProof/>
        </w:rPr>
        <w:t>47</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3" w:author="Laica" w:date="2014-10-09T21:36:00Z">
            <w:rPr>
              <w:caps w:val="0"/>
              <w:noProof/>
              <w:sz w:val="24"/>
              <w:szCs w:val="24"/>
              <w:lang w:val="en-US" w:eastAsia="ja-JP"/>
            </w:rPr>
          </w:rPrChange>
        </w:rPr>
      </w:pPr>
      <w:r>
        <w:rPr>
          <w:noProof/>
        </w:rPr>
        <w:t>Figura 4 Elementos de la plataforma Roslyn</w:t>
      </w:r>
      <w:r>
        <w:rPr>
          <w:noProof/>
        </w:rPr>
        <w:tab/>
      </w:r>
      <w:r w:rsidR="00476949">
        <w:rPr>
          <w:noProof/>
        </w:rPr>
        <w:fldChar w:fldCharType="begin"/>
      </w:r>
      <w:r>
        <w:rPr>
          <w:noProof/>
        </w:rPr>
        <w:instrText xml:space="preserve"> PAGEREF _Toc274493474 \h </w:instrText>
      </w:r>
      <w:r w:rsidR="00476949">
        <w:rPr>
          <w:noProof/>
        </w:rPr>
      </w:r>
      <w:r w:rsidR="00476949">
        <w:rPr>
          <w:noProof/>
        </w:rPr>
        <w:fldChar w:fldCharType="separate"/>
      </w:r>
      <w:r>
        <w:rPr>
          <w:noProof/>
        </w:rPr>
        <w:t>51</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4" w:author="Laica" w:date="2014-10-09T21:36:00Z">
            <w:rPr>
              <w:caps w:val="0"/>
              <w:noProof/>
              <w:sz w:val="24"/>
              <w:szCs w:val="24"/>
              <w:lang w:val="en-US" w:eastAsia="ja-JP"/>
            </w:rPr>
          </w:rPrChange>
        </w:rPr>
      </w:pPr>
      <w:r>
        <w:rPr>
          <w:noProof/>
        </w:rPr>
        <w:t>Figura 5 Tres pilares del desarrollo de software seguro.</w:t>
      </w:r>
      <w:r>
        <w:rPr>
          <w:noProof/>
        </w:rPr>
        <w:tab/>
      </w:r>
      <w:r w:rsidR="00476949">
        <w:rPr>
          <w:noProof/>
        </w:rPr>
        <w:fldChar w:fldCharType="begin"/>
      </w:r>
      <w:r>
        <w:rPr>
          <w:noProof/>
        </w:rPr>
        <w:instrText xml:space="preserve"> PAGEREF _Toc274493475 \h </w:instrText>
      </w:r>
      <w:r w:rsidR="00476949">
        <w:rPr>
          <w:noProof/>
        </w:rPr>
      </w:r>
      <w:r w:rsidR="00476949">
        <w:rPr>
          <w:noProof/>
        </w:rPr>
        <w:fldChar w:fldCharType="separate"/>
      </w:r>
      <w:r>
        <w:rPr>
          <w:noProof/>
        </w:rPr>
        <w:t>53</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5" w:author="Laica" w:date="2014-10-09T21:36:00Z">
            <w:rPr>
              <w:caps w:val="0"/>
              <w:noProof/>
              <w:sz w:val="24"/>
              <w:szCs w:val="24"/>
              <w:lang w:val="en-US" w:eastAsia="ja-JP"/>
            </w:rPr>
          </w:rPrChange>
        </w:rPr>
      </w:pPr>
      <w:r>
        <w:rPr>
          <w:noProof/>
        </w:rPr>
        <w:t>Figura 6 Organigrama Security Innovation</w:t>
      </w:r>
      <w:r>
        <w:rPr>
          <w:noProof/>
        </w:rPr>
        <w:tab/>
      </w:r>
      <w:r w:rsidR="00476949">
        <w:rPr>
          <w:noProof/>
        </w:rPr>
        <w:fldChar w:fldCharType="begin"/>
      </w:r>
      <w:r>
        <w:rPr>
          <w:noProof/>
        </w:rPr>
        <w:instrText xml:space="preserve"> PAGEREF _Toc274493476 \h </w:instrText>
      </w:r>
      <w:r w:rsidR="00476949">
        <w:rPr>
          <w:noProof/>
        </w:rPr>
      </w:r>
      <w:r w:rsidR="00476949">
        <w:rPr>
          <w:noProof/>
        </w:rPr>
        <w:fldChar w:fldCharType="separate"/>
      </w:r>
      <w:r>
        <w:rPr>
          <w:noProof/>
        </w:rPr>
        <w:t>54</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6" w:author="Laica" w:date="2014-10-09T21:36:00Z">
            <w:rPr>
              <w:caps w:val="0"/>
              <w:noProof/>
              <w:sz w:val="24"/>
              <w:szCs w:val="24"/>
              <w:lang w:val="en-US" w:eastAsia="ja-JP"/>
            </w:rPr>
          </w:rPrChange>
        </w:rPr>
      </w:pPr>
      <w:r>
        <w:rPr>
          <w:noProof/>
        </w:rPr>
        <w:t>Figura 7 Listado de defectos o asuntos creados para la plataforma Roslyn</w:t>
      </w:r>
      <w:r>
        <w:rPr>
          <w:noProof/>
        </w:rPr>
        <w:tab/>
      </w:r>
      <w:r w:rsidR="00476949">
        <w:rPr>
          <w:noProof/>
        </w:rPr>
        <w:fldChar w:fldCharType="begin"/>
      </w:r>
      <w:r>
        <w:rPr>
          <w:noProof/>
        </w:rPr>
        <w:instrText xml:space="preserve"> PAGEREF _Toc274493477 \h </w:instrText>
      </w:r>
      <w:r w:rsidR="00476949">
        <w:rPr>
          <w:noProof/>
        </w:rPr>
      </w:r>
      <w:r w:rsidR="00476949">
        <w:rPr>
          <w:noProof/>
        </w:rPr>
        <w:fldChar w:fldCharType="separate"/>
      </w:r>
      <w:r>
        <w:rPr>
          <w:noProof/>
        </w:rPr>
        <w:t>72</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7" w:author="Laica" w:date="2014-10-09T21:36:00Z">
            <w:rPr>
              <w:caps w:val="0"/>
              <w:noProof/>
              <w:sz w:val="24"/>
              <w:szCs w:val="24"/>
              <w:lang w:val="en-US" w:eastAsia="ja-JP"/>
            </w:rPr>
          </w:rPrChange>
        </w:rPr>
      </w:pPr>
      <w:r>
        <w:rPr>
          <w:noProof/>
        </w:rPr>
        <w:t>Figura 8 Licencia Apache 2.0 de la plataforma de compilación Roslyn.</w:t>
      </w:r>
      <w:r>
        <w:rPr>
          <w:noProof/>
        </w:rPr>
        <w:tab/>
      </w:r>
      <w:r w:rsidR="00476949">
        <w:rPr>
          <w:noProof/>
        </w:rPr>
        <w:fldChar w:fldCharType="begin"/>
      </w:r>
      <w:r>
        <w:rPr>
          <w:noProof/>
        </w:rPr>
        <w:instrText xml:space="preserve"> PAGEREF _Toc274493478 \h </w:instrText>
      </w:r>
      <w:r w:rsidR="00476949">
        <w:rPr>
          <w:noProof/>
        </w:rPr>
      </w:r>
      <w:r w:rsidR="00476949">
        <w:rPr>
          <w:noProof/>
        </w:rPr>
        <w:fldChar w:fldCharType="separate"/>
      </w:r>
      <w:r>
        <w:rPr>
          <w:noProof/>
        </w:rPr>
        <w:t>73</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8" w:author="Laica" w:date="2014-10-09T21:36:00Z">
            <w:rPr>
              <w:caps w:val="0"/>
              <w:noProof/>
              <w:sz w:val="24"/>
              <w:szCs w:val="24"/>
              <w:lang w:val="en-US" w:eastAsia="ja-JP"/>
            </w:rPr>
          </w:rPrChange>
        </w:rPr>
      </w:pPr>
      <w:r>
        <w:rPr>
          <w:noProof/>
        </w:rPr>
        <w:t>Figura 9 Modelo en cascada (Waterfall)</w:t>
      </w:r>
      <w:r>
        <w:rPr>
          <w:noProof/>
        </w:rPr>
        <w:tab/>
      </w:r>
      <w:r w:rsidR="00476949">
        <w:rPr>
          <w:noProof/>
        </w:rPr>
        <w:fldChar w:fldCharType="begin"/>
      </w:r>
      <w:r>
        <w:rPr>
          <w:noProof/>
        </w:rPr>
        <w:instrText xml:space="preserve"> PAGEREF _Toc274493479 \h </w:instrText>
      </w:r>
      <w:r w:rsidR="00476949">
        <w:rPr>
          <w:noProof/>
        </w:rPr>
      </w:r>
      <w:r w:rsidR="00476949">
        <w:rPr>
          <w:noProof/>
        </w:rPr>
        <w:fldChar w:fldCharType="separate"/>
      </w:r>
      <w:r>
        <w:rPr>
          <w:noProof/>
        </w:rPr>
        <w:t>81</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49" w:author="Laica" w:date="2014-10-09T21:36:00Z">
            <w:rPr>
              <w:caps w:val="0"/>
              <w:noProof/>
              <w:sz w:val="24"/>
              <w:szCs w:val="24"/>
              <w:lang w:val="en-US" w:eastAsia="ja-JP"/>
            </w:rPr>
          </w:rPrChange>
        </w:rPr>
      </w:pPr>
      <w:r>
        <w:rPr>
          <w:noProof/>
        </w:rPr>
        <w:t>Figura 10 Ingeniería de software orientada a la reutilización</w:t>
      </w:r>
      <w:r>
        <w:rPr>
          <w:noProof/>
        </w:rPr>
        <w:tab/>
      </w:r>
      <w:r w:rsidR="00476949">
        <w:rPr>
          <w:noProof/>
        </w:rPr>
        <w:fldChar w:fldCharType="begin"/>
      </w:r>
      <w:r>
        <w:rPr>
          <w:noProof/>
        </w:rPr>
        <w:instrText xml:space="preserve"> PAGEREF _Toc274493480 \h </w:instrText>
      </w:r>
      <w:r w:rsidR="00476949">
        <w:rPr>
          <w:noProof/>
        </w:rPr>
      </w:r>
      <w:r w:rsidR="00476949">
        <w:rPr>
          <w:noProof/>
        </w:rPr>
        <w:fldChar w:fldCharType="separate"/>
      </w:r>
      <w:r>
        <w:rPr>
          <w:noProof/>
        </w:rPr>
        <w:t>83</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50" w:author="Laica" w:date="2014-10-09T21:36:00Z">
            <w:rPr>
              <w:caps w:val="0"/>
              <w:noProof/>
              <w:sz w:val="24"/>
              <w:szCs w:val="24"/>
              <w:lang w:val="en-US" w:eastAsia="ja-JP"/>
            </w:rPr>
          </w:rPrChange>
        </w:rPr>
      </w:pPr>
      <w:r>
        <w:rPr>
          <w:noProof/>
        </w:rPr>
        <w:t>Figura 11 Extensiones disponibles para Firefox</w:t>
      </w:r>
      <w:r>
        <w:rPr>
          <w:noProof/>
        </w:rPr>
        <w:tab/>
      </w:r>
      <w:r w:rsidR="00476949">
        <w:rPr>
          <w:noProof/>
        </w:rPr>
        <w:fldChar w:fldCharType="begin"/>
      </w:r>
      <w:r>
        <w:rPr>
          <w:noProof/>
        </w:rPr>
        <w:instrText xml:space="preserve"> PAGEREF _Toc274493481 \h </w:instrText>
      </w:r>
      <w:r w:rsidR="00476949">
        <w:rPr>
          <w:noProof/>
        </w:rPr>
      </w:r>
      <w:r w:rsidR="00476949">
        <w:rPr>
          <w:noProof/>
        </w:rPr>
        <w:fldChar w:fldCharType="separate"/>
      </w:r>
      <w:r>
        <w:rPr>
          <w:noProof/>
        </w:rPr>
        <w:t>84</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51" w:author="Laica" w:date="2014-10-09T21:36:00Z">
            <w:rPr>
              <w:caps w:val="0"/>
              <w:noProof/>
              <w:sz w:val="24"/>
              <w:szCs w:val="24"/>
              <w:lang w:val="en-US" w:eastAsia="ja-JP"/>
            </w:rPr>
          </w:rPrChange>
        </w:rPr>
      </w:pPr>
      <w:r>
        <w:rPr>
          <w:noProof/>
        </w:rPr>
        <w:t>Figura 12 Ejemplo de Hardware</w:t>
      </w:r>
      <w:r>
        <w:rPr>
          <w:noProof/>
        </w:rPr>
        <w:tab/>
      </w:r>
      <w:r w:rsidR="00476949">
        <w:rPr>
          <w:noProof/>
        </w:rPr>
        <w:fldChar w:fldCharType="begin"/>
      </w:r>
      <w:r>
        <w:rPr>
          <w:noProof/>
        </w:rPr>
        <w:instrText xml:space="preserve"> PAGEREF _Toc274493482 \h </w:instrText>
      </w:r>
      <w:r w:rsidR="00476949">
        <w:rPr>
          <w:noProof/>
        </w:rPr>
      </w:r>
      <w:r w:rsidR="00476949">
        <w:rPr>
          <w:noProof/>
        </w:rPr>
        <w:fldChar w:fldCharType="separate"/>
      </w:r>
      <w:r>
        <w:rPr>
          <w:noProof/>
        </w:rPr>
        <w:t>87</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52" w:author="Laica" w:date="2014-10-09T21:36:00Z">
            <w:rPr>
              <w:caps w:val="0"/>
              <w:noProof/>
              <w:sz w:val="24"/>
              <w:szCs w:val="24"/>
              <w:lang w:val="en-US" w:eastAsia="ja-JP"/>
            </w:rPr>
          </w:rPrChange>
        </w:rPr>
      </w:pPr>
      <w:r>
        <w:rPr>
          <w:noProof/>
        </w:rPr>
        <w:t>Figura 13 Computadora Ordinaria</w:t>
      </w:r>
      <w:r>
        <w:rPr>
          <w:noProof/>
        </w:rPr>
        <w:tab/>
      </w:r>
      <w:r w:rsidR="00476949">
        <w:rPr>
          <w:noProof/>
        </w:rPr>
        <w:fldChar w:fldCharType="begin"/>
      </w:r>
      <w:r>
        <w:rPr>
          <w:noProof/>
        </w:rPr>
        <w:instrText xml:space="preserve"> PAGEREF _Toc274493483 \h </w:instrText>
      </w:r>
      <w:r w:rsidR="00476949">
        <w:rPr>
          <w:noProof/>
        </w:rPr>
      </w:r>
      <w:r w:rsidR="00476949">
        <w:rPr>
          <w:noProof/>
        </w:rPr>
        <w:fldChar w:fldCharType="separate"/>
      </w:r>
      <w:r>
        <w:rPr>
          <w:noProof/>
        </w:rPr>
        <w:t>88</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53" w:author="Laica" w:date="2014-10-09T21:36:00Z">
            <w:rPr>
              <w:caps w:val="0"/>
              <w:noProof/>
              <w:sz w:val="24"/>
              <w:szCs w:val="24"/>
              <w:lang w:val="en-US" w:eastAsia="ja-JP"/>
            </w:rPr>
          </w:rPrChange>
        </w:rPr>
      </w:pPr>
      <w:r>
        <w:rPr>
          <w:noProof/>
        </w:rPr>
        <w:t>Figura 14 Flujo de trabajo de IBM AppScan</w:t>
      </w:r>
      <w:r>
        <w:rPr>
          <w:noProof/>
        </w:rPr>
        <w:tab/>
      </w:r>
      <w:r w:rsidR="00476949">
        <w:rPr>
          <w:noProof/>
        </w:rPr>
        <w:fldChar w:fldCharType="begin"/>
      </w:r>
      <w:r>
        <w:rPr>
          <w:noProof/>
        </w:rPr>
        <w:instrText xml:space="preserve"> PAGEREF _Toc274493484 \h </w:instrText>
      </w:r>
      <w:r w:rsidR="00476949">
        <w:rPr>
          <w:noProof/>
        </w:rPr>
      </w:r>
      <w:r w:rsidR="00476949">
        <w:rPr>
          <w:noProof/>
        </w:rPr>
        <w:fldChar w:fldCharType="separate"/>
      </w:r>
      <w:r>
        <w:rPr>
          <w:noProof/>
        </w:rPr>
        <w:t>97</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54" w:author="Laica" w:date="2014-10-09T21:36:00Z">
            <w:rPr>
              <w:caps w:val="0"/>
              <w:noProof/>
              <w:sz w:val="24"/>
              <w:szCs w:val="24"/>
              <w:lang w:val="en-US" w:eastAsia="ja-JP"/>
            </w:rPr>
          </w:rPrChange>
        </w:rPr>
      </w:pPr>
      <w:r>
        <w:rPr>
          <w:noProof/>
        </w:rPr>
        <w:t>Figura 15 Checkmarx en el ciclo de vida del desarrollo del software.</w:t>
      </w:r>
      <w:r>
        <w:rPr>
          <w:noProof/>
        </w:rPr>
        <w:tab/>
      </w:r>
      <w:r w:rsidR="00476949">
        <w:rPr>
          <w:noProof/>
        </w:rPr>
        <w:fldChar w:fldCharType="begin"/>
      </w:r>
      <w:r>
        <w:rPr>
          <w:noProof/>
        </w:rPr>
        <w:instrText xml:space="preserve"> PAGEREF _Toc274493485 \h </w:instrText>
      </w:r>
      <w:r w:rsidR="00476949">
        <w:rPr>
          <w:noProof/>
        </w:rPr>
      </w:r>
      <w:r w:rsidR="00476949">
        <w:rPr>
          <w:noProof/>
        </w:rPr>
        <w:fldChar w:fldCharType="separate"/>
      </w:r>
      <w:r>
        <w:rPr>
          <w:noProof/>
        </w:rPr>
        <w:t>98</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55" w:author="Laica" w:date="2014-10-09T21:36:00Z">
            <w:rPr>
              <w:caps w:val="0"/>
              <w:noProof/>
              <w:sz w:val="24"/>
              <w:szCs w:val="24"/>
              <w:lang w:val="en-US" w:eastAsia="ja-JP"/>
            </w:rPr>
          </w:rPrChange>
        </w:rPr>
      </w:pPr>
      <w:r>
        <w:rPr>
          <w:noProof/>
        </w:rPr>
        <w:t>Figura 16 Arquitectura de Microsoft .NET 4.5</w:t>
      </w:r>
      <w:r>
        <w:rPr>
          <w:noProof/>
        </w:rPr>
        <w:tab/>
      </w:r>
      <w:r w:rsidR="00476949">
        <w:rPr>
          <w:noProof/>
        </w:rPr>
        <w:fldChar w:fldCharType="begin"/>
      </w:r>
      <w:r>
        <w:rPr>
          <w:noProof/>
        </w:rPr>
        <w:instrText xml:space="preserve"> PAGEREF _Toc274493486 \h </w:instrText>
      </w:r>
      <w:r w:rsidR="00476949">
        <w:rPr>
          <w:noProof/>
        </w:rPr>
      </w:r>
      <w:r w:rsidR="00476949">
        <w:rPr>
          <w:noProof/>
        </w:rPr>
        <w:fldChar w:fldCharType="separate"/>
      </w:r>
      <w:r>
        <w:rPr>
          <w:noProof/>
        </w:rPr>
        <w:t>102</w:t>
      </w:r>
      <w:r w:rsidR="00476949">
        <w:rPr>
          <w:noProof/>
        </w:rPr>
        <w:fldChar w:fldCharType="end"/>
      </w:r>
    </w:p>
    <w:p w:rsidR="0089420A" w:rsidRPr="00D05523" w:rsidRDefault="0089420A">
      <w:pPr>
        <w:pStyle w:val="Tabladeilustraciones"/>
        <w:tabs>
          <w:tab w:val="right" w:leader="dot" w:pos="8375"/>
        </w:tabs>
        <w:rPr>
          <w:caps w:val="0"/>
          <w:noProof/>
          <w:sz w:val="24"/>
          <w:szCs w:val="24"/>
          <w:lang w:val="es-CR" w:eastAsia="ja-JP"/>
          <w:rPrChange w:id="156" w:author="Laica" w:date="2014-10-09T21:36:00Z">
            <w:rPr>
              <w:caps w:val="0"/>
              <w:noProof/>
              <w:sz w:val="24"/>
              <w:szCs w:val="24"/>
              <w:lang w:val="en-US" w:eastAsia="ja-JP"/>
            </w:rPr>
          </w:rPrChange>
        </w:rPr>
      </w:pPr>
      <w:r>
        <w:rPr>
          <w:noProof/>
        </w:rPr>
        <w:t>Figura 17 Versiones de Eclipse durante los últimos años</w:t>
      </w:r>
      <w:r>
        <w:rPr>
          <w:noProof/>
        </w:rPr>
        <w:tab/>
      </w:r>
      <w:r w:rsidR="00476949">
        <w:rPr>
          <w:noProof/>
        </w:rPr>
        <w:fldChar w:fldCharType="begin"/>
      </w:r>
      <w:r>
        <w:rPr>
          <w:noProof/>
        </w:rPr>
        <w:instrText xml:space="preserve"> PAGEREF _Toc274493487 \h </w:instrText>
      </w:r>
      <w:r w:rsidR="00476949">
        <w:rPr>
          <w:noProof/>
        </w:rPr>
      </w:r>
      <w:r w:rsidR="00476949">
        <w:rPr>
          <w:noProof/>
        </w:rPr>
        <w:fldChar w:fldCharType="separate"/>
      </w:r>
      <w:r>
        <w:rPr>
          <w:noProof/>
        </w:rPr>
        <w:t>104</w:t>
      </w:r>
      <w:r w:rsidR="00476949">
        <w:rPr>
          <w:noProof/>
        </w:rPr>
        <w:fldChar w:fldCharType="end"/>
      </w:r>
    </w:p>
    <w:p w:rsidR="0089420A" w:rsidRDefault="00476949" w:rsidP="0089420A">
      <w:pPr>
        <w:rPr>
          <w:ins w:id="157" w:author="Michael Hidalgo" w:date="2014-10-09T17:04:00Z"/>
        </w:rPr>
      </w:pPr>
      <w:r>
        <w:fldChar w:fldCharType="end"/>
      </w:r>
    </w:p>
    <w:p w:rsidR="0089420A" w:rsidRDefault="0089420A" w:rsidP="0089420A">
      <w:pPr>
        <w:rPr>
          <w:ins w:id="158" w:author="Michael Hidalgo" w:date="2014-10-09T17:04:00Z"/>
        </w:rPr>
      </w:pPr>
    </w:p>
    <w:p w:rsidR="0089420A" w:rsidRDefault="0089420A" w:rsidP="00EF58EE">
      <w:pPr>
        <w:rPr>
          <w:ins w:id="159" w:author="Michael Hidalgo" w:date="2014-10-09T17:04:00Z"/>
        </w:rPr>
      </w:pPr>
    </w:p>
    <w:p w:rsidR="0089420A" w:rsidRDefault="0089420A" w:rsidP="0026239D">
      <w:pPr>
        <w:rPr>
          <w:ins w:id="160" w:author="Michael Hidalgo" w:date="2014-10-09T17:04:00Z"/>
        </w:rPr>
      </w:pPr>
    </w:p>
    <w:p w:rsidR="0089420A" w:rsidRDefault="0089420A" w:rsidP="007A123C">
      <w:pPr>
        <w:rPr>
          <w:ins w:id="161" w:author="Michael Hidalgo" w:date="2014-10-09T17:04:00Z"/>
        </w:rPr>
      </w:pPr>
    </w:p>
    <w:p w:rsidR="0089420A" w:rsidRDefault="0089420A" w:rsidP="0089420A">
      <w:pPr>
        <w:rPr>
          <w:ins w:id="162" w:author="Michael Hidalgo" w:date="2014-10-09T17:04:00Z"/>
          <w:lang w:eastAsia="es-CR"/>
        </w:rPr>
      </w:pPr>
    </w:p>
    <w:p w:rsidR="0089420A" w:rsidRDefault="0089420A" w:rsidP="0089420A">
      <w:pPr>
        <w:rPr>
          <w:ins w:id="163" w:author="Michael Hidalgo" w:date="2014-10-08T19:22:00Z"/>
          <w:lang w:eastAsia="es-CR"/>
        </w:rPr>
      </w:pPr>
    </w:p>
    <w:p w:rsidR="00805E21" w:rsidRPr="00805E21" w:rsidRDefault="00805E21" w:rsidP="00805E21">
      <w:pPr>
        <w:keepNext/>
        <w:spacing w:line="360" w:lineRule="auto"/>
        <w:jc w:val="center"/>
        <w:outlineLvl w:val="0"/>
        <w:rPr>
          <w:rFonts w:eastAsia="Times New Roman" w:cs="Arial"/>
          <w:b/>
          <w:lang w:eastAsia="es-CR"/>
        </w:rPr>
      </w:pPr>
      <w:r w:rsidRPr="00805E21">
        <w:rPr>
          <w:rFonts w:eastAsia="Times New Roman" w:cs="Arial"/>
          <w:b/>
          <w:lang w:eastAsia="es-CR"/>
        </w:rPr>
        <w:lastRenderedPageBreak/>
        <w:t>TRIBUNAL EXAMINADOR</w:t>
      </w: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360" w:lineRule="auto"/>
        <w:rPr>
          <w:rFonts w:eastAsia="Times New Roman" w:cs="Arial"/>
          <w:lang w:val="es-ES" w:eastAsia="es-CR"/>
        </w:rPr>
      </w:pPr>
      <w:r>
        <w:rPr>
          <w:rFonts w:eastAsia="Times New Roman" w:cs="Arial"/>
          <w:lang w:val="es-ES" w:eastAsia="es-CR"/>
        </w:rPr>
        <w:t>Esta</w:t>
      </w:r>
      <w:r w:rsidRPr="00805E21">
        <w:rPr>
          <w:rFonts w:eastAsia="Times New Roman" w:cs="Arial"/>
          <w:lang w:val="es-ES" w:eastAsia="es-CR"/>
        </w:rPr>
        <w:t xml:space="preserve"> </w:t>
      </w:r>
      <w:r>
        <w:rPr>
          <w:rFonts w:eastAsia="Times New Roman" w:cs="Arial"/>
          <w:lang w:val="es-ES" w:eastAsia="es-CR"/>
        </w:rPr>
        <w:t xml:space="preserve">Práctica Profesional </w:t>
      </w:r>
      <w:r w:rsidRPr="00805E21">
        <w:rPr>
          <w:rFonts w:eastAsia="Times New Roman" w:cs="Arial"/>
          <w:lang w:val="es-ES" w:eastAsia="es-CR"/>
        </w:rPr>
        <w:t>fue aprobad</w:t>
      </w:r>
      <w:r>
        <w:rPr>
          <w:rFonts w:eastAsia="Times New Roman" w:cs="Arial"/>
          <w:lang w:val="es-ES" w:eastAsia="es-CR"/>
        </w:rPr>
        <w:t>a</w:t>
      </w:r>
      <w:r w:rsidRPr="00805E21">
        <w:rPr>
          <w:rFonts w:eastAsia="Times New Roman" w:cs="Arial"/>
          <w:lang w:val="es-ES" w:eastAsia="es-CR"/>
        </w:rPr>
        <w:t xml:space="preserve"> por el Tribunal Examinador de la Carrera de </w:t>
      </w:r>
      <w:r>
        <w:rPr>
          <w:rFonts w:eastAsia="Times New Roman" w:cs="Arial"/>
          <w:lang w:val="es-ES" w:eastAsia="es-CR"/>
        </w:rPr>
        <w:t>Ingeniería en Sistemas de Información</w:t>
      </w:r>
      <w:r w:rsidRPr="00805E21">
        <w:rPr>
          <w:rFonts w:eastAsia="Times New Roman" w:cs="Arial"/>
          <w:lang w:val="es-ES" w:eastAsia="es-CR"/>
        </w:rPr>
        <w:t xml:space="preserve"> de la UNIVERSIDAD INTERNACIONAL DE LAS AMÉRICAS, como requisito para optar por el Grado de</w:t>
      </w:r>
      <w:r>
        <w:rPr>
          <w:rFonts w:eastAsia="Times New Roman" w:cs="Arial"/>
          <w:lang w:val="es-ES" w:eastAsia="es-CR"/>
        </w:rPr>
        <w:t xml:space="preserve"> </w:t>
      </w:r>
      <w:r w:rsidR="009D6F64">
        <w:rPr>
          <w:rFonts w:eastAsia="Times New Roman" w:cs="Arial"/>
          <w:lang w:val="es-ES" w:eastAsia="es-CR"/>
        </w:rPr>
        <w:t>Bachillerato</w:t>
      </w:r>
      <w:r w:rsidRPr="00805E21">
        <w:rPr>
          <w:rFonts w:eastAsia="Times New Roman" w:cs="Arial"/>
          <w:lang w:val="es-ES" w:eastAsia="es-CR"/>
        </w:rPr>
        <w:t>.</w:t>
      </w:r>
    </w:p>
    <w:p w:rsidR="00805E21" w:rsidRPr="00805E21" w:rsidRDefault="00805E21" w:rsidP="00805E21">
      <w:pPr>
        <w:spacing w:line="240" w:lineRule="auto"/>
        <w:rPr>
          <w:rFonts w:eastAsia="Times New Roman" w:cs="Arial"/>
          <w:lang w:val="es-ES" w:eastAsia="es-CR"/>
        </w:rPr>
      </w:pPr>
    </w:p>
    <w:p w:rsidR="00805E21" w:rsidRPr="00805E21" w:rsidRDefault="00805E21" w:rsidP="00805E21">
      <w:pPr>
        <w:spacing w:line="240" w:lineRule="auto"/>
        <w:rPr>
          <w:rFonts w:eastAsia="Times New Roman" w:cs="Arial"/>
          <w:lang w:val="es-ES" w:eastAsia="es-CR"/>
        </w:rPr>
      </w:pPr>
    </w:p>
    <w:p w:rsidR="00805E21" w:rsidRPr="00805E21" w:rsidRDefault="00805E21" w:rsidP="00805E21">
      <w:pPr>
        <w:spacing w:line="240" w:lineRule="auto"/>
        <w:rPr>
          <w:rFonts w:eastAsia="Times New Roman" w:cs="Arial"/>
          <w:lang w:val="es-ES" w:eastAsia="es-CR"/>
        </w:rPr>
      </w:pPr>
    </w:p>
    <w:p w:rsidR="00805E21" w:rsidRPr="00805E21" w:rsidRDefault="00805E21" w:rsidP="00805E21">
      <w:pPr>
        <w:spacing w:line="240" w:lineRule="auto"/>
        <w:rPr>
          <w:rFonts w:eastAsia="Times New Roman" w:cs="Arial"/>
          <w:lang w:val="es-ES" w:eastAsia="es-CR"/>
        </w:rPr>
      </w:pPr>
    </w:p>
    <w:p w:rsidR="00805E21" w:rsidRPr="00805E21" w:rsidRDefault="00805E21" w:rsidP="00805E21">
      <w:pPr>
        <w:spacing w:line="240" w:lineRule="auto"/>
        <w:rPr>
          <w:rFonts w:eastAsia="Times New Roman" w:cs="Arial"/>
          <w:lang w:val="es-ES" w:eastAsia="es-CR"/>
        </w:rPr>
      </w:pPr>
      <w:r w:rsidRPr="00805E21">
        <w:rPr>
          <w:rFonts w:eastAsia="Times New Roman" w:cs="Arial"/>
          <w:lang w:val="es-ES" w:eastAsia="es-CR"/>
        </w:rPr>
        <w:t xml:space="preserve">      __________________________           </w:t>
      </w:r>
      <w:r w:rsidRPr="00805E21">
        <w:rPr>
          <w:rFonts w:eastAsia="Times New Roman" w:cs="Arial"/>
          <w:lang w:val="es-ES" w:eastAsia="es-CR"/>
        </w:rPr>
        <w:tab/>
        <w:t xml:space="preserve">           </w:t>
      </w:r>
      <w:commentRangeStart w:id="164"/>
      <w:r w:rsidRPr="00805E21">
        <w:rPr>
          <w:rFonts w:eastAsia="Times New Roman" w:cs="Arial"/>
          <w:lang w:val="es-ES" w:eastAsia="es-CR"/>
        </w:rPr>
        <w:t>_________________________</w:t>
      </w:r>
    </w:p>
    <w:p w:rsidR="00805E21" w:rsidRPr="00805E21" w:rsidRDefault="00805E21" w:rsidP="00805E21">
      <w:pPr>
        <w:spacing w:line="360" w:lineRule="auto"/>
        <w:rPr>
          <w:rFonts w:eastAsia="Times New Roman" w:cs="Arial"/>
          <w:lang w:val="es-ES" w:eastAsia="es-CR"/>
        </w:rPr>
      </w:pPr>
      <w:r w:rsidRPr="00805E21">
        <w:rPr>
          <w:rFonts w:eastAsia="Times New Roman" w:cs="Arial"/>
          <w:lang w:val="es-ES" w:eastAsia="es-CR"/>
        </w:rPr>
        <w:t xml:space="preserve">          Máster </w:t>
      </w:r>
      <w:proofErr w:type="spellStart"/>
      <w:r w:rsidRPr="00805E21">
        <w:rPr>
          <w:rFonts w:eastAsia="Times New Roman" w:cs="Arial"/>
          <w:lang w:val="es-ES" w:eastAsia="es-CR"/>
        </w:rPr>
        <w:t>Olda</w:t>
      </w:r>
      <w:proofErr w:type="spellEnd"/>
      <w:r w:rsidRPr="00805E21">
        <w:rPr>
          <w:rFonts w:eastAsia="Times New Roman" w:cs="Arial"/>
          <w:lang w:val="es-ES" w:eastAsia="es-CR"/>
        </w:rPr>
        <w:t xml:space="preserve"> Bustillos Ortega                                   </w:t>
      </w:r>
      <w:r>
        <w:rPr>
          <w:rFonts w:eastAsia="Times New Roman" w:cs="Arial"/>
          <w:lang w:val="es-ES" w:eastAsia="es-CR"/>
        </w:rPr>
        <w:t>Lic. Adrián R. Mata Quesada</w:t>
      </w:r>
    </w:p>
    <w:p w:rsidR="00805E21" w:rsidRPr="00805E21" w:rsidRDefault="00805E21" w:rsidP="00805E21">
      <w:pPr>
        <w:spacing w:line="360" w:lineRule="auto"/>
        <w:jc w:val="left"/>
        <w:rPr>
          <w:rFonts w:eastAsia="Times New Roman" w:cs="Arial"/>
          <w:lang w:val="es-ES" w:eastAsia="es-CR"/>
        </w:rPr>
      </w:pPr>
      <w:r w:rsidRPr="00805E21">
        <w:rPr>
          <w:rFonts w:eastAsia="Times New Roman" w:cs="Arial"/>
          <w:lang w:val="es-ES" w:eastAsia="es-CR"/>
        </w:rPr>
        <w:t>Directora Escuela de Ingeniería Informática</w:t>
      </w:r>
      <w:r w:rsidRPr="00805E21">
        <w:rPr>
          <w:rFonts w:eastAsia="Times New Roman" w:cs="Arial"/>
          <w:lang w:val="es-ES" w:eastAsia="es-CR"/>
        </w:rPr>
        <w:tab/>
      </w:r>
      <w:r w:rsidRPr="00805E21">
        <w:rPr>
          <w:rFonts w:eastAsia="Times New Roman" w:cs="Arial"/>
          <w:lang w:val="es-ES" w:eastAsia="es-CR"/>
        </w:rPr>
        <w:tab/>
        <w:t xml:space="preserve">         </w:t>
      </w:r>
      <w:r w:rsidRPr="00805E21">
        <w:rPr>
          <w:rFonts w:eastAsia="Times New Roman" w:cs="Arial"/>
          <w:lang w:val="es-ES" w:eastAsia="es-CR"/>
        </w:rPr>
        <w:tab/>
        <w:t xml:space="preserve">          Tutor </w:t>
      </w:r>
      <w:r>
        <w:rPr>
          <w:rFonts w:eastAsia="Times New Roman" w:cs="Arial"/>
          <w:lang w:val="es-ES" w:eastAsia="es-CR"/>
        </w:rPr>
        <w:t>de Forma</w:t>
      </w:r>
      <w:r w:rsidRPr="00805E21">
        <w:rPr>
          <w:rFonts w:eastAsia="Times New Roman" w:cs="Arial"/>
          <w:lang w:val="es-ES" w:eastAsia="es-CR"/>
        </w:rPr>
        <w:tab/>
      </w:r>
      <w:r w:rsidRPr="00805E21">
        <w:rPr>
          <w:rFonts w:eastAsia="Times New Roman" w:cs="Arial"/>
          <w:lang w:val="es-ES" w:eastAsia="es-CR"/>
        </w:rPr>
        <w:tab/>
      </w:r>
    </w:p>
    <w:commentRangeEnd w:id="164"/>
    <w:p w:rsidR="00805E21" w:rsidRPr="00805E21" w:rsidRDefault="00D05523" w:rsidP="00805E21">
      <w:pPr>
        <w:spacing w:line="240" w:lineRule="auto"/>
        <w:jc w:val="center"/>
        <w:rPr>
          <w:rFonts w:eastAsia="Times New Roman" w:cs="Arial"/>
          <w:lang w:val="es-ES" w:eastAsia="es-CR"/>
        </w:rPr>
      </w:pPr>
      <w:r>
        <w:rPr>
          <w:rStyle w:val="Refdecomentario"/>
        </w:rPr>
        <w:commentReference w:id="164"/>
      </w:r>
    </w:p>
    <w:p w:rsidR="00805E21" w:rsidRPr="00805E21" w:rsidRDefault="00805E21" w:rsidP="00805E21">
      <w:pPr>
        <w:spacing w:line="240" w:lineRule="auto"/>
        <w:jc w:val="center"/>
        <w:rPr>
          <w:rFonts w:eastAsia="Times New Roman" w:cs="Arial"/>
          <w:lang w:val="es-ES" w:eastAsia="es-CR"/>
        </w:rPr>
      </w:pPr>
    </w:p>
    <w:p w:rsidR="00805E21" w:rsidRPr="00805E21" w:rsidRDefault="00805E21" w:rsidP="00805E21">
      <w:pPr>
        <w:spacing w:line="240" w:lineRule="auto"/>
        <w:jc w:val="center"/>
        <w:rPr>
          <w:rFonts w:eastAsia="Times New Roman" w:cs="Arial"/>
          <w:lang w:val="es-ES" w:eastAsia="es-CR"/>
        </w:rPr>
      </w:pPr>
    </w:p>
    <w:p w:rsidR="00805E21" w:rsidRPr="00805E21" w:rsidRDefault="00805E21" w:rsidP="00805E21">
      <w:pPr>
        <w:spacing w:line="240" w:lineRule="auto"/>
        <w:jc w:val="center"/>
        <w:rPr>
          <w:rFonts w:eastAsia="Times New Roman" w:cs="Arial"/>
          <w:lang w:val="es-ES" w:eastAsia="es-CR"/>
        </w:rPr>
      </w:pPr>
    </w:p>
    <w:p w:rsidR="00805E21" w:rsidRPr="00805E21" w:rsidRDefault="00805E21" w:rsidP="00805E21">
      <w:pPr>
        <w:spacing w:line="240" w:lineRule="auto"/>
        <w:ind w:left="720" w:firstLine="1335"/>
        <w:jc w:val="center"/>
        <w:rPr>
          <w:rFonts w:eastAsia="Times New Roman" w:cs="Arial"/>
          <w:lang w:val="es-ES" w:eastAsia="es-CR"/>
        </w:rPr>
      </w:pPr>
      <w:commentRangeStart w:id="165"/>
      <w:r w:rsidRPr="00805E21">
        <w:rPr>
          <w:rFonts w:eastAsia="Times New Roman" w:cs="Arial"/>
          <w:lang w:val="es-ES" w:eastAsia="es-CR"/>
        </w:rPr>
        <w:t>____________________________</w:t>
      </w:r>
      <w:r w:rsidRPr="00805E21">
        <w:rPr>
          <w:rFonts w:eastAsia="Times New Roman" w:cs="Arial"/>
          <w:lang w:val="es-ES" w:eastAsia="es-CR"/>
        </w:rPr>
        <w:tab/>
      </w:r>
      <w:r w:rsidRPr="00805E21">
        <w:rPr>
          <w:rFonts w:eastAsia="Times New Roman" w:cs="Arial"/>
          <w:lang w:val="es-ES" w:eastAsia="es-CR"/>
        </w:rPr>
        <w:tab/>
        <w:t xml:space="preserve">                                               </w:t>
      </w:r>
      <w:r>
        <w:rPr>
          <w:rFonts w:eastAsia="Times New Roman" w:cs="Arial"/>
          <w:lang w:val="es-ES" w:eastAsia="es-CR"/>
        </w:rPr>
        <w:t>Ing. Leonardo Delgado Arroyo, MAP</w:t>
      </w:r>
      <w:r w:rsidRPr="00805E21">
        <w:rPr>
          <w:rFonts w:eastAsia="Times New Roman" w:cs="Arial"/>
          <w:lang w:val="es-ES" w:eastAsia="es-CR"/>
        </w:rPr>
        <w:tab/>
      </w:r>
    </w:p>
    <w:p w:rsidR="00805E21" w:rsidRPr="00805E21" w:rsidRDefault="0015656A" w:rsidP="00805E21">
      <w:pPr>
        <w:spacing w:line="240" w:lineRule="auto"/>
        <w:ind w:firstLine="720"/>
        <w:jc w:val="center"/>
        <w:rPr>
          <w:rFonts w:eastAsia="Times New Roman" w:cs="Arial"/>
          <w:lang w:val="es-ES" w:eastAsia="es-CR"/>
        </w:rPr>
      </w:pPr>
      <w:r>
        <w:rPr>
          <w:rFonts w:eastAsia="Times New Roman" w:cs="Arial"/>
          <w:lang w:val="es-ES" w:eastAsia="es-CR"/>
        </w:rPr>
        <w:t>Tutor de Fondo</w:t>
      </w:r>
    </w:p>
    <w:commentRangeEnd w:id="165"/>
    <w:p w:rsidR="009D6F64" w:rsidRDefault="00D05523" w:rsidP="00805E21">
      <w:pPr>
        <w:spacing w:line="240" w:lineRule="auto"/>
        <w:jc w:val="center"/>
        <w:rPr>
          <w:ins w:id="166" w:author="Michael Hidalgo" w:date="2014-10-07T14:29:00Z"/>
          <w:rFonts w:eastAsia="Times New Roman" w:cs="Arial"/>
          <w:lang w:val="es-ES" w:eastAsia="es-CR"/>
        </w:rPr>
      </w:pPr>
      <w:r>
        <w:rPr>
          <w:rStyle w:val="Refdecomentario"/>
        </w:rPr>
        <w:commentReference w:id="165"/>
      </w:r>
    </w:p>
    <w:p w:rsidR="009D6F64" w:rsidRDefault="009D6F64" w:rsidP="00805E21">
      <w:pPr>
        <w:spacing w:line="240" w:lineRule="auto"/>
        <w:jc w:val="center"/>
        <w:rPr>
          <w:ins w:id="167" w:author="Michael Hidalgo" w:date="2014-10-07T14:29:00Z"/>
          <w:rFonts w:eastAsia="Times New Roman" w:cs="Arial"/>
          <w:lang w:val="es-ES" w:eastAsia="es-CR"/>
        </w:rPr>
      </w:pPr>
    </w:p>
    <w:p w:rsidR="009D6F64" w:rsidRDefault="009D6F64" w:rsidP="00805E21">
      <w:pPr>
        <w:spacing w:line="240" w:lineRule="auto"/>
        <w:jc w:val="center"/>
        <w:rPr>
          <w:ins w:id="168" w:author="Michael Hidalgo" w:date="2014-10-07T14:29:00Z"/>
          <w:rFonts w:eastAsia="Times New Roman" w:cs="Arial"/>
          <w:lang w:val="es-ES" w:eastAsia="es-CR"/>
        </w:rPr>
      </w:pPr>
    </w:p>
    <w:p w:rsidR="009D6F64" w:rsidRPr="00805E21" w:rsidRDefault="009D6F64" w:rsidP="00805E21">
      <w:pPr>
        <w:spacing w:line="240" w:lineRule="auto"/>
        <w:jc w:val="center"/>
        <w:rPr>
          <w:ins w:id="169" w:author="Michael Hidalgo" w:date="2014-10-07T14:29:00Z"/>
          <w:rFonts w:eastAsia="Times New Roman" w:cs="Arial"/>
          <w:lang w:val="es-ES" w:eastAsia="es-CR"/>
        </w:rPr>
      </w:pPr>
    </w:p>
    <w:p w:rsidR="00805E21" w:rsidRDefault="00805E21" w:rsidP="00B41745">
      <w:pPr>
        <w:spacing w:line="240" w:lineRule="auto"/>
        <w:jc w:val="center"/>
        <w:rPr>
          <w:ins w:id="170" w:author="Michael Hidalgo" w:date="2014-10-07T14:31:00Z"/>
          <w:rFonts w:eastAsia="Times New Roman" w:cs="Arial"/>
          <w:sz w:val="20"/>
          <w:szCs w:val="20"/>
          <w:lang w:val="es-ES" w:eastAsia="es-CR"/>
        </w:rPr>
      </w:pPr>
    </w:p>
    <w:p w:rsidR="008369C3" w:rsidRDefault="008369C3" w:rsidP="00B41745">
      <w:pPr>
        <w:spacing w:line="240" w:lineRule="auto"/>
        <w:jc w:val="center"/>
        <w:rPr>
          <w:ins w:id="171" w:author="Michael Hidalgo" w:date="2014-10-08T19:25:00Z"/>
          <w:rFonts w:eastAsia="Times New Roman" w:cs="Arial"/>
          <w:sz w:val="20"/>
          <w:szCs w:val="20"/>
          <w:lang w:val="es-ES" w:eastAsia="es-CR"/>
        </w:rPr>
      </w:pPr>
    </w:p>
    <w:p w:rsidR="00CF1DA5" w:rsidRDefault="00CF1DA5" w:rsidP="00B41745">
      <w:pPr>
        <w:spacing w:line="240" w:lineRule="auto"/>
        <w:jc w:val="center"/>
        <w:rPr>
          <w:ins w:id="172" w:author="Michael Hidalgo" w:date="2014-10-08T19:25:00Z"/>
          <w:rFonts w:eastAsia="Times New Roman" w:cs="Arial"/>
          <w:sz w:val="20"/>
          <w:szCs w:val="20"/>
          <w:lang w:val="es-ES" w:eastAsia="es-CR"/>
        </w:rPr>
      </w:pPr>
    </w:p>
    <w:p w:rsidR="00CF1DA5" w:rsidRDefault="00CF1DA5" w:rsidP="00B41745">
      <w:pPr>
        <w:spacing w:line="240" w:lineRule="auto"/>
        <w:jc w:val="center"/>
        <w:rPr>
          <w:ins w:id="173" w:author="Michael Hidalgo" w:date="2014-10-09T17:01:00Z"/>
          <w:rFonts w:eastAsia="Times New Roman" w:cs="Arial"/>
          <w:sz w:val="20"/>
          <w:szCs w:val="20"/>
          <w:lang w:val="es-ES" w:eastAsia="es-CR"/>
        </w:rPr>
      </w:pPr>
    </w:p>
    <w:p w:rsidR="009F4C97" w:rsidRDefault="009F4C97" w:rsidP="00B41745">
      <w:pPr>
        <w:spacing w:line="240" w:lineRule="auto"/>
        <w:jc w:val="center"/>
        <w:rPr>
          <w:ins w:id="174" w:author="Michael Hidalgo" w:date="2014-10-09T17:01:00Z"/>
          <w:rFonts w:eastAsia="Times New Roman" w:cs="Arial"/>
          <w:sz w:val="20"/>
          <w:szCs w:val="20"/>
          <w:lang w:val="es-ES" w:eastAsia="es-CR"/>
        </w:rPr>
      </w:pPr>
    </w:p>
    <w:p w:rsidR="009F4C97" w:rsidRDefault="009F4C97" w:rsidP="00B41745">
      <w:pPr>
        <w:spacing w:line="240" w:lineRule="auto"/>
        <w:jc w:val="center"/>
        <w:rPr>
          <w:ins w:id="175" w:author="Michael Hidalgo" w:date="2014-10-09T17:01:00Z"/>
          <w:rFonts w:eastAsia="Times New Roman" w:cs="Arial"/>
          <w:sz w:val="20"/>
          <w:szCs w:val="20"/>
          <w:lang w:val="es-ES" w:eastAsia="es-CR"/>
        </w:rPr>
      </w:pPr>
    </w:p>
    <w:p w:rsidR="009F4C97" w:rsidRDefault="009F4C97" w:rsidP="00B41745">
      <w:pPr>
        <w:spacing w:line="240" w:lineRule="auto"/>
        <w:jc w:val="center"/>
        <w:rPr>
          <w:ins w:id="176" w:author="Michael Hidalgo" w:date="2014-10-09T17:04:00Z"/>
          <w:rFonts w:eastAsia="Times New Roman" w:cs="Arial"/>
          <w:sz w:val="20"/>
          <w:szCs w:val="20"/>
          <w:lang w:val="es-ES" w:eastAsia="es-CR"/>
        </w:rPr>
      </w:pPr>
    </w:p>
    <w:p w:rsidR="0089420A" w:rsidRDefault="0089420A" w:rsidP="00B41745">
      <w:pPr>
        <w:spacing w:line="240" w:lineRule="auto"/>
        <w:jc w:val="center"/>
        <w:rPr>
          <w:ins w:id="177" w:author="Michael Hidalgo" w:date="2014-10-09T17:04:00Z"/>
          <w:rFonts w:eastAsia="Times New Roman" w:cs="Arial"/>
          <w:sz w:val="20"/>
          <w:szCs w:val="20"/>
          <w:lang w:val="es-ES" w:eastAsia="es-CR"/>
        </w:rPr>
      </w:pPr>
    </w:p>
    <w:p w:rsidR="0089420A" w:rsidRDefault="0089420A" w:rsidP="00B41745">
      <w:pPr>
        <w:spacing w:line="240" w:lineRule="auto"/>
        <w:jc w:val="center"/>
        <w:rPr>
          <w:ins w:id="178" w:author="Michael Hidalgo" w:date="2014-10-09T17:04:00Z"/>
          <w:rFonts w:eastAsia="Times New Roman" w:cs="Arial"/>
          <w:sz w:val="20"/>
          <w:szCs w:val="20"/>
          <w:lang w:val="es-ES" w:eastAsia="es-CR"/>
        </w:rPr>
      </w:pPr>
    </w:p>
    <w:p w:rsidR="0089420A" w:rsidRDefault="0089420A" w:rsidP="00B41745">
      <w:pPr>
        <w:spacing w:line="240" w:lineRule="auto"/>
        <w:jc w:val="center"/>
        <w:rPr>
          <w:ins w:id="179" w:author="Michael Hidalgo" w:date="2014-10-09T17:04:00Z"/>
          <w:rFonts w:eastAsia="Times New Roman" w:cs="Arial"/>
          <w:sz w:val="20"/>
          <w:szCs w:val="20"/>
          <w:lang w:val="es-ES" w:eastAsia="es-CR"/>
        </w:rPr>
      </w:pPr>
    </w:p>
    <w:p w:rsidR="0089420A" w:rsidRPr="00B41745" w:rsidRDefault="0089420A" w:rsidP="00B41745">
      <w:pPr>
        <w:spacing w:line="240" w:lineRule="auto"/>
        <w:jc w:val="center"/>
        <w:rPr>
          <w:rFonts w:eastAsia="Times New Roman" w:cs="Arial"/>
          <w:sz w:val="20"/>
          <w:szCs w:val="20"/>
          <w:lang w:val="es-ES" w:eastAsia="es-CR"/>
        </w:rPr>
      </w:pPr>
    </w:p>
    <w:p w:rsidR="008369C3" w:rsidRPr="00B41745" w:rsidRDefault="008369C3" w:rsidP="008369C3">
      <w:pPr>
        <w:pStyle w:val="Ttulo1"/>
        <w:jc w:val="center"/>
        <w:rPr>
          <w:lang w:val="es-ES" w:eastAsia="es-ES"/>
        </w:rPr>
      </w:pPr>
      <w:bookmarkStart w:id="180" w:name="_Toc274493506"/>
      <w:bookmarkStart w:id="181" w:name="_Toc274494343"/>
      <w:bookmarkStart w:id="182" w:name="_Toc299199689"/>
      <w:r w:rsidRPr="00B41745">
        <w:lastRenderedPageBreak/>
        <w:t>CARTA DEL TUTOR</w:t>
      </w:r>
      <w:bookmarkEnd w:id="180"/>
      <w:bookmarkEnd w:id="181"/>
      <w:r>
        <w:t xml:space="preserve"> </w:t>
      </w:r>
    </w:p>
    <w:p w:rsidR="008369C3" w:rsidRPr="00B41745" w:rsidRDefault="008369C3" w:rsidP="008369C3">
      <w:pPr>
        <w:spacing w:line="360" w:lineRule="auto"/>
        <w:ind w:left="4320"/>
        <w:jc w:val="lef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 xml:space="preserve">11 de Diciembre </w:t>
      </w:r>
      <w:r w:rsidRPr="00B41745">
        <w:rPr>
          <w:rFonts w:eastAsia="Times New Roman" w:cs="Arial"/>
          <w:lang w:val="es-ES" w:eastAsia="es-ES"/>
        </w:rPr>
        <w:t xml:space="preserve"> del 2014</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Directora de la Escuela de Ingeniería Informática</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Sirva la presente para saludarla y hacer de su conocimiento mi aprobación, en calidad de Tutor del trabajo realizado por el estudiante </w:t>
      </w:r>
      <w:r>
        <w:rPr>
          <w:rFonts w:eastAsia="Times New Roman" w:cs="Arial"/>
          <w:lang w:val="es-ES" w:eastAsia="es-ES"/>
        </w:rPr>
        <w:t>Michael Hidalgo Fallas</w:t>
      </w:r>
      <w:r w:rsidRPr="00B41745">
        <w:rPr>
          <w:rFonts w:eastAsia="Times New Roman" w:cs="Arial"/>
          <w:lang w:val="es-ES" w:eastAsia="es-ES"/>
        </w:rPr>
        <w:t>, portador de la cédula número</w:t>
      </w:r>
      <w:r>
        <w:rPr>
          <w:rFonts w:eastAsia="Times New Roman" w:cs="Arial"/>
          <w:lang w:val="es-ES" w:eastAsia="es-ES"/>
        </w:rPr>
        <w:t xml:space="preserve"> 1-12750522</w:t>
      </w:r>
      <w:r w:rsidRPr="00B41745">
        <w:rPr>
          <w:rFonts w:eastAsia="Times New Roman" w:cs="Arial"/>
          <w:lang w:val="es-ES" w:eastAsia="es-ES"/>
        </w:rPr>
        <w:t xml:space="preserve">, en su Informe Final de Graduación titulado: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lang w:val="es-ES" w:eastAsia="es-ES"/>
        </w:rPr>
        <w:t>.</w:t>
      </w:r>
      <w:r w:rsidRPr="00B41745">
        <w:rPr>
          <w:rFonts w:eastAsia="Times New Roman" w:cs="Arial"/>
          <w:b/>
          <w:bCs/>
          <w:lang w:val="es-ES" w:eastAsia="es-ES"/>
        </w:rPr>
        <w:t> </w:t>
      </w:r>
      <w:r w:rsidRPr="00B41745">
        <w:rPr>
          <w:rFonts w:eastAsia="Times New Roman" w:cs="Arial"/>
          <w:lang w:val="es-ES" w:eastAsia="es-ES"/>
        </w:rPr>
        <w:t>Hago constar que se han revisado y corregido todos los aspectos referentes a este documento, por lo que manifiesto que se encuentra listo para ser presentado a la Universidad Internacional de las Américas como Informe Final de Graduación.</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Atentamente, </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________________________</w:t>
      </w:r>
    </w:p>
    <w:p w:rsidR="008369C3" w:rsidRPr="00B41745" w:rsidRDefault="008369C3" w:rsidP="008369C3">
      <w:pPr>
        <w:spacing w:line="360" w:lineRule="auto"/>
        <w:jc w:val="center"/>
        <w:rPr>
          <w:rFonts w:eastAsia="Times New Roman" w:cs="Arial"/>
          <w:lang w:val="es-ES" w:eastAsia="es-ES"/>
        </w:rPr>
      </w:pPr>
      <w:r>
        <w:rPr>
          <w:rFonts w:eastAsia="Times New Roman" w:cs="Arial"/>
          <w:lang w:val="es-ES" w:eastAsia="es-ES"/>
        </w:rPr>
        <w:t>Ing. Leonardo Delgado Arroyo, MAP</w:t>
      </w:r>
    </w:p>
    <w:p w:rsidR="009F4C97" w:rsidRDefault="008369C3" w:rsidP="008369C3">
      <w:pPr>
        <w:spacing w:line="360" w:lineRule="auto"/>
        <w:jc w:val="center"/>
        <w:rPr>
          <w:ins w:id="183" w:author="Michael Hidalgo" w:date="2014-10-09T17:01:00Z"/>
          <w:rFonts w:eastAsia="Times New Roman" w:cs="Arial"/>
          <w:lang w:val="es-ES" w:eastAsia="es-ES"/>
        </w:rPr>
      </w:pPr>
      <w:r w:rsidRPr="00B41745">
        <w:rPr>
          <w:rFonts w:eastAsia="Times New Roman" w:cs="Arial"/>
          <w:lang w:val="es-ES" w:eastAsia="es-ES"/>
        </w:rPr>
        <w:t>Tutor</w:t>
      </w:r>
      <w:r>
        <w:rPr>
          <w:rFonts w:eastAsia="Times New Roman" w:cs="Arial"/>
          <w:lang w:val="es-ES" w:eastAsia="es-ES"/>
        </w:rPr>
        <w:t xml:space="preserve"> de Fondo</w:t>
      </w:r>
    </w:p>
    <w:p w:rsidR="009F4C97" w:rsidRDefault="009F4C97" w:rsidP="009F4C97">
      <w:pPr>
        <w:spacing w:line="360" w:lineRule="auto"/>
        <w:jc w:val="center"/>
        <w:rPr>
          <w:ins w:id="184" w:author="Michael Hidalgo" w:date="2014-10-09T17:01:00Z"/>
        </w:rPr>
      </w:pPr>
    </w:p>
    <w:p w:rsidR="008369C3" w:rsidRPr="00B41745" w:rsidRDefault="008369C3" w:rsidP="008369C3">
      <w:pPr>
        <w:pStyle w:val="Ttulo1"/>
        <w:jc w:val="center"/>
        <w:rPr>
          <w:szCs w:val="20"/>
        </w:rPr>
      </w:pPr>
      <w:bookmarkStart w:id="185" w:name="_Toc274493507"/>
      <w:bookmarkStart w:id="186" w:name="_Toc274494344"/>
      <w:r w:rsidRPr="00B41745">
        <w:lastRenderedPageBreak/>
        <w:t>CARTA DEL FILÓLOGO</w:t>
      </w:r>
      <w:bookmarkEnd w:id="185"/>
      <w:bookmarkEnd w:id="186"/>
    </w:p>
    <w:p w:rsidR="008369C3" w:rsidRPr="00B41745" w:rsidRDefault="008369C3" w:rsidP="008369C3">
      <w:pPr>
        <w:spacing w:line="360" w:lineRule="auto"/>
        <w:ind w:left="4320"/>
        <w:jc w:val="left"/>
        <w:rPr>
          <w:rFonts w:eastAsia="Times New Roman" w:cs="Arial"/>
          <w:lang w:val="es-ES" w:eastAsia="es-ES"/>
        </w:rPr>
      </w:pPr>
    </w:p>
    <w:p w:rsidR="008369C3" w:rsidRPr="00B41745" w:rsidRDefault="008369C3" w:rsidP="008369C3">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11 de Diciembre</w:t>
      </w:r>
      <w:r w:rsidRPr="00B41745">
        <w:rPr>
          <w:rFonts w:eastAsia="Times New Roman" w:cs="Arial"/>
          <w:lang w:val="es-ES" w:eastAsia="es-ES"/>
        </w:rPr>
        <w:t xml:space="preserve"> del 2014 </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Directora de la Escuela de Ingeniería Informática </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S. O.</w:t>
      </w:r>
      <w:r w:rsidRPr="00B41745">
        <w:rPr>
          <w:rFonts w:eastAsia="Times New Roman" w:cs="Arial"/>
          <w:lang w:val="es-ES" w:eastAsia="es-ES"/>
        </w:rPr>
        <w:br/>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 </w:t>
      </w:r>
    </w:p>
    <w:p w:rsidR="008369C3" w:rsidRPr="00B41745" w:rsidRDefault="008369C3" w:rsidP="008369C3">
      <w:pPr>
        <w:spacing w:line="360" w:lineRule="auto"/>
        <w:rPr>
          <w:rFonts w:eastAsia="Times New Roman" w:cs="Arial"/>
          <w:lang w:val="es-ES" w:eastAsia="es-ES"/>
        </w:rPr>
      </w:pPr>
    </w:p>
    <w:p w:rsidR="008369C3" w:rsidRPr="00B41745" w:rsidRDefault="008369C3" w:rsidP="008369C3">
      <w:pPr>
        <w:spacing w:line="360" w:lineRule="auto"/>
        <w:ind w:firstLine="708"/>
        <w:rPr>
          <w:rFonts w:eastAsia="Times New Roman" w:cs="Arial"/>
          <w:b/>
          <w:bCs/>
          <w:lang w:val="es-ES" w:eastAsia="es-ES"/>
        </w:rPr>
      </w:pPr>
      <w:r w:rsidRPr="00B41745">
        <w:rPr>
          <w:rFonts w:eastAsia="Times New Roman" w:cs="Arial"/>
          <w:lang w:val="es-ES" w:eastAsia="es-ES"/>
        </w:rPr>
        <w:t xml:space="preserve">Hago de su conocimiento que he recibido del estudiante </w:t>
      </w:r>
      <w:r>
        <w:rPr>
          <w:rFonts w:eastAsia="Times New Roman" w:cs="Arial"/>
          <w:lang w:val="es-ES" w:eastAsia="es-ES"/>
        </w:rPr>
        <w:t>Michael Hidalgo Fallas</w:t>
      </w:r>
      <w:r w:rsidRPr="00B41745">
        <w:rPr>
          <w:rFonts w:eastAsia="Times New Roman" w:cs="Arial"/>
          <w:lang w:val="es-ES" w:eastAsia="es-ES"/>
        </w:rPr>
        <w:t xml:space="preserve">, cédula número </w:t>
      </w:r>
      <w:r>
        <w:rPr>
          <w:rFonts w:eastAsia="Times New Roman" w:cs="Arial"/>
          <w:lang w:val="es-ES" w:eastAsia="es-ES"/>
        </w:rPr>
        <w:t>1-12750522</w:t>
      </w:r>
      <w:r w:rsidRPr="00B41745">
        <w:rPr>
          <w:rFonts w:eastAsia="Times New Roman" w:cs="Arial"/>
          <w:lang w:val="es-ES" w:eastAsia="es-ES"/>
        </w:rPr>
        <w:t>, el Informe Final de Graduación</w:t>
      </w:r>
      <w:r w:rsidRPr="00B41745">
        <w:rPr>
          <w:rFonts w:eastAsia="Times New Roman" w:cs="Arial"/>
          <w:b/>
          <w:lang w:val="es-ES" w:eastAsia="es-ES"/>
        </w:rPr>
        <w:t>,</w:t>
      </w:r>
      <w:r w:rsidRPr="00B41745">
        <w:rPr>
          <w:rFonts w:eastAsia="Times New Roman" w:cs="Arial"/>
          <w:lang w:val="es-ES" w:eastAsia="es-ES"/>
        </w:rPr>
        <w:t xml:space="preserve"> que lleva por título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bCs/>
          <w:lang w:val="es-ES" w:eastAsia="es-ES"/>
        </w:rPr>
        <w:t>, para su corrección filológica.</w:t>
      </w:r>
      <w:r w:rsidRPr="00B41745">
        <w:rPr>
          <w:rFonts w:eastAsia="Times New Roman" w:cs="Arial"/>
          <w:b/>
          <w:bCs/>
          <w:lang w:val="es-ES" w:eastAsia="es-ES"/>
        </w:rPr>
        <w:t xml:space="preserve">  </w:t>
      </w:r>
    </w:p>
    <w:p w:rsidR="008369C3" w:rsidRPr="00B41745" w:rsidRDefault="008369C3" w:rsidP="008369C3">
      <w:pPr>
        <w:spacing w:line="360" w:lineRule="auto"/>
        <w:ind w:firstLine="708"/>
        <w:rPr>
          <w:rFonts w:eastAsia="Times New Roman" w:cs="Arial"/>
          <w:lang w:val="es-ES" w:eastAsia="es-ES"/>
        </w:rPr>
      </w:pP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He procedido a revisar los aspectos de forma, redacción, estilo y otros vicios del lenguaje que se pudieron trasladar al texto.</w:t>
      </w:r>
    </w:p>
    <w:p w:rsidR="008369C3" w:rsidRPr="00B41745" w:rsidRDefault="008369C3" w:rsidP="008369C3">
      <w:pPr>
        <w:spacing w:line="360" w:lineRule="auto"/>
        <w:rPr>
          <w:rFonts w:eastAsia="Times New Roman" w:cs="Arial"/>
          <w:lang w:val="es-ES" w:eastAsia="es-ES"/>
        </w:rPr>
      </w:pPr>
    </w:p>
    <w:p w:rsidR="008369C3" w:rsidRPr="00B41745" w:rsidRDefault="008369C3" w:rsidP="008369C3">
      <w:pPr>
        <w:spacing w:line="360" w:lineRule="auto"/>
        <w:ind w:firstLine="708"/>
        <w:rPr>
          <w:rFonts w:eastAsia="Times New Roman" w:cs="Arial"/>
          <w:lang w:val="es-ES" w:eastAsia="es-ES"/>
        </w:rPr>
      </w:pPr>
      <w:r w:rsidRPr="00B41745">
        <w:rPr>
          <w:rFonts w:eastAsia="Times New Roman" w:cs="Arial"/>
          <w:lang w:val="es-ES" w:eastAsia="es-ES"/>
        </w:rPr>
        <w:t>Una vez comprobadas las correcciones por parte del interesado, expido esta carta de aprobación para lo que corresponda.</w:t>
      </w: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Atentamente, </w:t>
      </w:r>
      <w:r w:rsidRPr="00B41745">
        <w:rPr>
          <w:rFonts w:eastAsia="Times New Roman" w:cs="Arial"/>
          <w:lang w:val="es-ES" w:eastAsia="es-ES"/>
        </w:rPr>
        <w:br/>
      </w:r>
    </w:p>
    <w:p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XXXXXXXXXXXXXXXXX</w:t>
      </w:r>
    </w:p>
    <w:p w:rsidR="008369C3" w:rsidRDefault="008369C3" w:rsidP="008369C3">
      <w:pPr>
        <w:spacing w:line="360" w:lineRule="auto"/>
        <w:jc w:val="center"/>
        <w:rPr>
          <w:lang w:eastAsia="es-CR"/>
        </w:rPr>
      </w:pPr>
      <w:r w:rsidRPr="00B41745">
        <w:rPr>
          <w:rFonts w:eastAsia="Times New Roman" w:cs="Arial"/>
          <w:lang w:val="es-ES" w:eastAsia="es-ES"/>
        </w:rPr>
        <w:t>Carné 999999</w:t>
      </w:r>
    </w:p>
    <w:p w:rsidR="00B41745" w:rsidRPr="00B41745" w:rsidRDefault="00B41745" w:rsidP="00B41745">
      <w:pPr>
        <w:pStyle w:val="Ttulo1"/>
        <w:jc w:val="center"/>
        <w:rPr>
          <w:lang w:val="es-CR"/>
        </w:rPr>
      </w:pPr>
      <w:bookmarkStart w:id="187" w:name="_Toc274493508"/>
      <w:bookmarkStart w:id="188" w:name="_Toc274494345"/>
      <w:r w:rsidRPr="00B41745">
        <w:lastRenderedPageBreak/>
        <w:t>CÓDIGO DE ÉTICA</w:t>
      </w:r>
      <w:bookmarkEnd w:id="182"/>
      <w:bookmarkEnd w:id="187"/>
      <w:bookmarkEnd w:id="188"/>
    </w:p>
    <w:tbl>
      <w:tblPr>
        <w:tblW w:w="0" w:type="auto"/>
        <w:tblLook w:val="04A0"/>
      </w:tblPr>
      <w:tblGrid>
        <w:gridCol w:w="2371"/>
        <w:gridCol w:w="6230"/>
      </w:tblGrid>
      <w:tr w:rsidR="00B41745" w:rsidRPr="00B41745" w:rsidTr="00C70B7C">
        <w:trPr>
          <w:trHeight w:val="597"/>
        </w:trPr>
        <w:tc>
          <w:tcPr>
            <w:tcW w:w="2385" w:type="dxa"/>
          </w:tcPr>
          <w:p w:rsidR="00B41745" w:rsidRPr="00B41745" w:rsidRDefault="00B41745" w:rsidP="00B41745">
            <w:pPr>
              <w:spacing w:line="240" w:lineRule="auto"/>
              <w:jc w:val="center"/>
              <w:rPr>
                <w:rFonts w:eastAsia="Times New Roman" w:cs="Arial"/>
                <w:b/>
                <w:lang w:val="en-US" w:eastAsia="es-CR"/>
              </w:rPr>
            </w:pPr>
            <w:r w:rsidRPr="00B41745">
              <w:rPr>
                <w:rFonts w:eastAsia="Times New Roman" w:cs="Arial"/>
                <w:b/>
                <w:noProof/>
                <w:lang w:val="en-US"/>
              </w:rPr>
              <w:drawing>
                <wp:inline distT="0" distB="0" distL="0" distR="0">
                  <wp:extent cx="666750" cy="67627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66750" cy="676275"/>
                          </a:xfrm>
                          <a:prstGeom prst="rect">
                            <a:avLst/>
                          </a:prstGeom>
                          <a:noFill/>
                          <a:ln w="9525">
                            <a:noFill/>
                            <a:miter lim="800000"/>
                            <a:headEnd/>
                            <a:tailEnd/>
                          </a:ln>
                        </pic:spPr>
                      </pic:pic>
                    </a:graphicData>
                  </a:graphic>
                </wp:inline>
              </w:drawing>
            </w:r>
          </w:p>
        </w:tc>
        <w:tc>
          <w:tcPr>
            <w:tcW w:w="6289" w:type="dxa"/>
          </w:tcPr>
          <w:p w:rsidR="00B41745" w:rsidRPr="00B41745" w:rsidRDefault="00B41745" w:rsidP="00B41745">
            <w:pPr>
              <w:autoSpaceDE w:val="0"/>
              <w:autoSpaceDN w:val="0"/>
              <w:adjustRightInd w:val="0"/>
              <w:spacing w:line="240" w:lineRule="auto"/>
              <w:jc w:val="center"/>
              <w:rPr>
                <w:rFonts w:eastAsia="Calibri" w:cs="Arial"/>
                <w:b/>
                <w:color w:val="000000"/>
                <w:lang w:val="es-CR" w:eastAsia="es-CR"/>
              </w:rPr>
            </w:pPr>
          </w:p>
          <w:p w:rsidR="00B41745" w:rsidRPr="00B41745" w:rsidRDefault="00B41745" w:rsidP="00B41745">
            <w:pPr>
              <w:autoSpaceDE w:val="0"/>
              <w:autoSpaceDN w:val="0"/>
              <w:adjustRightInd w:val="0"/>
              <w:spacing w:line="240" w:lineRule="auto"/>
              <w:jc w:val="left"/>
              <w:rPr>
                <w:rFonts w:eastAsia="Calibri" w:cs="Arial"/>
                <w:color w:val="000000"/>
                <w:lang w:val="es-CR" w:eastAsia="es-CR"/>
              </w:rPr>
            </w:pPr>
            <w:r w:rsidRPr="00B41745">
              <w:rPr>
                <w:rFonts w:eastAsia="Calibri" w:cs="Arial"/>
                <w:b/>
                <w:color w:val="000000"/>
                <w:lang w:val="es-CR" w:eastAsia="es-CR"/>
              </w:rPr>
              <w:t>U</w:t>
            </w:r>
            <w:r w:rsidRPr="00B41745">
              <w:rPr>
                <w:rFonts w:eastAsia="Calibri" w:cs="Arial"/>
                <w:b/>
                <w:bCs/>
                <w:color w:val="000000"/>
                <w:lang w:val="es-CR" w:eastAsia="es-CR"/>
              </w:rPr>
              <w:t>niversidad Internacional de las Américas</w:t>
            </w:r>
          </w:p>
          <w:p w:rsidR="00B41745" w:rsidRPr="00B41745" w:rsidRDefault="00B41745" w:rsidP="00B41745">
            <w:pPr>
              <w:autoSpaceDE w:val="0"/>
              <w:autoSpaceDN w:val="0"/>
              <w:adjustRightInd w:val="0"/>
              <w:spacing w:line="240" w:lineRule="auto"/>
              <w:jc w:val="left"/>
              <w:rPr>
                <w:rFonts w:eastAsia="Calibri" w:cs="Arial"/>
                <w:b/>
                <w:bCs/>
                <w:color w:val="000000"/>
                <w:lang w:val="es-CR" w:eastAsia="es-CR"/>
              </w:rPr>
            </w:pPr>
            <w:r w:rsidRPr="00B41745">
              <w:rPr>
                <w:rFonts w:eastAsia="Calibri" w:cs="Arial"/>
                <w:b/>
                <w:bCs/>
                <w:color w:val="000000"/>
                <w:lang w:val="es-CR" w:eastAsia="es-CR"/>
              </w:rPr>
              <w:t xml:space="preserve">                       Código de Ética</w:t>
            </w:r>
          </w:p>
          <w:p w:rsidR="00B41745" w:rsidRPr="00B41745" w:rsidRDefault="00B41745" w:rsidP="00B41745">
            <w:pPr>
              <w:spacing w:line="240" w:lineRule="auto"/>
              <w:jc w:val="center"/>
              <w:rPr>
                <w:rFonts w:eastAsia="Times New Roman" w:cs="Arial"/>
                <w:b/>
                <w:lang w:val="es-ES" w:eastAsia="es-CR"/>
              </w:rPr>
            </w:pPr>
          </w:p>
        </w:tc>
      </w:tr>
    </w:tbl>
    <w:p w:rsidR="00B41745" w:rsidRPr="00B41745" w:rsidRDefault="00B41745" w:rsidP="00B41745">
      <w:pPr>
        <w:autoSpaceDE w:val="0"/>
        <w:autoSpaceDN w:val="0"/>
        <w:adjustRightInd w:val="0"/>
        <w:spacing w:line="240" w:lineRule="auto"/>
        <w:rPr>
          <w:rFonts w:eastAsia="Calibri" w:cs="Arial"/>
          <w:color w:val="000000"/>
          <w:lang w:val="es-CR" w:eastAsia="es-CR"/>
        </w:rPr>
      </w:pPr>
      <w:r w:rsidRPr="00B41745">
        <w:rPr>
          <w:rFonts w:eastAsia="Calibri" w:cs="Arial"/>
          <w:color w:val="000000"/>
          <w:lang w:val="es-CR" w:eastAsia="es-CR"/>
        </w:rPr>
        <w:t xml:space="preserve">El suscrito </w:t>
      </w:r>
      <w:r w:rsidR="00432112">
        <w:rPr>
          <w:rFonts w:eastAsia="Calibri" w:cs="Arial"/>
          <w:color w:val="000000"/>
          <w:lang w:val="es-CR" w:eastAsia="es-CR"/>
        </w:rPr>
        <w:t>Michael Hidalgo Fallas</w:t>
      </w:r>
      <w:r w:rsidRPr="00B41745">
        <w:rPr>
          <w:rFonts w:eastAsia="Calibri" w:cs="Arial"/>
          <w:color w:val="000000"/>
          <w:lang w:val="es-CR" w:eastAsia="es-CR"/>
        </w:rPr>
        <w:t xml:space="preserve">, número de carné: </w:t>
      </w:r>
      <w:r w:rsidR="00432112">
        <w:rPr>
          <w:rFonts w:eastAsia="Calibri" w:cs="Arial"/>
          <w:color w:val="000000"/>
          <w:lang w:val="es-CR" w:eastAsia="es-CR"/>
        </w:rPr>
        <w:t>090506</w:t>
      </w:r>
      <w:r w:rsidRPr="00B41745">
        <w:rPr>
          <w:rFonts w:eastAsia="Calibri" w:cs="Arial"/>
          <w:color w:val="000000"/>
          <w:lang w:val="es-CR" w:eastAsia="es-CR"/>
        </w:rPr>
        <w:t xml:space="preserve">, graduado del grado de </w:t>
      </w:r>
      <w:r w:rsidR="00432112">
        <w:rPr>
          <w:rFonts w:eastAsia="Calibri" w:cs="Arial"/>
          <w:color w:val="000000"/>
          <w:lang w:val="es-CR" w:eastAsia="es-CR"/>
        </w:rPr>
        <w:t>Bachillerato</w:t>
      </w:r>
      <w:r w:rsidRPr="00B41745">
        <w:rPr>
          <w:rFonts w:eastAsia="Calibri" w:cs="Arial"/>
          <w:color w:val="000000"/>
          <w:lang w:val="es-CR" w:eastAsia="es-CR"/>
        </w:rPr>
        <w:t xml:space="preserve"> de la carrera de </w:t>
      </w:r>
      <w:r w:rsidR="00887731">
        <w:rPr>
          <w:rFonts w:eastAsia="Calibri" w:cs="Arial"/>
          <w:color w:val="000000"/>
          <w:lang w:val="es-CR" w:eastAsia="es-CR"/>
        </w:rPr>
        <w:t>Ingeniería en Sistemas de Información</w:t>
      </w:r>
      <w:r w:rsidRPr="00B41745">
        <w:rPr>
          <w:rFonts w:eastAsia="Calibri" w:cs="Arial"/>
          <w:color w:val="000000"/>
          <w:lang w:val="es-CR" w:eastAsia="es-CR"/>
        </w:rPr>
        <w:t xml:space="preserve"> de la Universidad Internacional de las Américas, se compromete a cumplir, durante el ejercicio profesional, con el Código de Ética de la Institución, que se rige por los siguiente principios: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PROBIDAD: </w:t>
      </w:r>
      <w:r w:rsidRPr="00B41745">
        <w:rPr>
          <w:rFonts w:eastAsia="Times New Roman" w:cs="Arial"/>
          <w:color w:val="000000"/>
          <w:lang w:val="es-CR" w:eastAsia="es-CR"/>
        </w:rPr>
        <w:t xml:space="preserve">actuar siempre con rectitud y honradez.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PRUDENCIA: </w:t>
      </w:r>
      <w:r w:rsidRPr="00B41745">
        <w:rPr>
          <w:rFonts w:eastAsia="Times New Roman" w:cs="Arial"/>
          <w:color w:val="000000"/>
          <w:lang w:val="es-CR" w:eastAsia="es-CR"/>
        </w:rPr>
        <w:t xml:space="preserve">actuar con pleno conocimiento de la materia sometida a su consideración.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JUSTICIA: </w:t>
      </w:r>
      <w:r w:rsidRPr="00B41745">
        <w:rPr>
          <w:rFonts w:eastAsia="Times New Roman" w:cs="Arial"/>
          <w:color w:val="000000"/>
          <w:lang w:val="es-CR" w:eastAsia="es-CR"/>
        </w:rPr>
        <w:t xml:space="preserve">permanente disposición hacia las funciones de la profesión, bajo los lineamientos legales que debe respetar todo profesional.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RESPONSABILIDAD: </w:t>
      </w:r>
      <w:r w:rsidRPr="00B41745">
        <w:rPr>
          <w:rFonts w:eastAsia="Times New Roman" w:cs="Arial"/>
          <w:color w:val="000000"/>
          <w:lang w:val="es-CR" w:eastAsia="es-CR"/>
        </w:rPr>
        <w:t xml:space="preserve">cumplir con los deberes, tanto en calidad como en oportunidad.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DISCRECIÓN: </w:t>
      </w:r>
      <w:r w:rsidRPr="00B41745">
        <w:rPr>
          <w:rFonts w:eastAsia="Times New Roman" w:cs="Arial"/>
          <w:color w:val="000000"/>
          <w:lang w:val="es-CR" w:eastAsia="es-CR"/>
        </w:rPr>
        <w:t xml:space="preserve">guardar respeto sobre los hechos o informaciones de los que tenga conocimiento con motivo del ejercicio profesional, sin que esto perjudique las funciones y responsabilidades.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INDEPENDENCIA DE CRITERIO: </w:t>
      </w:r>
      <w:r w:rsidRPr="00B41745">
        <w:rPr>
          <w:rFonts w:eastAsia="Times New Roman" w:cs="Arial"/>
          <w:color w:val="000000"/>
          <w:lang w:val="es-CR" w:eastAsia="es-CR"/>
        </w:rPr>
        <w:t xml:space="preserve">no involucrarse o comprometerse con situaciones, intereses o actividades contrarias a la moral, a la sana crítica y que, por ley, sean incompatibles con las funciones profesionales correspondientes.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DIGNIDAD Y DECORO: </w:t>
      </w:r>
      <w:r w:rsidRPr="00B41745">
        <w:rPr>
          <w:rFonts w:eastAsia="Times New Roman" w:cs="Arial"/>
          <w:color w:val="000000"/>
          <w:lang w:val="es-CR" w:eastAsia="es-CR"/>
        </w:rPr>
        <w:t xml:space="preserve">actuar con sobriedad y moderación.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TOLERANCIA: </w:t>
      </w:r>
      <w:r w:rsidRPr="00B41745">
        <w:rPr>
          <w:rFonts w:eastAsia="Times New Roman" w:cs="Arial"/>
          <w:color w:val="000000"/>
          <w:lang w:val="es-CR" w:eastAsia="es-CR"/>
        </w:rPr>
        <w:t xml:space="preserve">evidenciar una actitud paciente y de comprensión ante las opiniones divergentes que puedan expresar otras personas.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EQUILIBRIO: </w:t>
      </w:r>
      <w:r w:rsidRPr="00B41745">
        <w:rPr>
          <w:rFonts w:eastAsia="Times New Roman" w:cs="Arial"/>
          <w:color w:val="000000"/>
          <w:lang w:val="es-CR" w:eastAsia="es-CR"/>
        </w:rPr>
        <w:t xml:space="preserve">desempeñar las funciones profesionales con sentido práctico, buen juicio y equidad.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ACTUALIZACIÓN: </w:t>
      </w:r>
      <w:r w:rsidRPr="00B41745">
        <w:rPr>
          <w:rFonts w:eastAsia="Times New Roman" w:cs="Arial"/>
          <w:color w:val="000000"/>
          <w:lang w:val="es-CR" w:eastAsia="es-CR"/>
        </w:rPr>
        <w:t xml:space="preserve">comprometer parte del tiempo en actualizar los conocimientos y adaptarlos en el desarrollo de la actividad profesional.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VOCACIÓN: </w:t>
      </w:r>
      <w:r w:rsidRPr="00B41745">
        <w:rPr>
          <w:rFonts w:eastAsia="Times New Roman" w:cs="Arial"/>
          <w:color w:val="000000"/>
          <w:lang w:val="es-CR" w:eastAsia="es-CR"/>
        </w:rPr>
        <w:t xml:space="preserve">mostrar siempre apego al trabajo y a la educación recibida, como fundamentos para el desempeño laboral. </w:t>
      </w:r>
    </w:p>
    <w:p w:rsidR="00B41745" w:rsidRPr="00B41745" w:rsidRDefault="00B41745" w:rsidP="00B41745">
      <w:pPr>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BUENA FE: </w:t>
      </w:r>
      <w:r w:rsidRPr="00B41745">
        <w:rPr>
          <w:rFonts w:eastAsia="Times New Roman" w:cs="Arial"/>
          <w:color w:val="000000"/>
          <w:lang w:val="es-CR" w:eastAsia="es-CR"/>
        </w:rPr>
        <w:t>toda conducta o comportamiento, criterio emitido y labor desempeñada debe basarse en los más altos principios éticos y tendrá como fundamento la buena fe.</w:t>
      </w:r>
    </w:p>
    <w:p w:rsidR="00B41745" w:rsidRPr="00B41745" w:rsidRDefault="00B41745" w:rsidP="00B41745">
      <w:pPr>
        <w:spacing w:line="240" w:lineRule="auto"/>
        <w:rPr>
          <w:rFonts w:eastAsia="Times New Roman" w:cs="Arial"/>
          <w:color w:val="000000"/>
          <w:lang w:val="es-CR" w:eastAsia="es-CR"/>
        </w:rPr>
      </w:pPr>
    </w:p>
    <w:p w:rsidR="00B41745" w:rsidRPr="00B41745" w:rsidRDefault="00B41745" w:rsidP="00B41745">
      <w:pPr>
        <w:spacing w:line="240" w:lineRule="auto"/>
        <w:rPr>
          <w:rFonts w:eastAsia="Times New Roman" w:cs="Arial"/>
          <w:b/>
          <w:lang w:val="es-ES" w:eastAsia="es-CR"/>
        </w:rPr>
      </w:pPr>
    </w:p>
    <w:p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______________________________</w:t>
      </w:r>
    </w:p>
    <w:p w:rsidR="00B41745" w:rsidRPr="00B41745" w:rsidRDefault="002031BC" w:rsidP="00B41745">
      <w:pPr>
        <w:spacing w:line="240" w:lineRule="auto"/>
        <w:jc w:val="right"/>
        <w:rPr>
          <w:rFonts w:eastAsia="Times New Roman" w:cs="Arial"/>
          <w:b/>
          <w:lang w:val="es-ES" w:eastAsia="es-CR"/>
        </w:rPr>
      </w:pPr>
      <w:r>
        <w:rPr>
          <w:rFonts w:eastAsia="Times New Roman" w:cs="Arial"/>
          <w:b/>
          <w:lang w:val="es-ES" w:eastAsia="es-CR"/>
        </w:rPr>
        <w:t>Michael Hidalgo Fallas</w:t>
      </w:r>
    </w:p>
    <w:p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 xml:space="preserve">Cédula: </w:t>
      </w:r>
      <w:r w:rsidR="002031BC">
        <w:rPr>
          <w:rFonts w:eastAsia="Times New Roman" w:cs="Arial"/>
          <w:b/>
          <w:lang w:val="es-ES" w:eastAsia="es-CR"/>
        </w:rPr>
        <w:t>1-12750522</w:t>
      </w:r>
    </w:p>
    <w:p w:rsidR="00B41745" w:rsidRPr="00B41745" w:rsidRDefault="00B41745" w:rsidP="00E803D0">
      <w:pPr>
        <w:pStyle w:val="Ttulo1"/>
        <w:jc w:val="center"/>
        <w:rPr>
          <w:lang w:val="es-ES"/>
        </w:rPr>
      </w:pPr>
      <w:bookmarkStart w:id="189" w:name="_Toc299199694"/>
      <w:bookmarkStart w:id="190" w:name="_Toc274493509"/>
      <w:bookmarkStart w:id="191" w:name="_Toc274494346"/>
      <w:r w:rsidRPr="00B41745">
        <w:rPr>
          <w:lang w:val="es-ES"/>
        </w:rPr>
        <w:lastRenderedPageBreak/>
        <w:t>CARTA DE LA DIRECTORA  DE CARRERA</w:t>
      </w:r>
      <w:bookmarkEnd w:id="189"/>
      <w:bookmarkEnd w:id="190"/>
      <w:bookmarkEnd w:id="191"/>
      <w:r w:rsidRPr="00B41745">
        <w:rPr>
          <w:lang w:val="es-ES"/>
        </w:rPr>
        <w:t> </w:t>
      </w:r>
      <w:r w:rsidRPr="00B41745">
        <w:rPr>
          <w:lang w:val="es-ES"/>
        </w:rPr>
        <w:br/>
      </w:r>
    </w:p>
    <w:p w:rsidR="00B41745" w:rsidRPr="00B41745" w:rsidRDefault="00B41745" w:rsidP="00B41745">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sidR="00546072">
        <w:rPr>
          <w:rFonts w:eastAsia="Times New Roman" w:cs="Arial"/>
          <w:lang w:val="es-ES" w:eastAsia="es-ES"/>
        </w:rPr>
        <w:t>11 de Diciembre</w:t>
      </w:r>
      <w:r w:rsidRPr="00B41745">
        <w:rPr>
          <w:rFonts w:eastAsia="Times New Roman" w:cs="Arial"/>
          <w:lang w:val="es-ES" w:eastAsia="es-ES"/>
        </w:rPr>
        <w:t xml:space="preserve"> del 2014 </w:t>
      </w:r>
    </w:p>
    <w:p w:rsidR="00B41745" w:rsidRPr="00B41745" w:rsidRDefault="00B41745" w:rsidP="00B41745">
      <w:pPr>
        <w:spacing w:line="360" w:lineRule="auto"/>
        <w:jc w:val="left"/>
        <w:rPr>
          <w:rFonts w:eastAsia="Times New Roman" w:cs="Arial"/>
          <w:lang w:val="es-ES" w:eastAsia="es-ES"/>
        </w:rPr>
      </w:pPr>
    </w:p>
    <w:p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Señores</w:t>
      </w:r>
    </w:p>
    <w:p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r w:rsidRPr="00B41745">
        <w:rPr>
          <w:rFonts w:eastAsia="Times New Roman" w:cs="Arial"/>
          <w:lang w:val="es-ES" w:eastAsia="es-ES"/>
        </w:rPr>
        <w:br/>
      </w:r>
    </w:p>
    <w:p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Estimados señores: </w:t>
      </w:r>
    </w:p>
    <w:p w:rsidR="00B41745" w:rsidRPr="00B41745" w:rsidRDefault="00B41745" w:rsidP="00B41745">
      <w:pPr>
        <w:spacing w:line="360" w:lineRule="auto"/>
        <w:rPr>
          <w:rFonts w:eastAsia="Times New Roman" w:cs="Arial"/>
          <w:lang w:val="es-ES" w:eastAsia="es-ES"/>
        </w:rPr>
      </w:pPr>
    </w:p>
    <w:p w:rsidR="00B41745" w:rsidRPr="00B41745" w:rsidRDefault="00B41745" w:rsidP="00B41745">
      <w:pPr>
        <w:spacing w:line="360" w:lineRule="auto"/>
        <w:ind w:firstLine="708"/>
        <w:rPr>
          <w:rFonts w:eastAsia="Times New Roman" w:cs="Arial"/>
          <w:lang w:val="es-ES" w:eastAsia="es-ES"/>
        </w:rPr>
      </w:pPr>
      <w:r w:rsidRPr="00B41745">
        <w:rPr>
          <w:rFonts w:eastAsia="Times New Roman" w:cs="Arial"/>
          <w:lang w:val="es-ES" w:eastAsia="es-ES"/>
        </w:rPr>
        <w:t xml:space="preserve">La suscrita, 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 Directora de la Escuela de Ingeniería Informática, hace constar que ha revisado el Informe Final de Graduación del estudiante </w:t>
      </w:r>
      <w:r w:rsidR="00546072">
        <w:rPr>
          <w:rFonts w:eastAsia="Times New Roman" w:cs="Arial"/>
          <w:lang w:val="es-ES" w:eastAsia="es-ES"/>
        </w:rPr>
        <w:t>Michael Hidalgo Fallas</w:t>
      </w:r>
      <w:r w:rsidRPr="00B41745">
        <w:rPr>
          <w:rFonts w:eastAsia="Times New Roman" w:cs="Arial"/>
          <w:lang w:val="es-ES" w:eastAsia="es-ES"/>
        </w:rPr>
        <w:t>, cédula número</w:t>
      </w:r>
      <w:r w:rsidR="00546072">
        <w:rPr>
          <w:rFonts w:eastAsia="Times New Roman" w:cs="Arial"/>
          <w:lang w:val="es-ES" w:eastAsia="es-ES"/>
        </w:rPr>
        <w:t xml:space="preserve"> 1-12750522</w:t>
      </w:r>
      <w:r w:rsidRPr="00B41745">
        <w:rPr>
          <w:rFonts w:eastAsia="Times New Roman" w:cs="Arial"/>
          <w:lang w:val="es-ES" w:eastAsia="es-ES"/>
        </w:rPr>
        <w:t xml:space="preserve">, que ha titulado: </w:t>
      </w:r>
      <w:r w:rsidR="00B73FF6">
        <w:rPr>
          <w:rFonts w:eastAsia="Times New Roman" w:cs="Arial"/>
          <w:lang w:val="es-ES" w:eastAsia="es-ES"/>
        </w:rPr>
        <w:t>P</w:t>
      </w:r>
      <w:r w:rsidR="00546072" w:rsidRPr="00546072">
        <w:rPr>
          <w:rFonts w:eastAsia="Times New Roman" w:cs="Arial"/>
          <w:lang w:val="es-ES" w:eastAsia="es-ES"/>
        </w:rPr>
        <w:t xml:space="preserve">rototipo funcional de un </w:t>
      </w:r>
      <w:proofErr w:type="spellStart"/>
      <w:r w:rsidR="00546072" w:rsidRPr="00546072">
        <w:rPr>
          <w:rFonts w:eastAsia="Times New Roman" w:cs="Arial"/>
          <w:lang w:val="es-ES" w:eastAsia="es-ES"/>
        </w:rPr>
        <w:t>plugin</w:t>
      </w:r>
      <w:proofErr w:type="spellEnd"/>
      <w:r w:rsidR="00546072" w:rsidRPr="00546072">
        <w:rPr>
          <w:rFonts w:eastAsia="Times New Roman" w:cs="Arial"/>
          <w:lang w:val="es-ES" w:eastAsia="es-ES"/>
        </w:rPr>
        <w:t xml:space="preserve"> para Visual Studio .NET que permita realizar pruebas estáticas de seguridad de aplicaciones (SAST)</w:t>
      </w:r>
      <w:r w:rsidRPr="00546072">
        <w:rPr>
          <w:rFonts w:eastAsia="Times New Roman" w:cs="Arial"/>
          <w:lang w:val="es-ES" w:eastAsia="es-ES"/>
        </w:rPr>
        <w:t>.</w:t>
      </w:r>
    </w:p>
    <w:p w:rsidR="00B41745" w:rsidRPr="00B41745" w:rsidRDefault="00B41745" w:rsidP="00B41745">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El mencionado Informe Final, responde a los requisitos exigidos en el Reglamento que la Escuela de Ingeniería Informática tiene para estos efectos. Por tanto, se autoriza al autor para que lo presente ante el Tribunal Examinador nombrado para esta ocasión. </w:t>
      </w:r>
    </w:p>
    <w:p w:rsidR="00B41745" w:rsidRPr="00B41745" w:rsidRDefault="00B41745" w:rsidP="00B41745">
      <w:pPr>
        <w:spacing w:line="360" w:lineRule="auto"/>
        <w:jc w:val="left"/>
        <w:rPr>
          <w:rFonts w:eastAsia="Times New Roman" w:cs="Arial"/>
          <w:lang w:val="es-ES" w:eastAsia="es-ES"/>
        </w:rPr>
      </w:pPr>
    </w:p>
    <w:p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lang w:val="es-ES" w:eastAsia="es-ES"/>
        </w:rPr>
        <w:t>Atentamente, </w:t>
      </w:r>
      <w:r w:rsidRPr="00B41745">
        <w:rPr>
          <w:rFonts w:eastAsia="Times New Roman" w:cs="Arial"/>
          <w:lang w:val="es-ES" w:eastAsia="es-ES"/>
        </w:rPr>
        <w:br/>
        <w:t> </w:t>
      </w:r>
      <w:r w:rsidRPr="00B41745">
        <w:rPr>
          <w:rFonts w:eastAsia="Times New Roman" w:cs="Arial"/>
          <w:lang w:val="es-ES" w:eastAsia="es-ES"/>
        </w:rPr>
        <w:br/>
        <w:t> </w:t>
      </w:r>
      <w:r w:rsidRPr="00B41745">
        <w:rPr>
          <w:rFonts w:eastAsia="Times New Roman" w:cs="Arial"/>
          <w:lang w:val="es-ES" w:eastAsia="es-ES"/>
        </w:rPr>
        <w:br/>
      </w:r>
      <w:r w:rsidRPr="00B41745">
        <w:rPr>
          <w:rFonts w:eastAsia="Times New Roman" w:cs="Arial"/>
          <w:b/>
          <w:i/>
          <w:lang w:val="es-ES" w:eastAsia="es-ES"/>
        </w:rPr>
        <w:t> __________________________</w:t>
      </w:r>
    </w:p>
    <w:p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 xml:space="preserve">Máster </w:t>
      </w:r>
      <w:proofErr w:type="spellStart"/>
      <w:r w:rsidRPr="00B41745">
        <w:rPr>
          <w:rFonts w:eastAsia="Times New Roman" w:cs="Arial"/>
          <w:b/>
          <w:i/>
          <w:lang w:val="es-ES" w:eastAsia="es-ES"/>
        </w:rPr>
        <w:t>Olda</w:t>
      </w:r>
      <w:proofErr w:type="spellEnd"/>
      <w:r w:rsidRPr="00B41745">
        <w:rPr>
          <w:rFonts w:eastAsia="Times New Roman" w:cs="Arial"/>
          <w:b/>
          <w:i/>
          <w:lang w:val="es-ES" w:eastAsia="es-ES"/>
        </w:rPr>
        <w:t xml:space="preserve"> Bustillos Ortega</w:t>
      </w:r>
    </w:p>
    <w:p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Directora de la Escuela de Ingeniería Informática</w:t>
      </w:r>
    </w:p>
    <w:p w:rsidR="00B41745" w:rsidRPr="00B41745" w:rsidRDefault="00B41745" w:rsidP="00B41745">
      <w:pPr>
        <w:spacing w:line="360" w:lineRule="auto"/>
        <w:jc w:val="center"/>
        <w:rPr>
          <w:rFonts w:eastAsia="Times New Roman" w:cs="Arial"/>
          <w:b/>
          <w:lang w:eastAsia="es-CR"/>
        </w:rPr>
      </w:pPr>
      <w:r w:rsidRPr="00B41745">
        <w:rPr>
          <w:rFonts w:eastAsia="Times New Roman" w:cs="Arial"/>
          <w:b/>
          <w:i/>
          <w:lang w:val="es-ES" w:eastAsia="es-ES"/>
        </w:rPr>
        <w:t>Universidad Internacional de Las Américas</w:t>
      </w:r>
      <w:bookmarkStart w:id="192" w:name="_Toc299199695"/>
    </w:p>
    <w:p w:rsidR="00055C8D" w:rsidRPr="00B41745" w:rsidRDefault="00055C8D" w:rsidP="00055C8D">
      <w:pPr>
        <w:pStyle w:val="Ttulo1"/>
        <w:jc w:val="center"/>
        <w:rPr>
          <w:szCs w:val="20"/>
        </w:rPr>
      </w:pPr>
      <w:bookmarkStart w:id="193" w:name="_Toc274493510"/>
      <w:bookmarkStart w:id="194" w:name="_Toc274494347"/>
      <w:bookmarkEnd w:id="192"/>
      <w:r>
        <w:lastRenderedPageBreak/>
        <w:t>DEDICATORIA</w:t>
      </w:r>
      <w:bookmarkEnd w:id="193"/>
      <w:bookmarkEnd w:id="194"/>
    </w:p>
    <w:p w:rsidR="00B41745" w:rsidRPr="00B41745" w:rsidRDefault="00B41745" w:rsidP="00B41745">
      <w:pPr>
        <w:spacing w:line="240" w:lineRule="auto"/>
        <w:jc w:val="center"/>
        <w:rPr>
          <w:rFonts w:ascii="Times New Roman" w:eastAsia="Times New Roman" w:hAnsi="Times New Roman" w:cs="Times New Roman"/>
          <w:b/>
          <w:bCs/>
          <w:szCs w:val="28"/>
          <w:lang w:eastAsia="es-CR"/>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055C8D" w:rsidRPr="002548EA" w:rsidRDefault="00055C8D" w:rsidP="002548EA">
      <w:pPr>
        <w:pStyle w:val="Ttulo1"/>
        <w:jc w:val="center"/>
      </w:pPr>
      <w:bookmarkStart w:id="195" w:name="_Toc274493511"/>
      <w:bookmarkStart w:id="196" w:name="_Toc274494348"/>
      <w:r w:rsidRPr="002548EA">
        <w:lastRenderedPageBreak/>
        <w:t>AGRADECIMIENTO</w:t>
      </w:r>
      <w:r w:rsidR="004A21C6">
        <w:t>S</w:t>
      </w:r>
      <w:bookmarkEnd w:id="195"/>
      <w:bookmarkEnd w:id="196"/>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ins w:id="197" w:author="Michael Hidalgo" w:date="2014-10-06T08:59:00Z"/>
          <w:sz w:val="28"/>
          <w:szCs w:val="28"/>
        </w:rPr>
      </w:pPr>
    </w:p>
    <w:p w:rsidR="004948F8" w:rsidRDefault="004948F8" w:rsidP="00F375EC">
      <w:pPr>
        <w:spacing w:line="240" w:lineRule="auto"/>
        <w:jc w:val="center"/>
        <w:rPr>
          <w:ins w:id="198" w:author="Michael Hidalgo" w:date="2014-10-06T08:59:00Z"/>
          <w:sz w:val="28"/>
          <w:szCs w:val="28"/>
        </w:rPr>
      </w:pPr>
    </w:p>
    <w:p w:rsidR="004948F8" w:rsidRDefault="004948F8" w:rsidP="00F375EC">
      <w:pPr>
        <w:spacing w:line="240" w:lineRule="auto"/>
        <w:jc w:val="center"/>
        <w:rPr>
          <w:ins w:id="199" w:author="Michael Hidalgo" w:date="2014-10-06T08:59:00Z"/>
          <w:sz w:val="28"/>
          <w:szCs w:val="28"/>
        </w:rPr>
      </w:pPr>
    </w:p>
    <w:p w:rsidR="004948F8" w:rsidRDefault="004948F8" w:rsidP="00F375EC">
      <w:pPr>
        <w:spacing w:line="240" w:lineRule="auto"/>
        <w:jc w:val="center"/>
        <w:rPr>
          <w:ins w:id="200" w:author="Michael Hidalgo" w:date="2014-10-06T08:59:00Z"/>
          <w:sz w:val="28"/>
          <w:szCs w:val="28"/>
        </w:rPr>
      </w:pPr>
    </w:p>
    <w:p w:rsidR="004948F8" w:rsidRDefault="004948F8" w:rsidP="004948F8">
      <w:pPr>
        <w:pStyle w:val="Ttulo1"/>
        <w:jc w:val="center"/>
      </w:pPr>
      <w:bookmarkStart w:id="201" w:name="_Toc274493512"/>
      <w:bookmarkStart w:id="202" w:name="_Toc274494349"/>
      <w:r>
        <w:lastRenderedPageBreak/>
        <w:t>RESUMEN EJECUTIVO</w:t>
      </w:r>
      <w:bookmarkEnd w:id="201"/>
      <w:bookmarkEnd w:id="202"/>
    </w:p>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41593C"/>
    <w:p w:rsidR="007F4FB6" w:rsidRDefault="007F4FB6" w:rsidP="007F4FB6">
      <w:pPr>
        <w:pStyle w:val="Ttulo1"/>
        <w:jc w:val="right"/>
      </w:pPr>
      <w:bookmarkStart w:id="203" w:name="_Toc274493513"/>
      <w:bookmarkStart w:id="204" w:name="_Toc274494350"/>
      <w:r>
        <w:t>INTRODUCCIÓN</w:t>
      </w:r>
      <w:bookmarkEnd w:id="203"/>
      <w:bookmarkEnd w:id="204"/>
    </w:p>
    <w:p w:rsidR="007F4FB6" w:rsidRDefault="007F4FB6" w:rsidP="007F4FB6"/>
    <w:p w:rsidR="007F4FB6" w:rsidRDefault="007F4FB6" w:rsidP="007F4FB6"/>
    <w:p w:rsidR="007F4FB6" w:rsidRDefault="007F4FB6" w:rsidP="007F4FB6"/>
    <w:p w:rsidR="004B5DDA" w:rsidRDefault="004B5DDA" w:rsidP="007F4FB6"/>
    <w:p w:rsidR="004B5DDA" w:rsidRDefault="004B5DDA" w:rsidP="007F4FB6"/>
    <w:p w:rsidR="004B5DDA" w:rsidRDefault="004B5DDA" w:rsidP="007F4FB6"/>
    <w:p w:rsidR="004B5DDA" w:rsidRDefault="004B5DDA" w:rsidP="007A66DD">
      <w:pPr>
        <w:pStyle w:val="Ttulo1"/>
        <w:numPr>
          <w:ilvl w:val="0"/>
          <w:numId w:val="28"/>
        </w:numPr>
      </w:pPr>
      <w:bookmarkStart w:id="205" w:name="_Toc274493514"/>
      <w:bookmarkStart w:id="206" w:name="_Toc274494351"/>
      <w:r>
        <w:lastRenderedPageBreak/>
        <w:t>Tema</w:t>
      </w:r>
      <w:bookmarkEnd w:id="205"/>
      <w:bookmarkEnd w:id="206"/>
    </w:p>
    <w:p w:rsidR="004B5DDA" w:rsidRPr="004B5DDA" w:rsidRDefault="004B5DDA" w:rsidP="004B5DDA">
      <w:r>
        <w:tab/>
      </w:r>
      <w:r w:rsidR="00D7225D">
        <w:t>Prototipo funcional</w:t>
      </w:r>
      <w:r w:rsidR="00D73E5C">
        <w:t xml:space="preserve"> de un plugin para Visual Studio .NET que permita realizar pruebas estáticas de seguridad de aplicaciones (SAST).</w:t>
      </w:r>
    </w:p>
    <w:p w:rsidR="004B5DDA" w:rsidRDefault="00A81AE4" w:rsidP="00D73E5C">
      <w:pPr>
        <w:pStyle w:val="Ttulo1"/>
        <w:numPr>
          <w:ilvl w:val="0"/>
          <w:numId w:val="28"/>
        </w:numPr>
      </w:pPr>
      <w:bookmarkStart w:id="207" w:name="_Toc274493515"/>
      <w:bookmarkStart w:id="208" w:name="_Toc274494352"/>
      <w:r>
        <w:t>Planteamiento del problema de estudio</w:t>
      </w:r>
      <w:bookmarkEnd w:id="207"/>
      <w:bookmarkEnd w:id="208"/>
    </w:p>
    <w:p w:rsidR="008B7BBF" w:rsidRDefault="00D73E5C" w:rsidP="00D73E5C">
      <w:pPr>
        <w:widowControl w:val="0"/>
        <w:autoSpaceDE w:val="0"/>
        <w:autoSpaceDN w:val="0"/>
        <w:adjustRightInd w:val="0"/>
        <w:rPr>
          <w:ins w:id="209" w:author="Michael Hidalgo" w:date="2014-10-09T16:49:00Z"/>
          <w:rFonts w:cs="Arial"/>
          <w:lang w:val="es-ES"/>
        </w:rPr>
      </w:pPr>
      <w:r>
        <w:tab/>
      </w:r>
      <w:r>
        <w:rPr>
          <w:rFonts w:cs="Arial"/>
          <w:lang w:val="es-ES"/>
        </w:rPr>
        <w:t xml:space="preserve">Se vive en un mundo interconectado, donde las tecnologías de información y comunicación juegan un rol fundamental en la vida de los seres humanos simplificando la forma de hacer negocios y la forma de relacionarnos. No obstante </w:t>
      </w:r>
      <w:r w:rsidR="003E4588">
        <w:rPr>
          <w:rFonts w:cs="Arial"/>
          <w:lang w:val="es-ES"/>
        </w:rPr>
        <w:t>e</w:t>
      </w:r>
      <w:r>
        <w:rPr>
          <w:rFonts w:cs="Arial"/>
          <w:lang w:val="es-ES"/>
        </w:rPr>
        <w:t>sta dependencia en la tecnología es aprovechada de forma sustancial por usuarios maliciosos, comúnmente conocidos como atacantes o piratas informáticos, donde buscan explotar vulnerabilidades en las distintas aplicaciones de software.</w:t>
      </w:r>
    </w:p>
    <w:p w:rsidR="00D73E5C" w:rsidRDefault="008B7BBF" w:rsidP="00D73E5C">
      <w:pPr>
        <w:widowControl w:val="0"/>
        <w:autoSpaceDE w:val="0"/>
        <w:autoSpaceDN w:val="0"/>
        <w:adjustRightInd w:val="0"/>
        <w:rPr>
          <w:rFonts w:cs="Arial"/>
          <w:lang w:val="es-ES"/>
        </w:rPr>
      </w:pPr>
      <w:ins w:id="210" w:author="Michael Hidalgo" w:date="2014-10-09T16:49:00Z">
        <w:r>
          <w:rPr>
            <w:rFonts w:cs="Arial"/>
            <w:lang w:val="es-ES"/>
          </w:rPr>
          <w:tab/>
        </w:r>
      </w:ins>
      <w:r w:rsidR="00D73E5C">
        <w:rPr>
          <w:rFonts w:cs="Arial"/>
          <w:lang w:val="es-ES"/>
        </w:rPr>
        <w:t xml:space="preserve"> Este grupo de personas comparten características comunes como lo son su exhaustivo y minucioso conocimiento en desarrollo de software, sistemas operativos, redes computacionales y seguridad, donde tratan de explotar alguna de las muchas vulnerabilidades que afectan la infraestructura tecnológica actual. En la medida en que los ataques informáticos tienen un trasfondo económico y social, la necesidad de desarrollar aplicaciones de software que no solamente sean confiables si no que sean resistentes a incidentes informáticos es clave. </w:t>
      </w:r>
    </w:p>
    <w:p w:rsidR="00D73E5C" w:rsidRDefault="00D73E5C" w:rsidP="00D73E5C">
      <w:pPr>
        <w:widowControl w:val="0"/>
        <w:autoSpaceDE w:val="0"/>
        <w:autoSpaceDN w:val="0"/>
        <w:adjustRightInd w:val="0"/>
        <w:rPr>
          <w:rFonts w:cs="Arial"/>
          <w:lang w:val="es-ES"/>
        </w:rPr>
      </w:pPr>
      <w:r>
        <w:rPr>
          <w:rFonts w:cs="Arial"/>
          <w:lang w:val="es-ES"/>
        </w:rPr>
        <w:tab/>
        <w:t xml:space="preserve">Pese a el incremento en el crimen cibernético </w:t>
      </w:r>
      <w:r w:rsidR="00594549">
        <w:rPr>
          <w:rFonts w:cs="Arial"/>
          <w:lang w:val="es-ES"/>
        </w:rPr>
        <w:t>de</w:t>
      </w:r>
      <w:r>
        <w:rPr>
          <w:rFonts w:cs="Arial"/>
          <w:lang w:val="es-ES"/>
        </w:rPr>
        <w:t xml:space="preserve"> últimos años y a las pérdidas económicas significantes que estos incidentes traen a las </w:t>
      </w:r>
      <w:r>
        <w:rPr>
          <w:rFonts w:cs="Arial"/>
          <w:lang w:val="es-ES"/>
        </w:rPr>
        <w:lastRenderedPageBreak/>
        <w:t>organizaciones víctimas de una brecha de seguridad, se puede notar que la reacción de la industria informática es aún lenta, es decir, de forma cotidiana más y más organizaciones son comprometidas por ataques informáticos que datan de hace más de 10 años, por lo que se puede notar que es necesario de otros enfoques.</w:t>
      </w:r>
    </w:p>
    <w:p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Esta propuesta tiene como objetivo fundamental resolver dos problemáticas actuales que están relacionadas y cuya evolución implica </w:t>
      </w:r>
      <w:r>
        <w:rPr>
          <w:rFonts w:cs="Arial"/>
          <w:lang w:val="es-ES"/>
        </w:rPr>
        <w:t>que se traten de forma conjunta.</w:t>
      </w:r>
    </w:p>
    <w:p w:rsidR="008B243D" w:rsidRDefault="00D73E5C" w:rsidP="00D73E5C">
      <w:pPr>
        <w:widowControl w:val="0"/>
        <w:autoSpaceDE w:val="0"/>
        <w:autoSpaceDN w:val="0"/>
        <w:adjustRightInd w:val="0"/>
        <w:rPr>
          <w:ins w:id="211" w:author="Michael Hidalgo" w:date="2014-10-09T16:49:00Z"/>
          <w:rFonts w:cs="Arial"/>
          <w:lang w:val="es-ES"/>
        </w:rPr>
      </w:pPr>
      <w:r>
        <w:rPr>
          <w:rFonts w:cs="Arial"/>
          <w:lang w:val="es-ES"/>
        </w:rPr>
        <w:tab/>
      </w:r>
      <w:r w:rsidRPr="001049D9">
        <w:rPr>
          <w:rFonts w:cs="Arial"/>
          <w:lang w:val="es-ES"/>
        </w:rPr>
        <w:t xml:space="preserve">El primer problema que se pretende resolver es un tema de educación y de visibilidad. Lamentablemente un alto porcentaje de empresas no siguen las buenas prácticas en el momento </w:t>
      </w:r>
      <w:r>
        <w:rPr>
          <w:rFonts w:cs="Arial"/>
          <w:lang w:val="es-ES"/>
        </w:rPr>
        <w:t>de desarrollar o de adquirir aplicaciones de s</w:t>
      </w:r>
      <w:r w:rsidRPr="001049D9">
        <w:rPr>
          <w:rFonts w:cs="Arial"/>
          <w:lang w:val="es-ES"/>
        </w:rPr>
        <w:t>oftware.</w:t>
      </w:r>
      <w:r>
        <w:rPr>
          <w:rFonts w:cs="Arial"/>
          <w:lang w:val="es-ES"/>
        </w:rPr>
        <w:t xml:space="preserve"> </w:t>
      </w:r>
    </w:p>
    <w:p w:rsidR="00D73E5C" w:rsidRPr="001049D9" w:rsidRDefault="008B243D" w:rsidP="00D73E5C">
      <w:pPr>
        <w:widowControl w:val="0"/>
        <w:autoSpaceDE w:val="0"/>
        <w:autoSpaceDN w:val="0"/>
        <w:adjustRightInd w:val="0"/>
        <w:rPr>
          <w:rFonts w:cs="Arial"/>
          <w:lang w:val="es-ES"/>
        </w:rPr>
      </w:pPr>
      <w:ins w:id="212" w:author="Michael Hidalgo" w:date="2014-10-09T16:49:00Z">
        <w:r>
          <w:rPr>
            <w:rFonts w:cs="Arial"/>
            <w:lang w:val="es-ES"/>
          </w:rPr>
          <w:tab/>
        </w:r>
      </w:ins>
      <w:r w:rsidR="00D73E5C" w:rsidRPr="001049D9">
        <w:rPr>
          <w:rFonts w:cs="Arial"/>
          <w:lang w:val="es-ES"/>
        </w:rPr>
        <w:t xml:space="preserve">En un estudio reciente realizado por el Instituto </w:t>
      </w:r>
      <w:proofErr w:type="spellStart"/>
      <w:r w:rsidR="00D73E5C" w:rsidRPr="001049D9">
        <w:rPr>
          <w:rFonts w:cs="Arial"/>
          <w:lang w:val="es-ES"/>
        </w:rPr>
        <w:t>Ponemon</w:t>
      </w:r>
      <w:proofErr w:type="spellEnd"/>
      <w:r w:rsidR="00D73E5C" w:rsidRPr="001049D9">
        <w:rPr>
          <w:rFonts w:cs="Arial"/>
          <w:lang w:val="es-ES"/>
        </w:rPr>
        <w:t xml:space="preserve"> y la empresa Security Innovation </w:t>
      </w:r>
      <w:r w:rsidR="00D73E5C">
        <w:rPr>
          <w:rFonts w:cs="Arial"/>
          <w:lang w:val="es-ES"/>
        </w:rPr>
        <w:t>bajo el título que reza</w:t>
      </w:r>
      <w:r w:rsidR="00D73E5C" w:rsidRPr="001049D9">
        <w:rPr>
          <w:rFonts w:cs="Arial"/>
          <w:lang w:val="es-ES"/>
        </w:rPr>
        <w:t xml:space="preserve"> </w:t>
      </w:r>
      <w:r w:rsidR="00D73E5C">
        <w:rPr>
          <w:rFonts w:cs="Arial"/>
          <w:bCs/>
          <w:lang w:val="es-ES"/>
        </w:rPr>
        <w:t>El estado actual de la seguridad de las a</w:t>
      </w:r>
      <w:r w:rsidR="00D73E5C" w:rsidRPr="00F07581">
        <w:rPr>
          <w:rFonts w:cs="Arial"/>
          <w:bCs/>
          <w:lang w:val="es-ES"/>
        </w:rPr>
        <w:t>plicaciones</w:t>
      </w:r>
      <w:r w:rsidR="00D73E5C">
        <w:rPr>
          <w:rFonts w:cs="Arial"/>
          <w:b/>
          <w:bCs/>
          <w:lang w:val="es-ES"/>
        </w:rPr>
        <w:t xml:space="preserve"> </w:t>
      </w:r>
      <w:r w:rsidR="00D73E5C">
        <w:rPr>
          <w:rFonts w:cs="Arial"/>
          <w:bCs/>
          <w:lang w:val="es-ES"/>
        </w:rPr>
        <w:t>(2014)</w:t>
      </w:r>
      <w:r w:rsidR="00C53DAB">
        <w:rPr>
          <w:rStyle w:val="Refdenotaalpie"/>
          <w:rFonts w:cs="Arial"/>
          <w:bCs/>
          <w:lang w:val="es-ES"/>
        </w:rPr>
        <w:footnoteReference w:id="1"/>
      </w:r>
      <w:r w:rsidR="00D73E5C" w:rsidRPr="001049D9">
        <w:rPr>
          <w:rFonts w:cs="Arial"/>
          <w:lang w:val="es-ES"/>
        </w:rPr>
        <w:t>, donde se han entrevistado a 642 profesionales del sector de las tecnologías de información (entre ejecutivos y</w:t>
      </w:r>
      <w:r w:rsidR="00D73E5C">
        <w:rPr>
          <w:rFonts w:cs="Arial"/>
          <w:lang w:val="es-ES"/>
        </w:rPr>
        <w:t xml:space="preserve"> personal técnico</w:t>
      </w:r>
      <w:r w:rsidR="00D73E5C" w:rsidRPr="001049D9">
        <w:rPr>
          <w:rFonts w:cs="Arial"/>
          <w:lang w:val="es-ES"/>
        </w:rPr>
        <w:t xml:space="preserve">) se encuentran hallazgos </w:t>
      </w:r>
      <w:r w:rsidR="00D73E5C">
        <w:rPr>
          <w:rFonts w:cs="Arial"/>
          <w:lang w:val="es-ES"/>
        </w:rPr>
        <w:t xml:space="preserve">muy </w:t>
      </w:r>
      <w:r w:rsidR="00D73E5C" w:rsidRPr="001049D9">
        <w:rPr>
          <w:rFonts w:cs="Arial"/>
          <w:lang w:val="es-ES"/>
        </w:rPr>
        <w:t>preocupantes como lo son:</w:t>
      </w: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El </w:t>
      </w:r>
      <w:r w:rsidRPr="001049D9">
        <w:rPr>
          <w:rFonts w:cs="Arial"/>
          <w:lang w:val="es-ES"/>
        </w:rPr>
        <w:t>71% de los ejecutivos entrevistados creen que tienen im</w:t>
      </w:r>
      <w:r>
        <w:rPr>
          <w:rFonts w:cs="Arial"/>
          <w:lang w:val="es-ES"/>
        </w:rPr>
        <w:t>plementado un entrenamiento en s</w:t>
      </w:r>
      <w:r w:rsidRPr="001049D9">
        <w:rPr>
          <w:rFonts w:cs="Arial"/>
          <w:lang w:val="es-ES"/>
        </w:rPr>
        <w:t>eguridad informática, no obstante solamente 20% del personal técnico sabe que dicho entrenamiento existe y está actualizado.</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r w:rsidRPr="00F25934">
        <w:rPr>
          <w:rFonts w:cs="Arial"/>
          <w:lang w:val="es-ES"/>
        </w:rPr>
        <w:t xml:space="preserve"> </w:t>
      </w: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1049D9">
        <w:rPr>
          <w:rFonts w:cs="Arial"/>
          <w:lang w:val="es-ES"/>
        </w:rPr>
        <w:t>La mayoría de las organizaciones no tienen bien definido un c</w:t>
      </w:r>
      <w:r>
        <w:rPr>
          <w:rFonts w:cs="Arial"/>
          <w:lang w:val="es-ES"/>
        </w:rPr>
        <w:t xml:space="preserve">iclo de </w:t>
      </w:r>
      <w:r>
        <w:rPr>
          <w:rFonts w:cs="Arial"/>
          <w:lang w:val="es-ES"/>
        </w:rPr>
        <w:lastRenderedPageBreak/>
        <w:t>desarrollo de software.</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realizan pruebas de seguridad en las aplicaciones </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tienen un programa formal de entrenamiento de seguridad de la aplicaciones. </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La mayoría de las organizaciones no identifican, miden, o no entienden los riesgos de seguridad de aplicaciones. </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Pr="00F25934"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Existe una brecha significativa entre los ejecutivos y los profesionales (técnicos)con respecto a los niveles percibidos de madurez y las actividades de seguridad de la aplicación. </w:t>
      </w:r>
    </w:p>
    <w:p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La principal problemática aquí se puede reducir a poder darle a los desarrolladores de software las herramientas para que comprendan cuales son los problemas de seguridad comunes, como poder identificar </w:t>
      </w:r>
      <w:ins w:id="213" w:author="Michael Hidalgo" w:date="2014-10-09T17:20:00Z">
        <w:r w:rsidR="006050E0">
          <w:rPr>
            <w:rFonts w:cs="Arial"/>
            <w:lang w:val="es-ES"/>
          </w:rPr>
          <w:t>e</w:t>
        </w:r>
      </w:ins>
      <w:r w:rsidRPr="001049D9">
        <w:rPr>
          <w:rFonts w:cs="Arial"/>
          <w:lang w:val="es-ES"/>
        </w:rPr>
        <w:t>stos problemas y como poder resolverlos.</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Este enfoque busca que los desarrolladores de software estén más comprometidos a </w:t>
      </w:r>
      <w:r>
        <w:rPr>
          <w:rFonts w:cs="Arial"/>
          <w:lang w:val="es-ES"/>
        </w:rPr>
        <w:t>crear</w:t>
      </w:r>
      <w:r w:rsidRPr="00D377AF">
        <w:rPr>
          <w:rFonts w:cs="Arial"/>
          <w:lang w:val="es-ES"/>
        </w:rPr>
        <w:t xml:space="preserve"> aplicaciones seguras. No obstante durante muchos años, los entornos de desarrollo integrado (IDE), por ejemplo Visual Studio .NET, le han brindado a los desarrolladores muchas herramientas en un mismo lugar que le permiten de forma ágil desarrollar software de calidad. Sin duda son un factor determinante cuando hablamos de productividad.</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Sin embargo, los creadores de </w:t>
      </w:r>
      <w:ins w:id="214" w:author="Michael Hidalgo" w:date="2014-10-09T17:20:00Z">
        <w:r w:rsidR="006050E0">
          <w:rPr>
            <w:rFonts w:cs="Arial"/>
            <w:lang w:val="es-ES"/>
          </w:rPr>
          <w:t>e</w:t>
        </w:r>
      </w:ins>
      <w:r w:rsidRPr="00D377AF">
        <w:rPr>
          <w:rFonts w:cs="Arial"/>
          <w:lang w:val="es-ES"/>
        </w:rPr>
        <w:t xml:space="preserve">stos ambientes de desarrollo se han </w:t>
      </w:r>
      <w:r w:rsidRPr="00D377AF">
        <w:rPr>
          <w:rFonts w:cs="Arial"/>
          <w:lang w:val="es-ES"/>
        </w:rPr>
        <w:lastRenderedPageBreak/>
        <w:t xml:space="preserve">preocupado muy poco (o casi nada sin ánimos de entrar en controversias) por brindarle a los desarrolladores un mecanismo para desarrollar código seguro. </w:t>
      </w:r>
      <w:ins w:id="215" w:author="Michael Hidalgo" w:date="2014-10-07T04:51:00Z">
        <w:r w:rsidR="0041593C">
          <w:rPr>
            <w:rFonts w:cs="Arial"/>
            <w:lang w:val="es-ES"/>
          </w:rPr>
          <w:tab/>
        </w:r>
      </w:ins>
      <w:r w:rsidRPr="00D377AF">
        <w:rPr>
          <w:rFonts w:cs="Arial"/>
          <w:lang w:val="es-ES"/>
        </w:rPr>
        <w:t xml:space="preserve">En otras palabras no ha habido por parte de </w:t>
      </w:r>
      <w:r w:rsidR="003E4588">
        <w:rPr>
          <w:rFonts w:cs="Arial"/>
          <w:lang w:val="es-ES"/>
        </w:rPr>
        <w:t>e</w:t>
      </w:r>
      <w:r w:rsidRPr="00D377AF">
        <w:rPr>
          <w:rFonts w:cs="Arial"/>
          <w:lang w:val="es-ES"/>
        </w:rPr>
        <w:t xml:space="preserve">sta industria un interés por brindar retroalimentación en el momento que las vulnerabilidades son creadas (cuando el código es desarrollado). Idealmente, cuando existe un error de sintaxis en el código, el IDE (Entorno de Desarrollo Integrado), indica en tiempo real que ha habido un error y en el mejor de los casos le brinda una sugerencia acerca de como resolverlo. Otras </w:t>
      </w:r>
      <w:r>
        <w:rPr>
          <w:rFonts w:cs="Arial"/>
          <w:lang w:val="es-ES"/>
        </w:rPr>
        <w:t xml:space="preserve">terceras partes </w:t>
      </w:r>
      <w:r w:rsidRPr="00D377AF">
        <w:rPr>
          <w:rFonts w:cs="Arial"/>
          <w:lang w:val="es-ES"/>
        </w:rPr>
        <w:t xml:space="preserve"> han creado plugins</w:t>
      </w:r>
      <w:r>
        <w:rPr>
          <w:rFonts w:cs="Arial"/>
          <w:lang w:val="es-ES"/>
        </w:rPr>
        <w:t xml:space="preserve">, es decir complementos adicionales dentro de un ambiente integrado de desarrollo, </w:t>
      </w:r>
      <w:r w:rsidRPr="00D377AF">
        <w:rPr>
          <w:rFonts w:cs="Arial"/>
          <w:lang w:val="es-ES"/>
        </w:rPr>
        <w:t>que permiten dar formato y escribir código más eficiente, fá</w:t>
      </w:r>
      <w:r>
        <w:rPr>
          <w:rFonts w:cs="Arial"/>
          <w:lang w:val="es-ES"/>
        </w:rPr>
        <w:t xml:space="preserve">cil de leer, fácil de mantener pero </w:t>
      </w:r>
      <w:r w:rsidRPr="00D377AF">
        <w:rPr>
          <w:rFonts w:cs="Arial"/>
          <w:lang w:val="es-ES"/>
        </w:rPr>
        <w:t>el rol de la seguridad en el software sigue siendo el gran ausente.</w:t>
      </w:r>
    </w:p>
    <w:p w:rsidR="00E25F24" w:rsidRDefault="00D73E5C" w:rsidP="00D73E5C">
      <w:pPr>
        <w:widowControl w:val="0"/>
        <w:autoSpaceDE w:val="0"/>
        <w:autoSpaceDN w:val="0"/>
        <w:adjustRightInd w:val="0"/>
        <w:rPr>
          <w:ins w:id="216" w:author="Michael Hidalgo" w:date="2014-10-09T16:50:00Z"/>
          <w:rFonts w:cs="Arial"/>
          <w:lang w:val="es-ES"/>
        </w:rPr>
      </w:pPr>
      <w:r>
        <w:rPr>
          <w:rFonts w:cs="Arial"/>
          <w:lang w:val="es-ES"/>
        </w:rPr>
        <w:tab/>
      </w:r>
      <w:r w:rsidRPr="00D377AF">
        <w:rPr>
          <w:rFonts w:cs="Arial"/>
          <w:lang w:val="es-ES"/>
        </w:rPr>
        <w:t>Desafortunadamente muchos profesionales</w:t>
      </w:r>
      <w:r>
        <w:rPr>
          <w:rFonts w:cs="Arial"/>
          <w:lang w:val="es-ES"/>
        </w:rPr>
        <w:t xml:space="preserve"> en informática</w:t>
      </w:r>
      <w:r w:rsidRPr="00D377AF">
        <w:rPr>
          <w:rFonts w:cs="Arial"/>
          <w:lang w:val="es-ES"/>
        </w:rPr>
        <w:t xml:space="preserve"> desconocen las causas más comunes que hacen que el software sea inseguro. Peor aún, algunas veces se siguen malas prácticas como lo son buscar soluciones a problemas de programación en Internet, encontrando segmentos de código inseguro pero que al fin y al cabo cumple con lo que se busca, y de </w:t>
      </w:r>
      <w:ins w:id="217" w:author="Michael Hidalgo" w:date="2014-10-06T17:41:00Z">
        <w:r w:rsidR="003E4588">
          <w:rPr>
            <w:rFonts w:cs="Arial"/>
            <w:lang w:val="es-ES"/>
          </w:rPr>
          <w:t>e</w:t>
        </w:r>
      </w:ins>
      <w:r w:rsidRPr="00D377AF">
        <w:rPr>
          <w:rFonts w:cs="Arial"/>
          <w:lang w:val="es-ES"/>
        </w:rPr>
        <w:t>sta forma se traslada el riesgo a la organización en el momento de incluir dicho código</w:t>
      </w:r>
      <w:r>
        <w:rPr>
          <w:rFonts w:cs="Arial"/>
          <w:lang w:val="es-ES"/>
        </w:rPr>
        <w:t xml:space="preserve"> vulnerable</w:t>
      </w:r>
      <w:r w:rsidRPr="00D377AF">
        <w:rPr>
          <w:rFonts w:cs="Arial"/>
          <w:lang w:val="es-ES"/>
        </w:rPr>
        <w:t xml:space="preserve">. </w:t>
      </w:r>
    </w:p>
    <w:p w:rsidR="00D73E5C" w:rsidRPr="00D377AF" w:rsidRDefault="00E25F24" w:rsidP="00D73E5C">
      <w:pPr>
        <w:widowControl w:val="0"/>
        <w:autoSpaceDE w:val="0"/>
        <w:autoSpaceDN w:val="0"/>
        <w:adjustRightInd w:val="0"/>
        <w:rPr>
          <w:rFonts w:cs="Arial"/>
          <w:lang w:val="es-ES"/>
        </w:rPr>
      </w:pPr>
      <w:ins w:id="218" w:author="Michael Hidalgo" w:date="2014-10-09T16:50:00Z">
        <w:r>
          <w:rPr>
            <w:rFonts w:cs="Arial"/>
            <w:lang w:val="es-ES"/>
          </w:rPr>
          <w:tab/>
        </w:r>
      </w:ins>
      <w:r w:rsidR="00D73E5C" w:rsidRPr="00D377AF">
        <w:rPr>
          <w:rFonts w:cs="Arial"/>
          <w:lang w:val="es-ES"/>
        </w:rPr>
        <w:t>Eventualmente un usuario malicioso podrá explotar alguna vulnerabilidad cuando la aplicación haya sido implementada.</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problema que se pretende resolver aquí entonces es desde la perspectiva del desarrollo seguro, poder darle a los desarrolladores de </w:t>
      </w:r>
      <w:r w:rsidRPr="00D377AF">
        <w:rPr>
          <w:rFonts w:cs="Arial"/>
          <w:lang w:val="es-ES"/>
        </w:rPr>
        <w:lastRenderedPageBreak/>
        <w:t xml:space="preserve">software un mecanismo para que puedan identificar cuando escriben código vulnerable a un ataque informático conocido, dentro del mismo ambiente de desarrollo y </w:t>
      </w:r>
      <w:r>
        <w:rPr>
          <w:rFonts w:cs="Arial"/>
          <w:lang w:val="es-ES"/>
        </w:rPr>
        <w:t>siguiendo las mejores prácticas, de forma que se puedan identificar en una etapa temprana del ciclo del desarrollo del software, donde aún es viable solucionar el problema.</w:t>
      </w:r>
    </w:p>
    <w:p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Cuando se refiere a riesgos informáticos, organizaciones como OWASP (Proyecto Abierto para la Seguridad de las Aplicaciones) y MITRE han desarrollado proyectos para poder identificar vulnerabilidades comunes. Idealmente todas las personas qu</w:t>
      </w:r>
      <w:r>
        <w:rPr>
          <w:rFonts w:cs="Arial"/>
          <w:lang w:val="es-ES"/>
        </w:rPr>
        <w:t>e participan activamente en el c</w:t>
      </w:r>
      <w:r w:rsidRPr="00D377AF">
        <w:rPr>
          <w:rFonts w:cs="Arial"/>
          <w:lang w:val="es-ES"/>
        </w:rPr>
        <w:t xml:space="preserve">iclo del desarrollo del software deben conocer a cabalidad </w:t>
      </w:r>
      <w:r w:rsidR="00E12BE1">
        <w:rPr>
          <w:rFonts w:cs="Arial"/>
          <w:lang w:val="es-ES"/>
        </w:rPr>
        <w:t>e</w:t>
      </w:r>
      <w:r w:rsidRPr="00D377AF">
        <w:rPr>
          <w:rFonts w:cs="Arial"/>
          <w:lang w:val="es-ES"/>
        </w:rPr>
        <w:t>stas vulnerabilidades.</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Por parte de la fundación OWASP, han creado una guía llamado OWASP Top 10, el cual es una guía basada en riesgos sobre los incidentes en seguridad informática más comunes que afectan nuestra infraestructura tecnológica y de servicios. OWASP es ampliamente avalada por la industria informática y los documentos, guías y herramientas son usados diariamente para desarrollar software seguro. MITRE por su parte ha definido un tipo dicc</w:t>
      </w:r>
      <w:r>
        <w:rPr>
          <w:rFonts w:cs="Arial"/>
          <w:lang w:val="es-ES"/>
        </w:rPr>
        <w:t>ionario de las debilidades del s</w:t>
      </w:r>
      <w:r w:rsidRPr="00D377AF">
        <w:rPr>
          <w:rFonts w:cs="Arial"/>
          <w:lang w:val="es-ES"/>
        </w:rPr>
        <w:t>oftware conocido como CWE por sus siglas en inglés (</w:t>
      </w:r>
      <w:proofErr w:type="spellStart"/>
      <w:r>
        <w:rPr>
          <w:rFonts w:cs="Arial"/>
          <w:lang w:val="es-ES"/>
        </w:rPr>
        <w:t>Common</w:t>
      </w:r>
      <w:proofErr w:type="spellEnd"/>
      <w:r>
        <w:rPr>
          <w:rFonts w:cs="Arial"/>
          <w:lang w:val="es-ES"/>
        </w:rPr>
        <w:t xml:space="preserve"> </w:t>
      </w:r>
      <w:proofErr w:type="spellStart"/>
      <w:r>
        <w:rPr>
          <w:rFonts w:cs="Arial"/>
          <w:lang w:val="es-ES"/>
        </w:rPr>
        <w:t>Weakness</w:t>
      </w:r>
      <w:proofErr w:type="spellEnd"/>
      <w:r>
        <w:rPr>
          <w:rFonts w:cs="Arial"/>
          <w:lang w:val="es-ES"/>
        </w:rPr>
        <w:t xml:space="preserve"> </w:t>
      </w:r>
      <w:proofErr w:type="spellStart"/>
      <w:r>
        <w:rPr>
          <w:rFonts w:cs="Arial"/>
          <w:lang w:val="es-ES"/>
        </w:rPr>
        <w:t>Enumeration</w:t>
      </w:r>
      <w:proofErr w:type="spellEnd"/>
      <w:r>
        <w:rPr>
          <w:rFonts w:cs="Arial"/>
          <w:lang w:val="es-ES"/>
        </w:rPr>
        <w:t>) o enumeración de debilidades c</w:t>
      </w:r>
      <w:r w:rsidRPr="00D377AF">
        <w:rPr>
          <w:rFonts w:cs="Arial"/>
          <w:lang w:val="es-ES"/>
        </w:rPr>
        <w:t>omunes. CWE ofrece un conjunto unificado, medible de las debil</w:t>
      </w:r>
      <w:r>
        <w:rPr>
          <w:rFonts w:cs="Arial"/>
          <w:lang w:val="es-ES"/>
        </w:rPr>
        <w:t xml:space="preserve">idades de software que permite </w:t>
      </w:r>
      <w:r w:rsidRPr="00D377AF">
        <w:rPr>
          <w:rFonts w:cs="Arial"/>
          <w:lang w:val="es-ES"/>
        </w:rPr>
        <w:t xml:space="preserve"> una discusión más efectiva, la descripción, la selección y el uso de herramientas y servicios que pueden encontrar estas debilidades en el código fuente y los sistemas operativos, así como una mejor comprensión y gestión de las debilidades de software relacionado con la </w:t>
      </w:r>
      <w:r w:rsidRPr="00D377AF">
        <w:rPr>
          <w:rFonts w:cs="Arial"/>
          <w:lang w:val="es-ES"/>
        </w:rPr>
        <w:lastRenderedPageBreak/>
        <w:t>arquitectura y el diseño.</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con éste componente de software a ser desarrollado es que tome en consideración los riesgos y las debilidades descritas por </w:t>
      </w:r>
      <w:ins w:id="219" w:author="Michael Hidalgo" w:date="2014-10-09T17:20:00Z">
        <w:r w:rsidR="006050E0">
          <w:rPr>
            <w:rFonts w:cs="Arial"/>
            <w:lang w:val="es-ES"/>
          </w:rPr>
          <w:t>e</w:t>
        </w:r>
      </w:ins>
      <w:r w:rsidRPr="00D377AF">
        <w:rPr>
          <w:rFonts w:cs="Arial"/>
          <w:lang w:val="es-ES"/>
        </w:rPr>
        <w:t>stos dos est</w:t>
      </w:r>
      <w:r>
        <w:rPr>
          <w:rFonts w:cs="Arial"/>
          <w:lang w:val="es-ES"/>
        </w:rPr>
        <w:t xml:space="preserve">ándares y poder darle retroalimentación al desarrollador cuando accidentalmente se escribe código fuente vulnerable. </w:t>
      </w:r>
    </w:p>
    <w:p w:rsidR="00BC3B39" w:rsidRDefault="00D73E5C" w:rsidP="00D73E5C">
      <w:pPr>
        <w:widowControl w:val="0"/>
        <w:autoSpaceDE w:val="0"/>
        <w:autoSpaceDN w:val="0"/>
        <w:adjustRightInd w:val="0"/>
        <w:rPr>
          <w:ins w:id="220" w:author="Michael Hidalgo" w:date="2014-10-09T06:14:00Z"/>
          <w:rFonts w:cs="Arial"/>
          <w:lang w:val="es-ES"/>
        </w:rPr>
      </w:pPr>
      <w:r>
        <w:rPr>
          <w:rFonts w:cs="Arial"/>
          <w:lang w:val="es-ES"/>
        </w:rPr>
        <w:tab/>
      </w:r>
      <w:r w:rsidRPr="00D377AF">
        <w:rPr>
          <w:rFonts w:cs="Arial"/>
          <w:lang w:val="es-ES"/>
        </w:rPr>
        <w:t>El segundo problema a abordar está enfocado hacia la empresa Security Innovation, la cual permitirá que éste componente (</w:t>
      </w:r>
      <w:proofErr w:type="spellStart"/>
      <w:r w:rsidRPr="00D377AF">
        <w:rPr>
          <w:rFonts w:cs="Arial"/>
          <w:lang w:val="es-ES"/>
        </w:rPr>
        <w:t>plugin</w:t>
      </w:r>
      <w:proofErr w:type="spellEnd"/>
      <w:r w:rsidRPr="00D377AF">
        <w:rPr>
          <w:rFonts w:cs="Arial"/>
          <w:lang w:val="es-ES"/>
        </w:rPr>
        <w:t>) se desarrolle en sus laboratorios y eventualmente se distribuya bajo una licencia de software respectiva. Security</w:t>
      </w:r>
      <w:r>
        <w:rPr>
          <w:rFonts w:cs="Arial"/>
          <w:lang w:val="es-ES"/>
        </w:rPr>
        <w:t xml:space="preserve"> </w:t>
      </w:r>
      <w:r w:rsidRPr="00D377AF">
        <w:rPr>
          <w:rFonts w:cs="Arial"/>
          <w:lang w:val="es-ES"/>
        </w:rPr>
        <w:t>Innovation es una empresa estadounidense que a lo largo de los años se ha convertido en una autoridad en el campo de la seguridad en el software y ayuda a l</w:t>
      </w:r>
      <w:r>
        <w:rPr>
          <w:rFonts w:cs="Arial"/>
          <w:lang w:val="es-ES"/>
        </w:rPr>
        <w:t>as organizaciones a construir aplicaciones de software más seguras</w:t>
      </w:r>
      <w:r w:rsidRPr="00D377AF">
        <w:rPr>
          <w:rFonts w:cs="Arial"/>
          <w:lang w:val="es-ES"/>
        </w:rPr>
        <w:t>. Actualmente, Security</w:t>
      </w:r>
      <w:r>
        <w:rPr>
          <w:rFonts w:cs="Arial"/>
          <w:lang w:val="es-ES"/>
        </w:rPr>
        <w:t xml:space="preserve"> </w:t>
      </w:r>
      <w:r w:rsidRPr="00D377AF">
        <w:rPr>
          <w:rFonts w:cs="Arial"/>
          <w:lang w:val="es-ES"/>
        </w:rPr>
        <w:t>Innovation cuenta con un producto estrella llamado TEAM Mento</w:t>
      </w:r>
      <w:r>
        <w:rPr>
          <w:rFonts w:cs="Arial"/>
          <w:lang w:val="es-ES"/>
        </w:rPr>
        <w:t xml:space="preserve">r . </w:t>
      </w:r>
    </w:p>
    <w:p w:rsidR="00D73E5C" w:rsidRPr="00D377AF" w:rsidRDefault="00BC3B39" w:rsidP="00D73E5C">
      <w:pPr>
        <w:widowControl w:val="0"/>
        <w:autoSpaceDE w:val="0"/>
        <w:autoSpaceDN w:val="0"/>
        <w:adjustRightInd w:val="0"/>
        <w:rPr>
          <w:rFonts w:cs="Arial"/>
          <w:lang w:val="es-ES"/>
        </w:rPr>
      </w:pPr>
      <w:ins w:id="221" w:author="Michael Hidalgo" w:date="2014-10-09T06:14:00Z">
        <w:r>
          <w:rPr>
            <w:rFonts w:cs="Arial"/>
            <w:lang w:val="es-ES"/>
          </w:rPr>
          <w:tab/>
        </w:r>
      </w:ins>
      <w:r w:rsidR="00D73E5C">
        <w:rPr>
          <w:rFonts w:cs="Arial"/>
          <w:lang w:val="es-ES"/>
        </w:rPr>
        <w:t xml:space="preserve">TEAM Mentor </w:t>
      </w:r>
      <w:r w:rsidR="00D73E5C" w:rsidRPr="00D377AF">
        <w:rPr>
          <w:rFonts w:cs="Arial"/>
          <w:lang w:val="es-ES"/>
        </w:rPr>
        <w:t xml:space="preserve"> es una referencia en tiempo real de las normas de seguridad de desarrollo de software que se integra con</w:t>
      </w:r>
      <w:r>
        <w:rPr>
          <w:rFonts w:cs="Arial"/>
          <w:lang w:val="es-ES"/>
        </w:rPr>
        <w:t xml:space="preserve"> herramientas de </w:t>
      </w:r>
      <w:r w:rsidR="00D73E5C" w:rsidRPr="00D377AF">
        <w:rPr>
          <w:rFonts w:cs="Arial"/>
          <w:lang w:val="es-ES"/>
        </w:rPr>
        <w:t xml:space="preserve"> análisis estático y con los ambientes de desarrollo para brindar de forma completa una solución a los problemas de seguridad.</w:t>
      </w:r>
    </w:p>
    <w:p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TEAM</w:t>
      </w:r>
      <w:r>
        <w:rPr>
          <w:rFonts w:cs="Arial"/>
          <w:lang w:val="es-ES"/>
        </w:rPr>
        <w:t xml:space="preserve"> </w:t>
      </w:r>
      <w:r w:rsidRPr="00D377AF">
        <w:rPr>
          <w:rFonts w:cs="Arial"/>
          <w:lang w:val="es-ES"/>
        </w:rPr>
        <w:t>Mentor se integra</w:t>
      </w:r>
      <w:r>
        <w:rPr>
          <w:rFonts w:cs="Arial"/>
          <w:lang w:val="es-ES"/>
        </w:rPr>
        <w:t xml:space="preserve"> con herramientas de terceras partes que realizan a</w:t>
      </w:r>
      <w:r w:rsidRPr="00D377AF">
        <w:rPr>
          <w:rFonts w:cs="Arial"/>
          <w:lang w:val="es-ES"/>
        </w:rPr>
        <w:t xml:space="preserve">nálisis estático de código entre las que se encuentran HP </w:t>
      </w:r>
      <w:proofErr w:type="spellStart"/>
      <w:r w:rsidRPr="00D377AF">
        <w:rPr>
          <w:rFonts w:cs="Arial"/>
          <w:lang w:val="es-ES"/>
        </w:rPr>
        <w:t>Fortify</w:t>
      </w:r>
      <w:proofErr w:type="spellEnd"/>
      <w:r w:rsidRPr="00D377AF">
        <w:rPr>
          <w:rFonts w:cs="Arial"/>
          <w:lang w:val="es-ES"/>
        </w:rPr>
        <w:t xml:space="preserve">, </w:t>
      </w:r>
      <w:proofErr w:type="spellStart"/>
      <w:r w:rsidRPr="00D377AF">
        <w:rPr>
          <w:rFonts w:cs="Arial"/>
          <w:lang w:val="es-ES"/>
        </w:rPr>
        <w:t>Checkmarx</w:t>
      </w:r>
      <w:proofErr w:type="spellEnd"/>
      <w:r w:rsidRPr="00D377AF">
        <w:rPr>
          <w:rFonts w:cs="Arial"/>
          <w:lang w:val="es-ES"/>
        </w:rPr>
        <w:t xml:space="preserve">, CAT.NET. </w:t>
      </w:r>
      <w:r>
        <w:rPr>
          <w:rFonts w:cs="Arial"/>
          <w:lang w:val="es-ES"/>
        </w:rPr>
        <w:t>A su vez</w:t>
      </w:r>
      <w:r w:rsidRPr="00D377AF">
        <w:rPr>
          <w:rFonts w:cs="Arial"/>
          <w:lang w:val="es-ES"/>
        </w:rPr>
        <w:t xml:space="preserve"> TEAM</w:t>
      </w:r>
      <w:r>
        <w:rPr>
          <w:rFonts w:cs="Arial"/>
          <w:lang w:val="es-ES"/>
        </w:rPr>
        <w:t xml:space="preserve"> </w:t>
      </w:r>
      <w:r w:rsidRPr="00D377AF">
        <w:rPr>
          <w:rFonts w:cs="Arial"/>
          <w:lang w:val="es-ES"/>
        </w:rPr>
        <w:t xml:space="preserve">Mentor se ha integrado con diversos ambientes de desarrollo como Visual studio.NET, Eclipse, </w:t>
      </w:r>
      <w:proofErr w:type="spellStart"/>
      <w:r w:rsidRPr="00D377AF">
        <w:rPr>
          <w:rFonts w:cs="Arial"/>
          <w:lang w:val="es-ES"/>
        </w:rPr>
        <w:t>IntelliJ</w:t>
      </w:r>
      <w:proofErr w:type="spellEnd"/>
      <w:r w:rsidRPr="00D377AF">
        <w:rPr>
          <w:rFonts w:cs="Arial"/>
          <w:lang w:val="es-ES"/>
        </w:rPr>
        <w:t xml:space="preserve"> entre otros.</w:t>
      </w:r>
    </w:p>
    <w:p w:rsidR="00D73E5C" w:rsidRPr="00D377AF" w:rsidRDefault="009D4733" w:rsidP="00D73E5C">
      <w:pPr>
        <w:widowControl w:val="0"/>
        <w:autoSpaceDE w:val="0"/>
        <w:autoSpaceDN w:val="0"/>
        <w:adjustRightInd w:val="0"/>
        <w:rPr>
          <w:rFonts w:cs="Arial"/>
          <w:lang w:val="es-ES"/>
        </w:rPr>
      </w:pPr>
      <w:ins w:id="222" w:author="Michael Hidalgo" w:date="2014-10-06T17:42:00Z">
        <w:r>
          <w:rPr>
            <w:rFonts w:cs="Arial"/>
            <w:lang w:val="es-ES"/>
          </w:rPr>
          <w:tab/>
        </w:r>
      </w:ins>
      <w:r w:rsidR="00D73E5C" w:rsidRPr="00D377AF">
        <w:rPr>
          <w:rFonts w:cs="Arial"/>
          <w:lang w:val="es-ES"/>
        </w:rPr>
        <w:t xml:space="preserve">Idealmente cuando se trabaja de forma integrada con </w:t>
      </w:r>
      <w:r>
        <w:rPr>
          <w:rFonts w:cs="Arial"/>
          <w:lang w:val="es-ES"/>
        </w:rPr>
        <w:t>dichas</w:t>
      </w:r>
      <w:r w:rsidRPr="00D377AF">
        <w:rPr>
          <w:rFonts w:cs="Arial"/>
          <w:lang w:val="es-ES"/>
        </w:rPr>
        <w:t xml:space="preserve"> </w:t>
      </w:r>
      <w:r w:rsidR="00D73E5C" w:rsidRPr="00D377AF">
        <w:rPr>
          <w:rFonts w:cs="Arial"/>
          <w:lang w:val="es-ES"/>
        </w:rPr>
        <w:lastRenderedPageBreak/>
        <w:t>herramientas</w:t>
      </w:r>
      <w:r w:rsidR="00D73E5C">
        <w:rPr>
          <w:rFonts w:cs="Arial"/>
          <w:lang w:val="es-ES"/>
        </w:rPr>
        <w:t xml:space="preserve"> mencionadas anteriormente</w:t>
      </w:r>
      <w:r w:rsidR="00D73E5C" w:rsidRPr="00D377AF">
        <w:rPr>
          <w:rFonts w:cs="Arial"/>
          <w:lang w:val="es-ES"/>
        </w:rPr>
        <w:t xml:space="preserve"> que realizan análisis estático</w:t>
      </w:r>
      <w:r w:rsidR="00D73E5C">
        <w:rPr>
          <w:rFonts w:cs="Arial"/>
          <w:lang w:val="es-ES"/>
        </w:rPr>
        <w:t xml:space="preserve"> (es decir un análisis al código fuente no ejecutado)</w:t>
      </w:r>
      <w:r w:rsidR="00D73E5C" w:rsidRPr="00D377AF">
        <w:rPr>
          <w:rFonts w:cs="Arial"/>
          <w:lang w:val="es-ES"/>
        </w:rPr>
        <w:t xml:space="preserve">, cuando una vulnerabilidad es </w:t>
      </w:r>
      <w:r w:rsidR="00D73E5C">
        <w:rPr>
          <w:rFonts w:cs="Arial"/>
          <w:lang w:val="es-ES"/>
        </w:rPr>
        <w:t>identificada</w:t>
      </w:r>
      <w:r w:rsidR="00D73E5C" w:rsidRPr="00D377AF">
        <w:rPr>
          <w:rFonts w:cs="Arial"/>
          <w:lang w:val="es-ES"/>
        </w:rPr>
        <w:t>, la referencia en tiempo real de TEAM</w:t>
      </w:r>
      <w:r w:rsidR="00D73E5C">
        <w:rPr>
          <w:rFonts w:cs="Arial"/>
          <w:lang w:val="es-ES"/>
        </w:rPr>
        <w:t xml:space="preserve"> </w:t>
      </w:r>
      <w:r w:rsidR="00D73E5C" w:rsidRPr="00D377AF">
        <w:rPr>
          <w:rFonts w:cs="Arial"/>
          <w:lang w:val="es-ES"/>
        </w:rPr>
        <w:t>Mentor es desplegada, ofreciéndole a los desarrolladores un mecanismo para comprender el problema</w:t>
      </w:r>
      <w:r w:rsidR="00D73E5C">
        <w:rPr>
          <w:rFonts w:cs="Arial"/>
          <w:lang w:val="es-ES"/>
        </w:rPr>
        <w:t xml:space="preserve"> de seguridad en cuestión</w:t>
      </w:r>
      <w:r w:rsidR="00D73E5C" w:rsidRPr="00D377AF">
        <w:rPr>
          <w:rFonts w:cs="Arial"/>
          <w:lang w:val="es-ES"/>
        </w:rPr>
        <w:t xml:space="preserve">, que se familiaricen con los problemas de seguridad y que puedan resolver </w:t>
      </w:r>
      <w:r w:rsidR="00D73E5C">
        <w:rPr>
          <w:rFonts w:cs="Arial"/>
          <w:lang w:val="es-ES"/>
        </w:rPr>
        <w:t>los problemas de forma oportuna y expedita.</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Security</w:t>
      </w:r>
      <w:r>
        <w:rPr>
          <w:rFonts w:cs="Arial"/>
          <w:lang w:val="es-ES"/>
        </w:rPr>
        <w:t xml:space="preserve"> </w:t>
      </w:r>
      <w:r w:rsidRPr="00D377AF">
        <w:rPr>
          <w:rFonts w:cs="Arial"/>
          <w:lang w:val="es-ES"/>
        </w:rPr>
        <w:t>Innovation no se ha movido al campo del análisis estático de código, razón por la cual TEAM</w:t>
      </w:r>
      <w:r>
        <w:rPr>
          <w:rFonts w:cs="Arial"/>
          <w:lang w:val="es-ES"/>
        </w:rPr>
        <w:t xml:space="preserve"> </w:t>
      </w:r>
      <w:r w:rsidRPr="00D377AF">
        <w:rPr>
          <w:rFonts w:cs="Arial"/>
          <w:lang w:val="es-ES"/>
        </w:rPr>
        <w:t>Mentor se usa en gran parte como una integración con terceras partes que realizan un escáner del código fuente y cuando se encuentra una vulnerabilidad (basado en algún CWE mencionado anteriormente), los artículos de TEAM</w:t>
      </w:r>
      <w:r>
        <w:rPr>
          <w:rFonts w:cs="Arial"/>
          <w:lang w:val="es-ES"/>
        </w:rPr>
        <w:t xml:space="preserve"> </w:t>
      </w:r>
      <w:r w:rsidRPr="00D377AF">
        <w:rPr>
          <w:rFonts w:cs="Arial"/>
          <w:lang w:val="es-ES"/>
        </w:rPr>
        <w:t>Mentor se muestran en las diferentes interfaces y en diferentes clientes</w:t>
      </w:r>
      <w:r>
        <w:rPr>
          <w:rFonts w:cs="Arial"/>
          <w:lang w:val="es-ES"/>
        </w:rPr>
        <w:t>.</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 igual forma la plataforma TEAM</w:t>
      </w:r>
      <w:r>
        <w:rPr>
          <w:rFonts w:cs="Arial"/>
          <w:lang w:val="es-ES"/>
        </w:rPr>
        <w:t xml:space="preserve"> </w:t>
      </w:r>
      <w:r w:rsidRPr="00D377AF">
        <w:rPr>
          <w:rFonts w:cs="Arial"/>
          <w:lang w:val="es-ES"/>
        </w:rPr>
        <w:t>Mentor es consumida por diferent</w:t>
      </w:r>
      <w:r>
        <w:rPr>
          <w:rFonts w:cs="Arial"/>
          <w:lang w:val="es-ES"/>
        </w:rPr>
        <w:t>es consultores, arquitectos de s</w:t>
      </w:r>
      <w:r w:rsidRPr="00D377AF">
        <w:rPr>
          <w:rFonts w:cs="Arial"/>
          <w:lang w:val="es-ES"/>
        </w:rPr>
        <w:t>oftware y expertos en seguridad como un complemento para recomendar como se puede resolver un defecto en el área de seguridad. Esto significa que dentro de una organización, cuando se detectan vulnerabilidades en el software, los equipos de trabajo distribuyen los hipervínculos con el contenido de TEAM Mentor.</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Se puede decir que el enfoque hasta éste momento no ha sido en el campo del análisis estático, razón por la cual el desarrollo de éste componente o </w:t>
      </w:r>
      <w:proofErr w:type="spellStart"/>
      <w:r w:rsidRPr="00D377AF">
        <w:rPr>
          <w:rFonts w:cs="Arial"/>
          <w:lang w:val="es-ES"/>
        </w:rPr>
        <w:t>plugin</w:t>
      </w:r>
      <w:proofErr w:type="spellEnd"/>
      <w:r w:rsidRPr="00D377AF">
        <w:rPr>
          <w:rFonts w:cs="Arial"/>
          <w:lang w:val="es-ES"/>
        </w:rPr>
        <w:t xml:space="preserve"> que se está proponiendo ahora, abre las puertas a un mercado mayor, brindando un </w:t>
      </w:r>
      <w:r>
        <w:rPr>
          <w:rFonts w:cs="Arial"/>
          <w:lang w:val="es-ES"/>
        </w:rPr>
        <w:t>modelo</w:t>
      </w:r>
      <w:r w:rsidRPr="00D377AF">
        <w:rPr>
          <w:rFonts w:cs="Arial"/>
          <w:lang w:val="es-ES"/>
        </w:rPr>
        <w:t xml:space="preserve"> para que se detecten vulnerabilidades en el momento en que son creadas.</w:t>
      </w:r>
      <w:r>
        <w:rPr>
          <w:rFonts w:cs="Arial"/>
          <w:lang w:val="es-ES"/>
        </w:rPr>
        <w:t xml:space="preserve"> De esta forma Security Innovation podrá </w:t>
      </w:r>
      <w:r>
        <w:rPr>
          <w:rFonts w:cs="Arial"/>
          <w:lang w:val="es-ES"/>
        </w:rPr>
        <w:lastRenderedPageBreak/>
        <w:t>unificar la documentación sobre los defectos de seguridad comunes con una herramienta de análisis estático de código, proporcionando información oportuna cuando se detecta algún patrón de código fuente inseguro.</w:t>
      </w:r>
    </w:p>
    <w:p w:rsidR="00BC3B39" w:rsidRDefault="00D73E5C" w:rsidP="00D73E5C">
      <w:pPr>
        <w:widowControl w:val="0"/>
        <w:autoSpaceDE w:val="0"/>
        <w:autoSpaceDN w:val="0"/>
        <w:adjustRightInd w:val="0"/>
        <w:rPr>
          <w:ins w:id="223" w:author="Michael Hidalgo" w:date="2014-10-09T06:15:00Z"/>
          <w:rFonts w:cs="Arial"/>
          <w:lang w:val="es-ES"/>
        </w:rPr>
      </w:pPr>
      <w:r>
        <w:rPr>
          <w:rFonts w:cs="Arial"/>
          <w:lang w:val="es-ES"/>
        </w:rPr>
        <w:tab/>
      </w:r>
      <w:r w:rsidRPr="00D377AF">
        <w:rPr>
          <w:rFonts w:cs="Arial"/>
          <w:lang w:val="es-ES"/>
        </w:rPr>
        <w:t xml:space="preserve">El objetivo del </w:t>
      </w:r>
      <w:proofErr w:type="spellStart"/>
      <w:r w:rsidRPr="00D377AF">
        <w:rPr>
          <w:rFonts w:cs="Arial"/>
          <w:lang w:val="es-ES"/>
        </w:rPr>
        <w:t>plugin</w:t>
      </w:r>
      <w:proofErr w:type="spellEnd"/>
      <w:r w:rsidRPr="00D377AF">
        <w:rPr>
          <w:rFonts w:cs="Arial"/>
          <w:lang w:val="es-ES"/>
        </w:rPr>
        <w:t>,</w:t>
      </w:r>
      <w:r>
        <w:rPr>
          <w:rFonts w:cs="Arial"/>
          <w:lang w:val="es-ES"/>
        </w:rPr>
        <w:t xml:space="preserve"> </w:t>
      </w:r>
      <w:r w:rsidRPr="00D377AF">
        <w:rPr>
          <w:rFonts w:cs="Arial"/>
          <w:lang w:val="es-ES"/>
        </w:rPr>
        <w:t>es hacer un análisis estático en el código compilado y basado en los árboles sintácticos del compilador de C# y VB.NET, se pueden identificar código vulnerable y utilizar el mismo Visual Studio .NET para mostrar mensajes utilizando el mismo mantra conocido com</w:t>
      </w:r>
      <w:r>
        <w:rPr>
          <w:rFonts w:cs="Arial"/>
          <w:lang w:val="es-ES"/>
        </w:rPr>
        <w:t>o</w:t>
      </w:r>
      <w:r w:rsidRPr="00D377AF">
        <w:rPr>
          <w:rFonts w:cs="Arial"/>
          <w:lang w:val="es-ES"/>
        </w:rPr>
        <w:t xml:space="preserve"> </w:t>
      </w:r>
      <w:r>
        <w:rPr>
          <w:rFonts w:cs="Arial"/>
          <w:lang w:val="es-ES"/>
        </w:rPr>
        <w:t xml:space="preserve">advertencia, error e información </w:t>
      </w:r>
      <w:r w:rsidRPr="00D377AF">
        <w:rPr>
          <w:rFonts w:cs="Arial"/>
          <w:lang w:val="es-ES"/>
        </w:rPr>
        <w:t>.</w:t>
      </w:r>
    </w:p>
    <w:p w:rsidR="00D73E5C" w:rsidRPr="00D377AF" w:rsidRDefault="00BC3B39" w:rsidP="00D73E5C">
      <w:pPr>
        <w:widowControl w:val="0"/>
        <w:autoSpaceDE w:val="0"/>
        <w:autoSpaceDN w:val="0"/>
        <w:adjustRightInd w:val="0"/>
        <w:rPr>
          <w:rFonts w:cs="Arial"/>
          <w:lang w:val="es-ES"/>
        </w:rPr>
      </w:pPr>
      <w:ins w:id="224" w:author="Michael Hidalgo" w:date="2014-10-09T06:15:00Z">
        <w:r>
          <w:rPr>
            <w:rFonts w:cs="Arial"/>
            <w:lang w:val="es-ES"/>
          </w:rPr>
          <w:tab/>
        </w:r>
      </w:ins>
      <w:r w:rsidR="00D73E5C" w:rsidRPr="00D377AF">
        <w:rPr>
          <w:rFonts w:cs="Arial"/>
          <w:lang w:val="es-ES"/>
        </w:rPr>
        <w:t xml:space="preserve"> De forma tal que dependiendo del riesgo de la vulnerabilidad encontrada, se podrá brindar un tipo de mensaje específico dentro del IDE, sin necesidad de que el desarrollado abandone el trabajo para realizar investigaciones </w:t>
      </w:r>
      <w:r w:rsidR="00D73E5C">
        <w:rPr>
          <w:rFonts w:cs="Arial"/>
          <w:lang w:val="es-ES"/>
        </w:rPr>
        <w:t>sobre como solucionar el problema.</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Con éste enfoque se pretende poder crear </w:t>
      </w:r>
      <w:r>
        <w:rPr>
          <w:rFonts w:cs="Arial"/>
          <w:lang w:val="es-ES"/>
        </w:rPr>
        <w:t xml:space="preserve">un </w:t>
      </w:r>
      <w:r w:rsidRPr="00D377AF">
        <w:rPr>
          <w:rFonts w:cs="Arial"/>
          <w:lang w:val="es-ES"/>
        </w:rPr>
        <w:t>motor de análisis estático de código enfocado en seguridad de aplicaciones dentro de un ambiente integrado y brindando retroalimentación en el momento en que se necesite</w:t>
      </w:r>
      <w:r>
        <w:rPr>
          <w:rFonts w:cs="Arial"/>
          <w:lang w:val="es-ES"/>
        </w:rPr>
        <w:t>, es decir cuando se detecta dichas alguna de las vulnerabilidades documentadas en el estándar de OWASP</w:t>
      </w:r>
      <w:r w:rsidRPr="00D377AF">
        <w:rPr>
          <w:rFonts w:cs="Arial"/>
          <w:lang w:val="es-ES"/>
        </w:rPr>
        <w:t>. De igual forma se busca que los</w:t>
      </w:r>
      <w:r>
        <w:rPr>
          <w:rFonts w:cs="Arial"/>
          <w:lang w:val="es-ES"/>
        </w:rPr>
        <w:t xml:space="preserve"> </w:t>
      </w:r>
      <w:r w:rsidRPr="00D377AF">
        <w:rPr>
          <w:rFonts w:cs="Arial"/>
          <w:lang w:val="es-ES"/>
        </w:rPr>
        <w:t>desarrolladores se vayan familiarizando con las mejores prácticas en el momento de desarrollar cualquier aplicación.</w:t>
      </w:r>
    </w:p>
    <w:p w:rsidR="00D73E5C" w:rsidRPr="00D73E5C" w:rsidRDefault="00D73E5C" w:rsidP="00D47394">
      <w:pPr>
        <w:widowControl w:val="0"/>
        <w:autoSpaceDE w:val="0"/>
        <w:autoSpaceDN w:val="0"/>
        <w:adjustRightInd w:val="0"/>
      </w:pPr>
      <w:r>
        <w:rPr>
          <w:rFonts w:cs="Arial"/>
          <w:lang w:val="es-ES"/>
        </w:rPr>
        <w:tab/>
      </w:r>
      <w:r w:rsidRPr="00D377AF">
        <w:rPr>
          <w:rFonts w:cs="Arial"/>
          <w:lang w:val="es-ES"/>
        </w:rPr>
        <w:t xml:space="preserve">El equipo de investigación y desarrollo de Security Innovation en su trayectoria liderando el mercado de la seguridad informática considera el desarrollo de éste </w:t>
      </w:r>
      <w:proofErr w:type="spellStart"/>
      <w:r w:rsidRPr="00D377AF">
        <w:rPr>
          <w:rFonts w:cs="Arial"/>
          <w:lang w:val="es-ES"/>
        </w:rPr>
        <w:t>plugin</w:t>
      </w:r>
      <w:proofErr w:type="spellEnd"/>
      <w:r w:rsidRPr="00D377AF">
        <w:rPr>
          <w:rFonts w:cs="Arial"/>
          <w:lang w:val="es-ES"/>
        </w:rPr>
        <w:t xml:space="preserve"> muy relevante</w:t>
      </w:r>
      <w:r>
        <w:rPr>
          <w:rFonts w:cs="Arial"/>
          <w:lang w:val="es-ES"/>
        </w:rPr>
        <w:t xml:space="preserve"> </w:t>
      </w:r>
      <w:r w:rsidRPr="00D377AF">
        <w:rPr>
          <w:rFonts w:cs="Arial"/>
          <w:lang w:val="es-ES"/>
        </w:rPr>
        <w:t xml:space="preserve">pues permitirá a los desarrolladores </w:t>
      </w:r>
      <w:r>
        <w:rPr>
          <w:rFonts w:cs="Arial"/>
          <w:lang w:val="es-ES"/>
        </w:rPr>
        <w:t>software comprender con los estándares</w:t>
      </w:r>
      <w:r w:rsidRPr="00D377AF">
        <w:rPr>
          <w:rFonts w:cs="Arial"/>
          <w:lang w:val="es-ES"/>
        </w:rPr>
        <w:t xml:space="preserve"> internacionales y desarrollar software </w:t>
      </w:r>
      <w:r w:rsidRPr="00D377AF">
        <w:rPr>
          <w:rFonts w:cs="Arial"/>
          <w:lang w:val="es-ES"/>
        </w:rPr>
        <w:lastRenderedPageBreak/>
        <w:t>seguro.</w:t>
      </w:r>
    </w:p>
    <w:p w:rsidR="00A81AE4" w:rsidRDefault="00A81AE4" w:rsidP="00AA5751">
      <w:pPr>
        <w:pStyle w:val="Ttulo1"/>
        <w:numPr>
          <w:ilvl w:val="0"/>
          <w:numId w:val="28"/>
        </w:numPr>
      </w:pPr>
      <w:bookmarkStart w:id="225" w:name="_Toc274493516"/>
      <w:bookmarkStart w:id="226" w:name="_Toc274494353"/>
      <w:r>
        <w:t>Justificación</w:t>
      </w:r>
      <w:bookmarkEnd w:id="225"/>
      <w:bookmarkEnd w:id="226"/>
    </w:p>
    <w:p w:rsidR="00845C8F" w:rsidRPr="005934A9" w:rsidRDefault="00845C8F" w:rsidP="00845C8F">
      <w:pPr>
        <w:widowControl w:val="0"/>
        <w:autoSpaceDE w:val="0"/>
        <w:autoSpaceDN w:val="0"/>
        <w:adjustRightInd w:val="0"/>
        <w:rPr>
          <w:rFonts w:cs="Arial"/>
          <w:lang w:val="es-ES"/>
        </w:rPr>
      </w:pPr>
      <w:r>
        <w:tab/>
      </w:r>
      <w:r w:rsidRPr="005934A9">
        <w:rPr>
          <w:rFonts w:cs="Arial"/>
          <w:lang w:val="es-ES"/>
        </w:rPr>
        <w:t>A medida que los sistemas de información se vuelven más complejos e interconectados, la dificultad de desarrollar aplicaciones de software que sean seguras</w:t>
      </w:r>
      <w:r>
        <w:rPr>
          <w:rFonts w:cs="Arial"/>
          <w:lang w:val="es-ES"/>
        </w:rPr>
        <w:t xml:space="preserve"> y resistentes a ataques informáticos</w:t>
      </w:r>
      <w:r w:rsidRPr="005934A9">
        <w:rPr>
          <w:rFonts w:cs="Arial"/>
          <w:lang w:val="es-ES"/>
        </w:rPr>
        <w:t xml:space="preserve"> crece de forma exponencial. </w:t>
      </w:r>
      <w:ins w:id="227" w:author="Michael Hidalgo" w:date="2014-10-07T14:36:00Z">
        <w:r w:rsidR="00392EF5">
          <w:rPr>
            <w:rFonts w:cs="Arial"/>
            <w:lang w:val="es-ES"/>
          </w:rPr>
          <w:tab/>
        </w:r>
      </w:ins>
      <w:r w:rsidRPr="005934A9">
        <w:rPr>
          <w:rFonts w:cs="Arial"/>
          <w:lang w:val="es-ES"/>
        </w:rPr>
        <w:t xml:space="preserve">Durante los últimos años hemos visto como la cantidad de incidentes en seguridad han venido en aumento. Estos ataques no discriminan ningún sector social. Los encabezados de las noticias nos confirman una vez más que cualquier organización puede ser </w:t>
      </w:r>
      <w:r>
        <w:rPr>
          <w:rFonts w:cs="Arial"/>
          <w:lang w:val="es-ES"/>
        </w:rPr>
        <w:t xml:space="preserve">víctima de ataques cibernéticos, partiendo del hecho que los usuarios maliciosos que perpetran </w:t>
      </w:r>
      <w:ins w:id="228" w:author="Michael Hidalgo" w:date="2014-10-09T17:21:00Z">
        <w:r w:rsidR="006050E0">
          <w:rPr>
            <w:rFonts w:cs="Arial"/>
            <w:lang w:val="es-ES"/>
          </w:rPr>
          <w:t>e</w:t>
        </w:r>
      </w:ins>
      <w:r>
        <w:rPr>
          <w:rFonts w:cs="Arial"/>
          <w:lang w:val="es-ES"/>
        </w:rPr>
        <w:t>stos ataques cuentan con mucho tiempo para estudiar aplicaciones en Internet y eventualmente atacarla.</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La lista de empresas que han sufrido algún tipo de incidente de seguridad crece considerablemente y nos revelan malas prácticas en el desarrollo de aplicaciones de software que terminan comprometiendo a organizaciones, datos sensitivos de las mismas y lamentablemente a usuarios de esas aplicaciones.</w:t>
      </w:r>
    </w:p>
    <w:p w:rsidR="00845C8F" w:rsidRDefault="0041593C" w:rsidP="00845C8F">
      <w:pPr>
        <w:widowControl w:val="0"/>
        <w:autoSpaceDE w:val="0"/>
        <w:autoSpaceDN w:val="0"/>
        <w:adjustRightInd w:val="0"/>
        <w:rPr>
          <w:rFonts w:cs="Arial"/>
          <w:lang w:val="es-ES"/>
        </w:rPr>
      </w:pPr>
      <w:ins w:id="229" w:author="Michael Hidalgo" w:date="2014-10-07T04:52:00Z">
        <w:r>
          <w:rPr>
            <w:rFonts w:cs="Arial"/>
            <w:lang w:val="es-ES"/>
          </w:rPr>
          <w:tab/>
        </w:r>
      </w:ins>
      <w:r w:rsidR="00845C8F" w:rsidRPr="005934A9">
        <w:rPr>
          <w:rFonts w:cs="Arial"/>
          <w:lang w:val="es-ES"/>
        </w:rPr>
        <w:t>A pro</w:t>
      </w:r>
      <w:r w:rsidR="00845C8F">
        <w:rPr>
          <w:rFonts w:cs="Arial"/>
          <w:lang w:val="es-ES"/>
        </w:rPr>
        <w:t>pósito del rol fundamental del ciclo del d</w:t>
      </w:r>
      <w:r w:rsidR="00845C8F" w:rsidRPr="005934A9">
        <w:rPr>
          <w:rFonts w:cs="Arial"/>
          <w:lang w:val="es-ES"/>
        </w:rPr>
        <w:t xml:space="preserve">esarrollo del </w:t>
      </w:r>
      <w:r w:rsidR="00845C8F">
        <w:rPr>
          <w:rFonts w:cs="Arial"/>
          <w:lang w:val="es-ES"/>
        </w:rPr>
        <w:t>software</w:t>
      </w:r>
      <w:r w:rsidR="00845C8F" w:rsidRPr="005934A9">
        <w:rPr>
          <w:rFonts w:cs="Arial"/>
          <w:lang w:val="es-ES"/>
        </w:rPr>
        <w:t xml:space="preserve">, </w:t>
      </w:r>
      <w:r w:rsidR="00845C8F">
        <w:rPr>
          <w:rFonts w:cs="Arial"/>
          <w:lang w:val="es-ES"/>
        </w:rPr>
        <w:t>la siguiente frase es rica en simbolismo y nos revela la situación actual en cuanto a seguridad de aplicaciones</w:t>
      </w:r>
      <w:r w:rsidR="00845C8F" w:rsidRPr="005934A9">
        <w:rPr>
          <w:rFonts w:cs="Arial"/>
          <w:lang w:val="es-ES"/>
        </w:rPr>
        <w:t xml:space="preserve"> </w:t>
      </w:r>
      <w:r w:rsidR="00845C8F">
        <w:rPr>
          <w:rFonts w:cs="Arial"/>
          <w:lang w:val="es-ES"/>
        </w:rPr>
        <w:t>“..</w:t>
      </w:r>
      <w:r w:rsidR="00845C8F" w:rsidRPr="005934A9">
        <w:rPr>
          <w:rFonts w:cs="Arial"/>
          <w:lang w:val="es-ES"/>
        </w:rPr>
        <w:t>expertos sostienen que en la actualidad, el 90% de los ataques informáticos ocurren en la capa de aplicación</w:t>
      </w:r>
      <w:r w:rsidR="00845C8F">
        <w:rPr>
          <w:rFonts w:cs="Arial"/>
          <w:lang w:val="es-ES"/>
        </w:rPr>
        <w:t xml:space="preserve">” Adams, </w:t>
      </w:r>
      <w:r w:rsidR="00845C8F">
        <w:rPr>
          <w:rFonts w:cs="Arial"/>
          <w:lang w:val="es-ES"/>
        </w:rPr>
        <w:lastRenderedPageBreak/>
        <w:t xml:space="preserve">E (2011,Marzo 8) tomado de </w:t>
      </w:r>
      <w:r w:rsidR="00845C8F" w:rsidRPr="00B91717">
        <w:rPr>
          <w:rFonts w:cs="Arial"/>
          <w:lang w:val="es-ES"/>
        </w:rPr>
        <w:t>http://goo.gl/6e4ClN</w:t>
      </w:r>
      <w:r w:rsidR="00845C8F" w:rsidRPr="005934A9">
        <w:rPr>
          <w:rFonts w:cs="Arial"/>
          <w:lang w:val="es-ES"/>
        </w:rPr>
        <w:t xml:space="preserve">. Esto significa, que los usuarios maliciosos utilizan la misma aplicación o sitio Web para explotar alguna vulnerabilidad conocida y poder robar información sensitiva y comprometer a otros usuarios. </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Este dato es alarmante, y deja en claro las malas prácticas en el momento de desarrollar aplicaciones.</w:t>
      </w:r>
    </w:p>
    <w:p w:rsidR="00845C8F"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Pese a las pérdidas económicas, daños morales y efectos colaterales producto de un incidente cibernético (incluyendo comprometer otros servicios y aplicaciones como lo son las redes sociales como es el caso de </w:t>
      </w:r>
      <w:proofErr w:type="spellStart"/>
      <w:r w:rsidRPr="005934A9">
        <w:rPr>
          <w:rFonts w:cs="Arial"/>
          <w:lang w:val="es-ES"/>
        </w:rPr>
        <w:t>Facebook</w:t>
      </w:r>
      <w:proofErr w:type="spellEnd"/>
      <w:r w:rsidRPr="005934A9">
        <w:rPr>
          <w:rFonts w:cs="Arial"/>
          <w:lang w:val="es-ES"/>
        </w:rPr>
        <w:t xml:space="preserve">, </w:t>
      </w:r>
      <w:proofErr w:type="spellStart"/>
      <w:r w:rsidRPr="005934A9">
        <w:rPr>
          <w:rFonts w:cs="Arial"/>
          <w:lang w:val="es-ES"/>
        </w:rPr>
        <w:t>Twitter</w:t>
      </w:r>
      <w:proofErr w:type="spellEnd"/>
      <w:r w:rsidRPr="005934A9">
        <w:rPr>
          <w:rFonts w:cs="Arial"/>
          <w:lang w:val="es-ES"/>
        </w:rPr>
        <w:t xml:space="preserve"> y cuentas de correo electrónico) vemos que pese al esfuerzo de la industria por mejorar éste panorama, aún el sector de tecnologías de la información necesita invertir más tiempo y recursos en capacitar al personal. Hacer que las personas involucradas en el cicl</w:t>
      </w:r>
      <w:r>
        <w:rPr>
          <w:rFonts w:cs="Arial"/>
          <w:lang w:val="es-ES"/>
        </w:rPr>
        <w:t>o del desarrollo del software (</w:t>
      </w:r>
      <w:r w:rsidRPr="005934A9">
        <w:rPr>
          <w:rFonts w:cs="Arial"/>
          <w:lang w:val="es-ES"/>
        </w:rPr>
        <w:t>y no solamente los desarrolladores) conozcan las principales causas que hacen que el software sea inseguro es vital.</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El tema de seguridad de la información, desafortunadamente no se le ha dado la importancia que realmente requiere.</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Históricamente, seguridad en el </w:t>
      </w:r>
      <w:r>
        <w:rPr>
          <w:rFonts w:cs="Arial"/>
          <w:lang w:val="es-ES"/>
        </w:rPr>
        <w:t>software</w:t>
      </w:r>
      <w:r w:rsidRPr="005934A9">
        <w:rPr>
          <w:rFonts w:cs="Arial"/>
          <w:lang w:val="es-ES"/>
        </w:rPr>
        <w:t xml:space="preserve"> ha sido considerada como un requerimiento no funcional. Esta simple percepción tiene mucho peso en el desarrollo del software. De tal forma que muchas organizaciones conciben la seguridad como un segundo plano, algo que se debe implementar por ser regulatorio, una obligación que se debe cum</w:t>
      </w:r>
      <w:r>
        <w:rPr>
          <w:rFonts w:cs="Arial"/>
          <w:lang w:val="es-ES"/>
        </w:rPr>
        <w:t xml:space="preserve">plir al final. Aunado a ello se puede comprender que no es fácil justificar el retorno de la inversión  en </w:t>
      </w:r>
      <w:r>
        <w:rPr>
          <w:rFonts w:cs="Arial"/>
          <w:lang w:val="es-ES"/>
        </w:rPr>
        <w:lastRenderedPageBreak/>
        <w:t>seguridad de la información, tal como lo asegura el autor Mano Paul en su libro Official (ISC)2 Guide to the CSSLP.</w:t>
      </w:r>
    </w:p>
    <w:p w:rsidR="00BC159B"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Esta visión equivocada acarrea problemas más graves. Según los expertos</w:t>
      </w:r>
      <w:ins w:id="230" w:author="Michael Hidalgo" w:date="2014-10-07T14:38:00Z">
        <w:r w:rsidR="00146EAF">
          <w:rPr>
            <w:rStyle w:val="Refdenotaalpie"/>
            <w:rFonts w:cs="Arial"/>
            <w:lang w:val="es-ES"/>
          </w:rPr>
          <w:footnoteReference w:id="2"/>
        </w:r>
      </w:ins>
      <w:r w:rsidRPr="005934A9">
        <w:rPr>
          <w:rFonts w:cs="Arial"/>
          <w:lang w:val="es-ES"/>
        </w:rPr>
        <w:t xml:space="preserve"> el costo relativo de resolver problemas de seguridad en un ambiente de producción va de 30 a 100 veces más caro que si se hubiera hecho en una etapa más temprana</w:t>
      </w:r>
      <w:r w:rsidR="00BC159B">
        <w:rPr>
          <w:rFonts w:cs="Arial"/>
          <w:lang w:val="es-ES"/>
        </w:rPr>
        <w:t>, dicha aseveración de muestra en el siguiente gráfico:</w:t>
      </w:r>
    </w:p>
    <w:p w:rsidR="00D47394" w:rsidRPr="00D47394" w:rsidRDefault="00D47394" w:rsidP="00D47394">
      <w:pPr>
        <w:pStyle w:val="Ttulo3"/>
      </w:pPr>
      <w:bookmarkStart w:id="233" w:name="_Toc274493369"/>
      <w:r>
        <w:t xml:space="preserve">Gráfico </w:t>
      </w:r>
      <w:fldSimple w:instr=" SEQ Gráfico \* ARABIC ">
        <w:r>
          <w:rPr>
            <w:noProof/>
          </w:rPr>
          <w:t>1</w:t>
        </w:r>
      </w:fldSimple>
      <w:r>
        <w:t xml:space="preserve"> Costo relativo de arreglar defectos de código</w:t>
      </w:r>
      <w:bookmarkEnd w:id="233"/>
    </w:p>
    <w:p w:rsidR="00845C8F" w:rsidRDefault="00B13142" w:rsidP="00845C8F">
      <w:pPr>
        <w:widowControl w:val="0"/>
        <w:autoSpaceDE w:val="0"/>
        <w:autoSpaceDN w:val="0"/>
        <w:adjustRightInd w:val="0"/>
        <w:rPr>
          <w:rFonts w:cs="Arial"/>
          <w:lang w:val="es-ES"/>
        </w:rPr>
      </w:pPr>
      <w:r>
        <w:rPr>
          <w:rFonts w:cs="Arial"/>
          <w:noProof/>
          <w:lang w:val="en-US"/>
        </w:rPr>
        <w:drawing>
          <wp:inline distT="0" distB="0" distL="0" distR="0">
            <wp:extent cx="5324475" cy="2393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a.gi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2393950"/>
                    </a:xfrm>
                    <a:prstGeom prst="rect">
                      <a:avLst/>
                    </a:prstGeom>
                  </pic:spPr>
                </pic:pic>
              </a:graphicData>
            </a:graphic>
          </wp:inline>
        </w:drawing>
      </w:r>
    </w:p>
    <w:p w:rsidR="00CD762F" w:rsidRPr="00D05523" w:rsidRDefault="00CD762F" w:rsidP="006E653F">
      <w:pPr>
        <w:pStyle w:val="Ttulo3"/>
        <w:rPr>
          <w:lang w:val="en-US"/>
          <w:rPrChange w:id="234" w:author="Laica" w:date="2014-10-09T21:36:00Z">
            <w:rPr/>
          </w:rPrChange>
        </w:rPr>
      </w:pPr>
      <w:proofErr w:type="spellStart"/>
      <w:r w:rsidRPr="00D05523">
        <w:rPr>
          <w:lang w:val="en-US"/>
          <w:rPrChange w:id="235" w:author="Laica" w:date="2014-10-09T21:36:00Z">
            <w:rPr/>
          </w:rPrChange>
        </w:rPr>
        <w:t>Fuente</w:t>
      </w:r>
      <w:proofErr w:type="spellEnd"/>
      <w:r w:rsidRPr="00D05523">
        <w:rPr>
          <w:lang w:val="en-US"/>
          <w:rPrChange w:id="236" w:author="Laica" w:date="2014-10-09T21:36:00Z">
            <w:rPr/>
          </w:rPrChange>
        </w:rPr>
        <w:t>: Paul (2011). Official (ISC2) Guide to the CSSLP</w:t>
      </w:r>
    </w:p>
    <w:p w:rsidR="00AA5751" w:rsidRPr="00BD1EBC" w:rsidRDefault="00AA5751" w:rsidP="00AA5751">
      <w:pPr>
        <w:pStyle w:val="Ttulo2"/>
        <w:rPr>
          <w:b w:val="0"/>
        </w:rPr>
      </w:pPr>
      <w:bookmarkStart w:id="237" w:name="_Toc267386011"/>
      <w:bookmarkStart w:id="238" w:name="_Toc268521863"/>
      <w:bookmarkStart w:id="239" w:name="_Toc274493517"/>
      <w:bookmarkStart w:id="240" w:name="_Toc274494354"/>
      <w:r>
        <w:t>3.1 Estudio de Viabilidad de la propuesta</w:t>
      </w:r>
      <w:bookmarkEnd w:id="237"/>
      <w:bookmarkEnd w:id="238"/>
      <w:bookmarkEnd w:id="239"/>
      <w:bookmarkEnd w:id="240"/>
    </w:p>
    <w:p w:rsidR="00AA5751" w:rsidRDefault="00AA5751" w:rsidP="00AA5751">
      <w:pPr>
        <w:widowControl w:val="0"/>
        <w:autoSpaceDE w:val="0"/>
        <w:autoSpaceDN w:val="0"/>
        <w:adjustRightInd w:val="0"/>
        <w:rPr>
          <w:rFonts w:cs="Arial"/>
          <w:lang w:val="es-ES"/>
        </w:rPr>
      </w:pPr>
      <w:r>
        <w:rPr>
          <w:rFonts w:cs="Arial"/>
          <w:lang w:val="es-ES"/>
        </w:rPr>
        <w:t>A continuación se presenta el estudio de viabilidad del proyecto propuesto. Según los autores Kendall, Kenneth &amp; Kendall, Julie (2005) el concepto de viabilidad que ellos abordan es el siguiente:</w:t>
      </w:r>
    </w:p>
    <w:p w:rsidR="00AA5751" w:rsidRDefault="00AA5751" w:rsidP="00AA5751">
      <w:pPr>
        <w:widowControl w:val="0"/>
        <w:autoSpaceDE w:val="0"/>
        <w:autoSpaceDN w:val="0"/>
        <w:adjustRightInd w:val="0"/>
        <w:ind w:left="708"/>
        <w:rPr>
          <w:rFonts w:cs="Arial"/>
          <w:lang w:val="es-ES"/>
        </w:rPr>
      </w:pPr>
      <w:r>
        <w:rPr>
          <w:rFonts w:cs="Arial"/>
          <w:lang w:val="es-ES"/>
        </w:rPr>
        <w:lastRenderedPageBreak/>
        <w:t>Nuestra definición de viabilidad es mucho más profunda que la que se da comúnmente ,puesto que la viabilidad de los proyectos de sistemas se evalúa de tres maneras principales: operativa, técnica y económica. El estudio de viabilidad no consiste en un estudio completo de los sistemas. Mas bien, se trata de recopilar sufrientes datos para que los directivos, a su vez, tengan los elementos necesarios para decidir si se debe proceder a  realizar un estudio de sistemas.(p 52).</w:t>
      </w:r>
    </w:p>
    <w:p w:rsidR="00AA5751" w:rsidRDefault="00AA5751" w:rsidP="00AA5751">
      <w:pPr>
        <w:widowControl w:val="0"/>
        <w:autoSpaceDE w:val="0"/>
        <w:autoSpaceDN w:val="0"/>
        <w:adjustRightInd w:val="0"/>
        <w:ind w:left="708"/>
        <w:rPr>
          <w:rFonts w:cs="Arial"/>
          <w:lang w:val="es-ES"/>
        </w:rPr>
      </w:pPr>
    </w:p>
    <w:p w:rsidR="00AA5751" w:rsidRDefault="00AA5751" w:rsidP="00AA5751">
      <w:pPr>
        <w:widowControl w:val="0"/>
        <w:autoSpaceDE w:val="0"/>
        <w:autoSpaceDN w:val="0"/>
        <w:adjustRightInd w:val="0"/>
        <w:spacing w:after="240"/>
        <w:rPr>
          <w:rFonts w:cs="Arial"/>
          <w:lang w:val="es-ES"/>
        </w:rPr>
      </w:pPr>
      <w:r>
        <w:rPr>
          <w:rFonts w:cs="Arial"/>
          <w:lang w:val="es-ES"/>
        </w:rPr>
        <w:tab/>
        <w:t>Tomando en cuenta la información anterior y con base en la definiciones presentadas por los autores, se presenta el estudio de viabilidad técnica, económica y operativo para el proyecto en cuestión.</w:t>
      </w:r>
    </w:p>
    <w:p w:rsidR="00AA5751" w:rsidRDefault="00AA5751" w:rsidP="00AA5751">
      <w:pPr>
        <w:widowControl w:val="0"/>
        <w:autoSpaceDE w:val="0"/>
        <w:autoSpaceDN w:val="0"/>
        <w:adjustRightInd w:val="0"/>
        <w:spacing w:after="240"/>
        <w:rPr>
          <w:rFonts w:cs="Arial"/>
          <w:lang w:val="es-ES"/>
        </w:rPr>
      </w:pPr>
    </w:p>
    <w:p w:rsidR="00AA5751" w:rsidRPr="0081445A" w:rsidRDefault="00AA5751" w:rsidP="00AA5751">
      <w:pPr>
        <w:pStyle w:val="Ttulo2"/>
      </w:pPr>
      <w:bookmarkStart w:id="241" w:name="_Toc267386012"/>
      <w:bookmarkStart w:id="242" w:name="_Toc268521864"/>
      <w:bookmarkStart w:id="243" w:name="_Toc274493518"/>
      <w:bookmarkStart w:id="244" w:name="_Toc274494355"/>
      <w:r>
        <w:t xml:space="preserve">3.2 </w:t>
      </w:r>
      <w:r w:rsidRPr="0081445A">
        <w:t>Estudio de viabilidad técnica</w:t>
      </w:r>
      <w:bookmarkEnd w:id="241"/>
      <w:bookmarkEnd w:id="242"/>
      <w:bookmarkEnd w:id="243"/>
      <w:bookmarkEnd w:id="244"/>
    </w:p>
    <w:p w:rsidR="00111A21" w:rsidRDefault="00AA5751" w:rsidP="00AA5751">
      <w:pPr>
        <w:widowControl w:val="0"/>
        <w:autoSpaceDE w:val="0"/>
        <w:autoSpaceDN w:val="0"/>
        <w:adjustRightInd w:val="0"/>
        <w:rPr>
          <w:ins w:id="245" w:author="Michael Hidalgo" w:date="2014-10-07T04:52:00Z"/>
          <w:rFonts w:cs="Arial"/>
          <w:lang w:val="es-ES"/>
        </w:rPr>
      </w:pPr>
      <w:r>
        <w:tab/>
      </w:r>
      <w:r w:rsidRPr="00D118C1">
        <w:rPr>
          <w:rFonts w:cs="Arial"/>
          <w:lang w:val="es-ES"/>
        </w:rPr>
        <w:t>Esta innovación tecnológica</w:t>
      </w:r>
      <w:r>
        <w:rPr>
          <w:rFonts w:cs="Arial"/>
          <w:lang w:val="es-ES"/>
        </w:rPr>
        <w:t xml:space="preserve"> que supone el desarrollo de una extensión para el IDE (Entorno de Desarrollo Integrado) denominado Visual Studio .NET y que pertenece a la empresa tecnológica Microsoft, será desarrollado en  Visual Studio .NET 2013, versión que es comercialmente estable en términos de que dicho software se puede adquirir de forma completa en el sitio de la misma compañía. De forma tal que el acceso alas herramientas de desarrollo están disponibles en el mercado. Adicionalmente a esta cualidad, el desarrollo de la extensión de seguridad utilizará la plataforma de compilación abierta </w:t>
      </w:r>
      <w:r>
        <w:rPr>
          <w:rFonts w:cs="Arial"/>
          <w:lang w:val="es-ES"/>
        </w:rPr>
        <w:lastRenderedPageBreak/>
        <w:t xml:space="preserve">llamada Roslyn, la cual se puede obtener de forma gratuita desde el sitio oficial de Microsoft. Adicionalmente a la adquisición del compilador Roslyn, se instalarán las plantillas necesarias para desarrollar un proyecto denominado diagnóstico con solución de problemas. </w:t>
      </w:r>
    </w:p>
    <w:p w:rsidR="00AA5751" w:rsidRDefault="00111A21" w:rsidP="00AA5751">
      <w:pPr>
        <w:widowControl w:val="0"/>
        <w:autoSpaceDE w:val="0"/>
        <w:autoSpaceDN w:val="0"/>
        <w:adjustRightInd w:val="0"/>
        <w:rPr>
          <w:rFonts w:cs="Arial"/>
          <w:lang w:val="es-ES"/>
        </w:rPr>
      </w:pPr>
      <w:ins w:id="246" w:author="Michael Hidalgo" w:date="2014-10-07T04:52:00Z">
        <w:r>
          <w:rPr>
            <w:rFonts w:cs="Arial"/>
            <w:lang w:val="es-ES"/>
          </w:rPr>
          <w:tab/>
        </w:r>
      </w:ins>
      <w:r w:rsidR="00AA5751">
        <w:rPr>
          <w:rFonts w:cs="Arial"/>
          <w:lang w:val="es-ES"/>
        </w:rPr>
        <w:t xml:space="preserve">Todas </w:t>
      </w:r>
      <w:r w:rsidR="00535558">
        <w:rPr>
          <w:rFonts w:cs="Arial"/>
          <w:lang w:val="es-ES"/>
        </w:rPr>
        <w:t>e</w:t>
      </w:r>
      <w:r w:rsidR="00AA5751">
        <w:rPr>
          <w:rFonts w:cs="Arial"/>
          <w:lang w:val="es-ES"/>
        </w:rPr>
        <w:t>stas plantillas de proyectos están disponible de forma gratuita desde el sitio respectivo provisto por Microsoft. La adquisición de las mismas es trivial, ya que existe documentación basta para poder instalar los componentes requeridos.</w:t>
      </w:r>
    </w:p>
    <w:p w:rsidR="00AA5751" w:rsidRDefault="00AA5751" w:rsidP="00AA5751">
      <w:pPr>
        <w:widowControl w:val="0"/>
        <w:autoSpaceDE w:val="0"/>
        <w:autoSpaceDN w:val="0"/>
        <w:adjustRightInd w:val="0"/>
        <w:rPr>
          <w:rFonts w:cs="Arial"/>
          <w:lang w:val="es-ES"/>
        </w:rPr>
      </w:pPr>
      <w:r>
        <w:rPr>
          <w:rFonts w:cs="Arial"/>
          <w:lang w:val="es-ES"/>
        </w:rPr>
        <w:tab/>
        <w:t xml:space="preserve">Así mismo, el lenguaje de programación C# (pronunciado C Sharp), y que es el lenguaje de programación que será utilizado para desarrollar dicha extensión, viene incluido de forma intrínseca en Visual Studio. Adicionalmente, el </w:t>
      </w:r>
      <w:proofErr w:type="spellStart"/>
      <w:r>
        <w:rPr>
          <w:rFonts w:cs="Arial"/>
          <w:lang w:val="es-ES"/>
        </w:rPr>
        <w:t>plugin</w:t>
      </w:r>
      <w:proofErr w:type="spellEnd"/>
      <w:r>
        <w:rPr>
          <w:rFonts w:cs="Arial"/>
          <w:lang w:val="es-ES"/>
        </w:rPr>
        <w:t xml:space="preserve"> a ser desarrollado no requiere tener acceso a un motor de base de datos relacional, ya que no es necesario persistir datos durante la ejecución de la misma. Al contrario, la compilación en tiempo real permite que se evalúe la sintaxis de las expresiones y poder detectar patrones en el código fuente que guíen a determinar que existe código inseguro implementado. Las reglas respectivas para determinar los patrones de código inseguro serán parte de la extensión de seguridad que no necesita persistirse o almacenarse en ningún repositorio de datos, entendiéndose por repositorio cualquier mecanismo de almacenamiento incluyendo archivos en formato XML (acrónimo de Lenguaje de Marcas Extensible por su siglas en inglés), bases de datos transaccionales, archivos planos de texto entre otros.</w:t>
      </w:r>
    </w:p>
    <w:p w:rsidR="00AA5751" w:rsidRDefault="00AA5751" w:rsidP="00AA5751">
      <w:pPr>
        <w:widowControl w:val="0"/>
        <w:autoSpaceDE w:val="0"/>
        <w:autoSpaceDN w:val="0"/>
        <w:adjustRightInd w:val="0"/>
        <w:rPr>
          <w:rFonts w:cs="Arial"/>
          <w:lang w:val="es-ES"/>
        </w:rPr>
      </w:pPr>
      <w:r>
        <w:rPr>
          <w:rFonts w:cs="Arial"/>
          <w:lang w:val="es-ES"/>
        </w:rPr>
        <w:tab/>
        <w:t xml:space="preserve">Con base en el proceso de identificar código inseguro, se tomará como </w:t>
      </w:r>
      <w:r>
        <w:rPr>
          <w:rFonts w:cs="Arial"/>
          <w:lang w:val="es-ES"/>
        </w:rPr>
        <w:lastRenderedPageBreak/>
        <w:t>referencia los estándares más importantes avalados en el sector de las tecnologías de información y comunicación referentes a seguridad informática, los cuales son el proyecto OWASP top 10 y como complemento la lista conocida como Enumeración de Vulnerabilidades Comunes (comúnmente conocida bajo el acrónimo de CWE por sus respectivas siglas en inglés).</w:t>
      </w:r>
    </w:p>
    <w:p w:rsidR="00AA5751" w:rsidRDefault="00AA5751" w:rsidP="00AA5751">
      <w:pPr>
        <w:widowControl w:val="0"/>
        <w:autoSpaceDE w:val="0"/>
        <w:autoSpaceDN w:val="0"/>
        <w:adjustRightInd w:val="0"/>
        <w:rPr>
          <w:rFonts w:cs="Arial"/>
          <w:lang w:val="es-ES"/>
        </w:rPr>
      </w:pPr>
      <w:r>
        <w:rPr>
          <w:rFonts w:cs="Arial"/>
          <w:lang w:val="es-ES"/>
        </w:rPr>
        <w:tab/>
        <w:t>Esta extensión de seguridad se basará en la plataforma  Microsoft .NET 4.5.1, misma plataforma que se adquiere del sitio oficial de Microsoft y que viene integrada en las versiones de Visual Studio a ser desarrolladas. Las plantillas para desarrollar proyectos basados en Roslyn se adquieren al instalar la versión técnica para la comunidad (también conocido como CTP por sus siglas en inglés), dichas plantillas aparecerán disponibles en el ambiente integrado de desarrollo y permitirán crear la respectiva extensión.</w:t>
      </w:r>
    </w:p>
    <w:p w:rsidR="00AA5751" w:rsidRPr="0074676E" w:rsidRDefault="00E22A8A" w:rsidP="00AA5751">
      <w:pPr>
        <w:pStyle w:val="Ttulo2"/>
      </w:pPr>
      <w:bookmarkStart w:id="247" w:name="_Toc267386013"/>
      <w:bookmarkStart w:id="248" w:name="_Toc268521865"/>
      <w:bookmarkStart w:id="249" w:name="_Toc274493519"/>
      <w:bookmarkStart w:id="250" w:name="_Toc274494356"/>
      <w:r>
        <w:t xml:space="preserve">3.3 </w:t>
      </w:r>
      <w:r w:rsidR="00AA5751" w:rsidRPr="00075A12">
        <w:t>Estudio de viabilidad económica</w:t>
      </w:r>
      <w:bookmarkEnd w:id="247"/>
      <w:bookmarkEnd w:id="248"/>
      <w:bookmarkEnd w:id="249"/>
      <w:bookmarkEnd w:id="250"/>
    </w:p>
    <w:p w:rsidR="00AA5751" w:rsidRDefault="00AA5751" w:rsidP="00AA5751">
      <w:pPr>
        <w:widowControl w:val="0"/>
        <w:autoSpaceDE w:val="0"/>
        <w:autoSpaceDN w:val="0"/>
        <w:adjustRightInd w:val="0"/>
        <w:rPr>
          <w:rFonts w:cs="Arial"/>
          <w:lang w:val="es-ES"/>
        </w:rPr>
      </w:pPr>
      <w:r>
        <w:rPr>
          <w:rFonts w:cs="Arial"/>
          <w:lang w:val="es-ES"/>
        </w:rPr>
        <w:tab/>
      </w:r>
      <w:r w:rsidRPr="00B875F4">
        <w:rPr>
          <w:rFonts w:cs="Arial"/>
          <w:lang w:val="es-ES"/>
        </w:rPr>
        <w:t>Se</w:t>
      </w:r>
      <w:r>
        <w:rPr>
          <w:rFonts w:cs="Arial"/>
          <w:lang w:val="es-ES"/>
        </w:rPr>
        <w:t>gún sostienen Kendall y Kendall “…La viabilidad económica es la segunda parte de la determinación de los recursos” Pág.82 y se fundamentan principalmente en el hecho de que se deben considerar aspectos como lo es el factor tiempo de los recursos entre otros elementos.</w:t>
      </w:r>
    </w:p>
    <w:p w:rsidR="00AA5751" w:rsidRDefault="00AA5751" w:rsidP="00AA5751">
      <w:pPr>
        <w:widowControl w:val="0"/>
        <w:autoSpaceDE w:val="0"/>
        <w:autoSpaceDN w:val="0"/>
        <w:adjustRightInd w:val="0"/>
        <w:rPr>
          <w:ins w:id="251" w:author="Michael Hidalgo" w:date="2014-10-09T17:19:00Z"/>
          <w:rFonts w:cs="Arial"/>
          <w:lang w:val="es-ES"/>
        </w:rPr>
      </w:pPr>
      <w:r>
        <w:rPr>
          <w:rFonts w:cs="Arial"/>
          <w:lang w:val="es-ES"/>
        </w:rPr>
        <w:tab/>
        <w:t>Dentro del análisis propuesto más abajo, se presentan los principales costos en los que se tendrá que incluir de forma preliminar para completar el prototipo funcional propuesto.</w:t>
      </w:r>
    </w:p>
    <w:p w:rsidR="00A208E3" w:rsidRDefault="00A208E3" w:rsidP="00AA5751">
      <w:pPr>
        <w:widowControl w:val="0"/>
        <w:autoSpaceDE w:val="0"/>
        <w:autoSpaceDN w:val="0"/>
        <w:adjustRightInd w:val="0"/>
        <w:rPr>
          <w:ins w:id="252" w:author="Michael Hidalgo" w:date="2014-10-09T17:19:00Z"/>
          <w:rFonts w:cs="Arial"/>
          <w:lang w:val="es-ES"/>
        </w:rPr>
      </w:pPr>
    </w:p>
    <w:p w:rsidR="00A208E3" w:rsidRDefault="00A208E3" w:rsidP="00AA5751">
      <w:pPr>
        <w:widowControl w:val="0"/>
        <w:autoSpaceDE w:val="0"/>
        <w:autoSpaceDN w:val="0"/>
        <w:adjustRightInd w:val="0"/>
        <w:rPr>
          <w:rFonts w:cs="Arial"/>
          <w:lang w:val="es-ES"/>
        </w:rPr>
      </w:pPr>
    </w:p>
    <w:p w:rsidR="00C74DE1" w:rsidRDefault="00C74DE1" w:rsidP="00C74DE1">
      <w:pPr>
        <w:pStyle w:val="Ttulo3"/>
      </w:pPr>
      <w:bookmarkStart w:id="253" w:name="_Toc274493168"/>
      <w:r>
        <w:lastRenderedPageBreak/>
        <w:t xml:space="preserve">Cuadro </w:t>
      </w:r>
      <w:fldSimple w:instr=" SEQ Cuadro \* ARABIC ">
        <w:r w:rsidR="00630AE1">
          <w:rPr>
            <w:noProof/>
          </w:rPr>
          <w:t>1</w:t>
        </w:r>
      </w:fldSimple>
      <w:r>
        <w:t xml:space="preserve"> Costos</w:t>
      </w:r>
      <w:bookmarkEnd w:id="253"/>
    </w:p>
    <w:p w:rsidR="00AA5751" w:rsidRPr="00BA796D" w:rsidRDefault="00AA5751" w:rsidP="00AA5751">
      <w:r>
        <w:rPr>
          <w:noProof/>
          <w:lang w:val="en-US"/>
        </w:rPr>
        <w:drawing>
          <wp:inline distT="0" distB="0" distL="0" distR="0">
            <wp:extent cx="5648325" cy="2821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9.04.15 P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48325" cy="2821305"/>
                    </a:xfrm>
                    <a:prstGeom prst="rect">
                      <a:avLst/>
                    </a:prstGeom>
                  </pic:spPr>
                </pic:pic>
              </a:graphicData>
            </a:graphic>
          </wp:inline>
        </w:drawing>
      </w:r>
    </w:p>
    <w:p w:rsidR="000A68AD" w:rsidRDefault="00AA5751" w:rsidP="00DC4DF4">
      <w:pPr>
        <w:pStyle w:val="Ttulo3"/>
        <w:rPr>
          <w:ins w:id="254" w:author="Michael Hidalgo" w:date="2014-10-09T16:11:00Z"/>
        </w:rPr>
      </w:pPr>
      <w:r>
        <w:t>Fuente: Elaboración propia</w:t>
      </w:r>
    </w:p>
    <w:p w:rsidR="000A68AD" w:rsidRPr="00BA796D" w:rsidRDefault="000A68AD" w:rsidP="00AA5751"/>
    <w:p w:rsidR="00AA5751" w:rsidRDefault="00AA5751" w:rsidP="00AA5751">
      <w:pPr>
        <w:widowControl w:val="0"/>
        <w:autoSpaceDE w:val="0"/>
        <w:autoSpaceDN w:val="0"/>
        <w:adjustRightInd w:val="0"/>
        <w:rPr>
          <w:rFonts w:cs="Arial"/>
          <w:lang w:val="es-ES"/>
        </w:rPr>
      </w:pPr>
      <w:r>
        <w:rPr>
          <w:rFonts w:cs="Arial"/>
          <w:lang w:val="es-ES"/>
        </w:rPr>
        <w:tab/>
        <w:t xml:space="preserve">Tal como se puede apreciar en el costo preliminar definido en la tabla anterior para éste prototipo funcional, se estima que los gastos podrían rondar aproximadamente los $5,400.0. Con el objetivo de recuperar la inversión de éste proyecto, la forma de comercializar el software supone dos modelos. Por una parte se propone que el precio unitario del componente que el costo de la extensión en su etapa inicial sea de $90 y que como parte de la descripción y de la retroalimentación se presenten artículos y referencias a TEAM Mentor. </w:t>
      </w:r>
      <w:r w:rsidR="00535558">
        <w:rPr>
          <w:rFonts w:cs="Arial"/>
          <w:lang w:val="es-ES"/>
        </w:rPr>
        <w:tab/>
        <w:t>Así mismo</w:t>
      </w:r>
      <w:r>
        <w:rPr>
          <w:rFonts w:cs="Arial"/>
          <w:lang w:val="es-ES"/>
        </w:rPr>
        <w:t xml:space="preserve"> se requerían al menos de la venta de 60 licencias para recuperar la inversión. </w:t>
      </w:r>
    </w:p>
    <w:p w:rsidR="00AA5751" w:rsidRDefault="00AA5751" w:rsidP="00AA5751">
      <w:pPr>
        <w:widowControl w:val="0"/>
        <w:autoSpaceDE w:val="0"/>
        <w:autoSpaceDN w:val="0"/>
        <w:adjustRightInd w:val="0"/>
        <w:rPr>
          <w:rFonts w:cs="Arial"/>
          <w:lang w:val="es-ES"/>
        </w:rPr>
      </w:pPr>
      <w:r>
        <w:rPr>
          <w:rFonts w:cs="Arial"/>
          <w:lang w:val="es-ES"/>
        </w:rPr>
        <w:tab/>
        <w:t xml:space="preserve">Por otra parte, a través de la  adquisición del producto TEAM Mentor, se puede brindar la extensión de seguridad gratuita para 10 desarrolladores </w:t>
      </w:r>
      <w:r>
        <w:rPr>
          <w:rFonts w:cs="Arial"/>
          <w:lang w:val="es-ES"/>
        </w:rPr>
        <w:lastRenderedPageBreak/>
        <w:t>dentro de la organización. La comercialización de la licencia de TEAM Mentor, que es uno de los productos más importantes para la organización, permite que se brinde la extensión de forma gratuita, ya que se perciben más ganancias cuando se comercializa un producto tan maduro como lo es TEAM Mentor.</w:t>
      </w:r>
    </w:p>
    <w:p w:rsidR="00AA5751" w:rsidRDefault="00AA5751" w:rsidP="00AA5751">
      <w:pPr>
        <w:widowControl w:val="0"/>
        <w:autoSpaceDE w:val="0"/>
        <w:autoSpaceDN w:val="0"/>
        <w:adjustRightInd w:val="0"/>
        <w:rPr>
          <w:rFonts w:cs="Arial"/>
          <w:lang w:val="es-ES"/>
        </w:rPr>
      </w:pPr>
      <w:r>
        <w:rPr>
          <w:rFonts w:cs="Arial"/>
          <w:lang w:val="es-ES"/>
        </w:rPr>
        <w:tab/>
        <w:t>Basado en éste enfoque de comercialización, las organizaciones con muchos empleados se ven a su vez beneficiadas, principalmente porque TEAM Mentor es una aplicación Web que se instala en un servidor dentro de la organización y permite que los empleados puedan tener acceso a todo el contenido de seguridad dentro de la intranet corporativa.</w:t>
      </w:r>
    </w:p>
    <w:p w:rsidR="00AA5751" w:rsidRDefault="00AA5751" w:rsidP="00AA5751">
      <w:pPr>
        <w:widowControl w:val="0"/>
        <w:autoSpaceDE w:val="0"/>
        <w:autoSpaceDN w:val="0"/>
        <w:adjustRightInd w:val="0"/>
        <w:rPr>
          <w:rFonts w:cs="Arial"/>
          <w:lang w:val="es-ES"/>
        </w:rPr>
      </w:pPr>
    </w:p>
    <w:p w:rsidR="00AA5751" w:rsidRPr="00440BB6" w:rsidRDefault="00E22A8A" w:rsidP="00AA5751">
      <w:pPr>
        <w:pStyle w:val="Ttulo2"/>
      </w:pPr>
      <w:bookmarkStart w:id="255" w:name="_Toc267386014"/>
      <w:bookmarkStart w:id="256" w:name="_Toc268521866"/>
      <w:bookmarkStart w:id="257" w:name="_Toc274493520"/>
      <w:bookmarkStart w:id="258" w:name="_Toc274494357"/>
      <w:r>
        <w:t xml:space="preserve">3.4 </w:t>
      </w:r>
      <w:r w:rsidR="00AA5751">
        <w:t>Estudio de viabilidad operativa</w:t>
      </w:r>
      <w:bookmarkEnd w:id="255"/>
      <w:bookmarkEnd w:id="256"/>
      <w:bookmarkEnd w:id="257"/>
      <w:bookmarkEnd w:id="258"/>
    </w:p>
    <w:p w:rsidR="00AA5751" w:rsidRDefault="00AA5751" w:rsidP="00AA5751">
      <w:pPr>
        <w:widowControl w:val="0"/>
        <w:autoSpaceDE w:val="0"/>
        <w:autoSpaceDN w:val="0"/>
        <w:adjustRightInd w:val="0"/>
        <w:rPr>
          <w:rFonts w:cs="Arial"/>
          <w:lang w:val="es-ES"/>
        </w:rPr>
      </w:pPr>
      <w:r>
        <w:rPr>
          <w:rFonts w:cs="Arial"/>
          <w:lang w:val="es-ES"/>
        </w:rPr>
        <w:tab/>
        <w:t xml:space="preserve">Desde una perspectiva operativa, el desarrollo de </w:t>
      </w:r>
      <w:r w:rsidR="00535558">
        <w:rPr>
          <w:rFonts w:cs="Arial"/>
          <w:lang w:val="es-ES"/>
        </w:rPr>
        <w:t>la</w:t>
      </w:r>
      <w:r>
        <w:rPr>
          <w:rFonts w:cs="Arial"/>
          <w:lang w:val="es-ES"/>
        </w:rPr>
        <w:t xml:space="preserve"> extensión de seguridad integrada en el ambiente de desarrollo, busca que los desarrolladores de software tengan ése acercamiento al desarrollo de software seguro que es tan necesario, en una época donde los incidentes en seguridad informática causan pérdidas incalculables para las organizaciones sin importar a fondo el sector donde se desenvuelven. </w:t>
      </w:r>
    </w:p>
    <w:p w:rsidR="00AA5751" w:rsidRDefault="00AA5751" w:rsidP="00AA5751">
      <w:pPr>
        <w:widowControl w:val="0"/>
        <w:autoSpaceDE w:val="0"/>
        <w:autoSpaceDN w:val="0"/>
        <w:adjustRightInd w:val="0"/>
        <w:rPr>
          <w:rFonts w:cs="Arial"/>
          <w:lang w:val="es-ES"/>
        </w:rPr>
      </w:pPr>
      <w:r>
        <w:rPr>
          <w:rFonts w:cs="Arial"/>
          <w:lang w:val="es-ES"/>
        </w:rPr>
        <w:tab/>
        <w:t xml:space="preserve">En un sentido más estricto se busca proveer una herramienta oportuna e integrada para que los desarrolladores puedan escribir aplicaciones de software que sean resistentes a ataques informáticos y desde </w:t>
      </w:r>
      <w:ins w:id="259" w:author="Michael Hidalgo" w:date="2014-10-06T17:44:00Z">
        <w:r w:rsidR="00535558">
          <w:rPr>
            <w:rFonts w:cs="Arial"/>
            <w:lang w:val="es-ES"/>
          </w:rPr>
          <w:t>e</w:t>
        </w:r>
      </w:ins>
      <w:r>
        <w:rPr>
          <w:rFonts w:cs="Arial"/>
          <w:lang w:val="es-ES"/>
        </w:rPr>
        <w:t xml:space="preserve">sta perspectiva permitir que el modelo extensible del software permita tomar </w:t>
      </w:r>
      <w:r>
        <w:rPr>
          <w:rFonts w:cs="Arial"/>
          <w:lang w:val="es-ES"/>
        </w:rPr>
        <w:lastRenderedPageBreak/>
        <w:t xml:space="preserve">ventaja de </w:t>
      </w:r>
      <w:r w:rsidR="00325DA9">
        <w:rPr>
          <w:rFonts w:cs="Arial"/>
          <w:lang w:val="es-ES"/>
        </w:rPr>
        <w:t xml:space="preserve">tal </w:t>
      </w:r>
      <w:r>
        <w:rPr>
          <w:rFonts w:cs="Arial"/>
          <w:lang w:val="es-ES"/>
        </w:rPr>
        <w:t>capacidad para el desarrollo de la extensión. Al estar integrada en el ambiente de desarrollo, la información presentada al usuario bajo el mantra información, advertencia y error aprovecha el modelo tradicional que el desarrollador está familiarizado.</w:t>
      </w:r>
    </w:p>
    <w:p w:rsidR="00BC3B39" w:rsidRDefault="00AA5751" w:rsidP="00AA5751">
      <w:pPr>
        <w:widowControl w:val="0"/>
        <w:autoSpaceDE w:val="0"/>
        <w:autoSpaceDN w:val="0"/>
        <w:adjustRightInd w:val="0"/>
        <w:rPr>
          <w:ins w:id="260" w:author="Michael Hidalgo" w:date="2014-10-09T06:16:00Z"/>
          <w:rFonts w:cs="Arial"/>
          <w:lang w:val="es-ES"/>
        </w:rPr>
      </w:pPr>
      <w:r>
        <w:rPr>
          <w:rFonts w:cs="Arial"/>
          <w:lang w:val="es-ES"/>
        </w:rPr>
        <w:tab/>
        <w:t xml:space="preserve">Por ejemplo, cuando existe un error de sintaxis en el código, el proceso de compilación de la plataforma, en éste caso Microsoft .NET, le brindará al desarrollador la retroalimentación necesaria para que éste último pueda solucionar el problema. Dicha retroalimentación aparece con un mensaje que le brinda a la persona usuaria del ambiente, la información concreta del porqué existe un error de compilación. </w:t>
      </w:r>
    </w:p>
    <w:p w:rsidR="00AA5751" w:rsidRDefault="00BC3B39" w:rsidP="00AA5751">
      <w:pPr>
        <w:widowControl w:val="0"/>
        <w:autoSpaceDE w:val="0"/>
        <w:autoSpaceDN w:val="0"/>
        <w:adjustRightInd w:val="0"/>
        <w:rPr>
          <w:rFonts w:cs="Arial"/>
          <w:lang w:val="es-ES"/>
        </w:rPr>
      </w:pPr>
      <w:ins w:id="261" w:author="Michael Hidalgo" w:date="2014-10-09T06:16:00Z">
        <w:r>
          <w:rPr>
            <w:rFonts w:cs="Arial"/>
            <w:lang w:val="es-ES"/>
          </w:rPr>
          <w:tab/>
        </w:r>
      </w:ins>
      <w:r w:rsidR="00AA5751">
        <w:rPr>
          <w:rFonts w:cs="Arial"/>
          <w:lang w:val="es-ES"/>
        </w:rPr>
        <w:t xml:space="preserve">A medida que los errores se presentan de forma inmediata, el desarrollador de software puede comprender cual es el problema que está causando que el compilador detecte errores tanto sintácticos como semánticos. </w:t>
      </w:r>
      <w:r w:rsidR="00AA5751">
        <w:rPr>
          <w:rFonts w:cs="Arial"/>
          <w:lang w:val="es-ES"/>
        </w:rPr>
        <w:tab/>
        <w:t>Aunado a ello, la retroalimentación en tiempo real o en tiempo de compilación es un activo, puesto que podemos inferir que el desarrollador de software es más productivo ya que la mayor parte del tiempo se invierte en desarrollado código nuevo o dando el respectivo mantenimiento al código fuente existente, en lugar de invertir largas horas detectando errores y tratando de solventarlos.</w:t>
      </w:r>
    </w:p>
    <w:p w:rsidR="00BC3B39" w:rsidRDefault="00AA5751" w:rsidP="00AA5751">
      <w:pPr>
        <w:widowControl w:val="0"/>
        <w:autoSpaceDE w:val="0"/>
        <w:autoSpaceDN w:val="0"/>
        <w:adjustRightInd w:val="0"/>
        <w:rPr>
          <w:ins w:id="262" w:author="Michael Hidalgo" w:date="2014-10-09T06:16:00Z"/>
          <w:rFonts w:cs="Arial"/>
          <w:lang w:val="es-ES"/>
        </w:rPr>
      </w:pPr>
      <w:r>
        <w:rPr>
          <w:rFonts w:cs="Arial"/>
          <w:lang w:val="es-ES"/>
        </w:rPr>
        <w:tab/>
        <w:t xml:space="preserve">Como consecuencia de </w:t>
      </w:r>
      <w:r w:rsidR="00927CB2">
        <w:rPr>
          <w:rFonts w:cs="Arial"/>
          <w:lang w:val="es-ES"/>
        </w:rPr>
        <w:t xml:space="preserve">la </w:t>
      </w:r>
      <w:r>
        <w:rPr>
          <w:rFonts w:cs="Arial"/>
          <w:lang w:val="es-ES"/>
        </w:rPr>
        <w:t xml:space="preserve">necesidad de ayudar a los desarrolladores de software a ser mas productivos, son muchas las extensiones que se han desarrollado y he ahí la razón de que el mismo entorno de programación Visual Studio proponga un modelo de extensión, donde se pueden desarrollar </w:t>
      </w:r>
      <w:r>
        <w:rPr>
          <w:rFonts w:cs="Arial"/>
          <w:lang w:val="es-ES"/>
        </w:rPr>
        <w:lastRenderedPageBreak/>
        <w:t xml:space="preserve">los componentes necesarios. La industria por otra parte, ha aprovechado de forma exitosa </w:t>
      </w:r>
      <w:r w:rsidR="00927CB2">
        <w:rPr>
          <w:rFonts w:cs="Arial"/>
          <w:lang w:val="es-ES"/>
        </w:rPr>
        <w:t>e</w:t>
      </w:r>
      <w:r>
        <w:rPr>
          <w:rFonts w:cs="Arial"/>
          <w:lang w:val="es-ES"/>
        </w:rPr>
        <w:t xml:space="preserve">sta fortaleza, de forma tal que se pueden adquirir ya sea de forma comercial o gratuita componentes para mejorar el código en términos de fácil lectura, eficiencia y de fácil mantenimiento. </w:t>
      </w:r>
    </w:p>
    <w:p w:rsidR="00AA5751" w:rsidRDefault="00BC3B39" w:rsidP="00AA5751">
      <w:pPr>
        <w:widowControl w:val="0"/>
        <w:autoSpaceDE w:val="0"/>
        <w:autoSpaceDN w:val="0"/>
        <w:adjustRightInd w:val="0"/>
        <w:rPr>
          <w:rFonts w:cs="Arial"/>
          <w:lang w:val="es-ES"/>
        </w:rPr>
      </w:pPr>
      <w:ins w:id="263" w:author="Michael Hidalgo" w:date="2014-10-09T06:16:00Z">
        <w:r>
          <w:rPr>
            <w:rFonts w:cs="Arial"/>
            <w:lang w:val="es-ES"/>
          </w:rPr>
          <w:tab/>
        </w:r>
      </w:ins>
      <w:r w:rsidR="00AA5751">
        <w:rPr>
          <w:rFonts w:cs="Arial"/>
          <w:lang w:val="es-ES"/>
        </w:rPr>
        <w:t>En otras palabras, muchos de los usuarios de Visual Studio ya conocen y se han visto beneficiados por las extensiones de terceros, particularmente porque la forma de instalar dichas extensiones es un tanto trivial.</w:t>
      </w:r>
    </w:p>
    <w:p w:rsidR="00AA5751" w:rsidRDefault="00AA5751" w:rsidP="00AA5751">
      <w:pPr>
        <w:widowControl w:val="0"/>
        <w:autoSpaceDE w:val="0"/>
        <w:autoSpaceDN w:val="0"/>
        <w:adjustRightInd w:val="0"/>
        <w:rPr>
          <w:rFonts w:cs="Arial"/>
          <w:lang w:val="es-ES"/>
        </w:rPr>
      </w:pPr>
      <w:r>
        <w:rPr>
          <w:rFonts w:cs="Arial"/>
          <w:lang w:val="es-ES"/>
        </w:rPr>
        <w:tab/>
        <w:t xml:space="preserve">A su vez considerando que la extensión no lleva implícita ninguna configuración para su funcionamiento, el usuario final podrá comenzar a utilizarla de forma inmediata que ha sido instalado y luego de que se haya producido una compilación del código fuente en el sistema. </w:t>
      </w:r>
    </w:p>
    <w:p w:rsidR="00AA5751" w:rsidRDefault="00AA5751" w:rsidP="00AA5751">
      <w:pPr>
        <w:widowControl w:val="0"/>
        <w:autoSpaceDE w:val="0"/>
        <w:autoSpaceDN w:val="0"/>
        <w:adjustRightInd w:val="0"/>
        <w:rPr>
          <w:rFonts w:cs="Arial"/>
          <w:lang w:val="es-ES"/>
        </w:rPr>
      </w:pPr>
      <w:r>
        <w:rPr>
          <w:rFonts w:cs="Arial"/>
          <w:lang w:val="es-ES"/>
        </w:rPr>
        <w:tab/>
        <w:t>Otro de los beneficios que esta extensión aporta es que su desinstalación es simple, en dadas circunstancias que el usuario quiera prescindir de la extensión, de forma fácil podrá hacer la desinstalación de la misma.</w:t>
      </w:r>
    </w:p>
    <w:p w:rsidR="00AA5751" w:rsidRPr="00806CDC" w:rsidRDefault="00AA5751" w:rsidP="00AA5751">
      <w:pPr>
        <w:widowControl w:val="0"/>
        <w:autoSpaceDE w:val="0"/>
        <w:autoSpaceDN w:val="0"/>
        <w:adjustRightInd w:val="0"/>
        <w:rPr>
          <w:rFonts w:cs="Arial"/>
          <w:lang w:val="es-ES"/>
        </w:rPr>
      </w:pPr>
      <w:r>
        <w:rPr>
          <w:rFonts w:cs="Arial"/>
          <w:lang w:val="es-ES"/>
        </w:rPr>
        <w:tab/>
        <w:t xml:space="preserve">El código fuente que se mostrará como recomendación en el momento de que la extensión detecte un patrón de código malicioso sigue a su vez los estándares de mejores prácticas tomando como referencia los estándares mencionados anteriormente. En la medida en que el usuario comprenda como la extensión detecta vulnerabilidades en el código y como brinda una solución oportuna, permitirá que éste comprenda la raíz del problema y a su vez ayudarle a que mejore la calidad del software en términos de seguridad. </w:t>
      </w:r>
    </w:p>
    <w:p w:rsidR="00AA5751" w:rsidRDefault="00AA5751" w:rsidP="00AA5751"/>
    <w:p w:rsidR="00AA5751" w:rsidRDefault="00AA5751" w:rsidP="00AA5751"/>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AA5751" w:rsidRDefault="00AA5751" w:rsidP="00AA5751">
      <w:pPr>
        <w:widowControl w:val="0"/>
        <w:autoSpaceDE w:val="0"/>
        <w:autoSpaceDN w:val="0"/>
        <w:adjustRightInd w:val="0"/>
        <w:rPr>
          <w:rFonts w:cs="Arial"/>
          <w:lang w:val="es-ES"/>
        </w:rPr>
      </w:pPr>
    </w:p>
    <w:p w:rsidR="00845C8F" w:rsidRPr="00845C8F" w:rsidRDefault="00845C8F" w:rsidP="00845C8F"/>
    <w:p w:rsidR="00A81AE4" w:rsidRDefault="00A81AE4" w:rsidP="00B54DA8">
      <w:pPr>
        <w:pStyle w:val="Ttulo1"/>
        <w:numPr>
          <w:ilvl w:val="0"/>
          <w:numId w:val="28"/>
        </w:numPr>
      </w:pPr>
      <w:bookmarkStart w:id="264" w:name="_Toc274493521"/>
      <w:bookmarkStart w:id="265" w:name="_Toc274494358"/>
      <w:r>
        <w:t>Objetivos de la investigación</w:t>
      </w:r>
      <w:bookmarkEnd w:id="264"/>
      <w:bookmarkEnd w:id="265"/>
    </w:p>
    <w:p w:rsidR="00750406" w:rsidRDefault="00750406" w:rsidP="00750406">
      <w:pPr>
        <w:widowControl w:val="0"/>
        <w:autoSpaceDE w:val="0"/>
        <w:autoSpaceDN w:val="0"/>
        <w:adjustRightInd w:val="0"/>
        <w:rPr>
          <w:rFonts w:cs="Arial"/>
          <w:lang w:val="es-ES"/>
        </w:rPr>
      </w:pPr>
      <w:r>
        <w:tab/>
      </w:r>
      <w:r w:rsidRPr="00416A5E">
        <w:rPr>
          <w:rFonts w:cs="Arial"/>
          <w:lang w:val="es-ES"/>
        </w:rPr>
        <w:t>A</w:t>
      </w:r>
      <w:r>
        <w:rPr>
          <w:rFonts w:cs="Arial"/>
          <w:lang w:val="es-ES"/>
        </w:rPr>
        <w:t xml:space="preserve"> continuación se detalla el objetivo general y los respectivos objetivos específicos, los cuales fijarán la hoja de ruta necesaria para el desarrollo del prototipo funcional.</w:t>
      </w:r>
    </w:p>
    <w:p w:rsidR="00750406" w:rsidRDefault="00750406" w:rsidP="00750406">
      <w:pPr>
        <w:pStyle w:val="Ttulo2"/>
        <w:numPr>
          <w:ilvl w:val="1"/>
          <w:numId w:val="28"/>
        </w:numPr>
        <w:rPr>
          <w:lang w:val="es-ES"/>
        </w:rPr>
      </w:pPr>
      <w:bookmarkStart w:id="266" w:name="_Toc274493522"/>
      <w:bookmarkStart w:id="267" w:name="_Toc274494359"/>
      <w:r>
        <w:rPr>
          <w:lang w:val="es-ES"/>
        </w:rPr>
        <w:t>Objetivo General</w:t>
      </w:r>
      <w:bookmarkEnd w:id="266"/>
      <w:bookmarkEnd w:id="267"/>
    </w:p>
    <w:p w:rsidR="00750406" w:rsidRPr="00750406" w:rsidRDefault="00750406" w:rsidP="00750406">
      <w:r>
        <w:tab/>
      </w:r>
      <w:r>
        <w:rPr>
          <w:rFonts w:cs="Arial"/>
          <w:lang w:val="es-ES"/>
        </w:rPr>
        <w:t>Elaborar un prototipo funcional para realizar pruebas estáticas de seguridad de aplicaciones</w:t>
      </w:r>
      <w:r w:rsidRPr="00425A33">
        <w:rPr>
          <w:rFonts w:cs="Arial"/>
          <w:lang w:val="es-ES"/>
        </w:rPr>
        <w:t xml:space="preserve"> </w:t>
      </w:r>
      <w:r>
        <w:rPr>
          <w:rFonts w:cs="Arial"/>
          <w:lang w:val="es-ES"/>
        </w:rPr>
        <w:t>en el ambiente integrado de desarrollo Visual Studio .NET.</w:t>
      </w:r>
    </w:p>
    <w:p w:rsidR="00750406" w:rsidRPr="00750406" w:rsidRDefault="00750406" w:rsidP="00750406">
      <w:pPr>
        <w:pStyle w:val="Ttulo2"/>
        <w:numPr>
          <w:ilvl w:val="1"/>
          <w:numId w:val="28"/>
        </w:numPr>
        <w:rPr>
          <w:lang w:val="es-ES"/>
        </w:rPr>
      </w:pPr>
      <w:bookmarkStart w:id="268" w:name="_Toc274493523"/>
      <w:bookmarkStart w:id="269" w:name="_Toc274494360"/>
      <w:r w:rsidRPr="00750406">
        <w:rPr>
          <w:lang w:val="es-ES"/>
        </w:rPr>
        <w:lastRenderedPageBreak/>
        <w:t>Objetivos Específicos</w:t>
      </w:r>
      <w:bookmarkEnd w:id="268"/>
      <w:bookmarkEnd w:id="269"/>
    </w:p>
    <w:p w:rsidR="00750406" w:rsidRPr="006E3D83" w:rsidRDefault="00750406" w:rsidP="00750406">
      <w:pPr>
        <w:widowControl w:val="0"/>
      </w:pPr>
      <w:r>
        <w:tab/>
        <w:t xml:space="preserve">Un objetivo específico, según lo define Miranda, Juan José (2005) “..Corresponde a la solución concreta que el proyecto debe alcanzar” (pág. 45). Así mismo el autor continúa su definición concreta cuando sostiene que “…El objetivo específico es el logro de una situación deseable.”(pág.45). </w:t>
      </w:r>
      <w:ins w:id="270" w:author="Michael Hidalgo" w:date="2014-10-06T17:46:00Z">
        <w:r w:rsidR="00676F52">
          <w:tab/>
        </w:r>
      </w:ins>
      <w:r>
        <w:t xml:space="preserve">Tomando </w:t>
      </w:r>
      <w:r w:rsidR="00927CB2">
        <w:t xml:space="preserve">en consideración la </w:t>
      </w:r>
      <w:r>
        <w:t>definición, seguidamente se presentan los objetivos específicos para el prototipo funcional propuesto.</w:t>
      </w:r>
    </w:p>
    <w:p w:rsidR="00750406" w:rsidRPr="00E22425" w:rsidRDefault="00750406" w:rsidP="00BC3B39">
      <w:pPr>
        <w:pStyle w:val="Ttulo3"/>
      </w:pPr>
      <w:r>
        <w:t xml:space="preserve">4.2.1 </w:t>
      </w:r>
      <w:r w:rsidRPr="00EF33A9">
        <w:t xml:space="preserve">Realizar </w:t>
      </w:r>
      <w:r>
        <w:t>el levantamiento de requerimientos de cada una de las vulnerabilidades a identificar mediante el uso de estándares en la industria.</w:t>
      </w:r>
    </w:p>
    <w:p w:rsidR="00750406" w:rsidRDefault="00750406" w:rsidP="00750406">
      <w:pPr>
        <w:pStyle w:val="Ttulo3"/>
      </w:pPr>
      <w:r>
        <w:t>4.2.2 Elaborar el diseño del software que contempla el flujo de trabajo, la identificación de vulnerabilidades y la retroalimentación al usuario final.</w:t>
      </w:r>
    </w:p>
    <w:p w:rsidR="00750406" w:rsidRPr="00E22425" w:rsidRDefault="00750406" w:rsidP="00750406"/>
    <w:p w:rsidR="00750406" w:rsidRDefault="00750406" w:rsidP="00750406">
      <w:pPr>
        <w:pStyle w:val="Ttulo3"/>
      </w:pPr>
      <w:r>
        <w:t>4.2.3 Desarrollar el prototipo funcional de la extensión de seguridad para el ambiente de desarrollo Visual Studio .NET que permita realizar pruebas estáticas de seguridad de aplicaciones.</w:t>
      </w:r>
    </w:p>
    <w:p w:rsidR="00750406" w:rsidRPr="00E22425" w:rsidRDefault="00750406" w:rsidP="00750406"/>
    <w:p w:rsidR="00750406" w:rsidRDefault="008A63B3" w:rsidP="00750406">
      <w:pPr>
        <w:pStyle w:val="Ttulo3"/>
      </w:pPr>
      <w:r>
        <w:t xml:space="preserve">4.2.4 </w:t>
      </w:r>
      <w:r w:rsidR="00750406">
        <w:t>Implementar las reglas de diagnóstico para detectar vulnerabilidades en el código fuente utilizando estándares en la industria.</w:t>
      </w:r>
    </w:p>
    <w:p w:rsidR="00750406" w:rsidRPr="00E22425" w:rsidRDefault="00750406" w:rsidP="00750406"/>
    <w:p w:rsidR="00750406" w:rsidRPr="00750406" w:rsidRDefault="008A63B3" w:rsidP="008A63B3">
      <w:pPr>
        <w:pStyle w:val="Ttulo3"/>
      </w:pPr>
      <w:r w:rsidRPr="008A63B3">
        <w:lastRenderedPageBreak/>
        <w:t xml:space="preserve">4.2.5 </w:t>
      </w:r>
      <w:r w:rsidR="00750406" w:rsidRPr="008A63B3">
        <w:t>Desarrollar</w:t>
      </w:r>
      <w:r w:rsidR="00750406">
        <w:t xml:space="preserve"> pruebas funcionales, pruebas de integración y pruebas unitarias del prototipo.</w:t>
      </w:r>
    </w:p>
    <w:p w:rsidR="00A81AE4" w:rsidRDefault="00A81AE4" w:rsidP="00B54DA8">
      <w:pPr>
        <w:pStyle w:val="Ttulo1"/>
        <w:numPr>
          <w:ilvl w:val="0"/>
          <w:numId w:val="28"/>
        </w:numPr>
      </w:pPr>
      <w:bookmarkStart w:id="271" w:name="_Toc274493524"/>
      <w:bookmarkStart w:id="272" w:name="_Toc274494361"/>
      <w:r>
        <w:t>Alcances</w:t>
      </w:r>
      <w:bookmarkEnd w:id="271"/>
      <w:bookmarkEnd w:id="272"/>
    </w:p>
    <w:p w:rsidR="00FD1F39" w:rsidRDefault="00AF715A" w:rsidP="00AF715A">
      <w:pPr>
        <w:widowControl w:val="0"/>
        <w:autoSpaceDE w:val="0"/>
        <w:autoSpaceDN w:val="0"/>
        <w:adjustRightInd w:val="0"/>
        <w:rPr>
          <w:ins w:id="273" w:author="Michael Hidalgo" w:date="2014-10-09T05:27:00Z"/>
          <w:rFonts w:cs="Arial"/>
          <w:lang w:val="es-ES"/>
        </w:rPr>
      </w:pPr>
      <w:r>
        <w:tab/>
      </w:r>
      <w:r>
        <w:rPr>
          <w:rFonts w:cs="Arial"/>
          <w:lang w:val="es-ES"/>
        </w:rPr>
        <w:t xml:space="preserve">El prototipo funcional que consiste en un componente , </w:t>
      </w:r>
      <w:proofErr w:type="spellStart"/>
      <w:r>
        <w:rPr>
          <w:rFonts w:cs="Arial"/>
          <w:lang w:val="es-ES"/>
        </w:rPr>
        <w:t>plugin</w:t>
      </w:r>
      <w:proofErr w:type="spellEnd"/>
      <w:r>
        <w:rPr>
          <w:rFonts w:cs="Arial"/>
          <w:lang w:val="es-ES"/>
        </w:rPr>
        <w:t xml:space="preserve"> o extensión de seguridad, será desarrollado bajo el lenguaje de programación C# (pronunciado C Sharp) y bajo la plataforma Microsoft .NET 4.5. C# es un lenguaje de programación moderno e innovador que forma parte de la plataforma de Microsoft .NET y que cuya evolución y mejoras constantes hace que sea uno de los lenguajes de programación preferidos. </w:t>
      </w:r>
    </w:p>
    <w:p w:rsidR="00AF715A" w:rsidRDefault="00FD1F39" w:rsidP="00AF715A">
      <w:pPr>
        <w:widowControl w:val="0"/>
        <w:autoSpaceDE w:val="0"/>
        <w:autoSpaceDN w:val="0"/>
        <w:adjustRightInd w:val="0"/>
        <w:rPr>
          <w:rFonts w:cs="Arial"/>
          <w:lang w:val="es-ES"/>
        </w:rPr>
      </w:pPr>
      <w:ins w:id="274" w:author="Michael Hidalgo" w:date="2014-10-09T05:27:00Z">
        <w:r>
          <w:rPr>
            <w:rFonts w:cs="Arial"/>
            <w:lang w:val="es-ES"/>
          </w:rPr>
          <w:tab/>
        </w:r>
      </w:ins>
      <w:r w:rsidR="00AF715A">
        <w:rPr>
          <w:rFonts w:cs="Arial"/>
          <w:lang w:val="es-ES"/>
        </w:rPr>
        <w:t>Se utilizará  a su vez el ambiente integrado de desarrollo conocido como Visual Studio .NET 2013 y la plataforma de compilación de Microsoft .NET llamada Roslyn, la cual brinda a los desarrolladores una serie de interfaces programables para poder interactuar con el compilador de C# y Visual Basic. NET.</w:t>
      </w:r>
    </w:p>
    <w:p w:rsidR="00DF62D2" w:rsidRDefault="00AF715A" w:rsidP="00AF715A">
      <w:pPr>
        <w:widowControl w:val="0"/>
        <w:autoSpaceDE w:val="0"/>
        <w:autoSpaceDN w:val="0"/>
        <w:adjustRightInd w:val="0"/>
        <w:rPr>
          <w:ins w:id="275" w:author="Michael Hidalgo" w:date="2014-10-09T05:26:00Z"/>
          <w:rFonts w:cs="Arial"/>
          <w:lang w:val="es-ES"/>
        </w:rPr>
      </w:pPr>
      <w:r>
        <w:rPr>
          <w:rFonts w:cs="Arial"/>
          <w:lang w:val="es-ES"/>
        </w:rPr>
        <w:t xml:space="preserve"> </w:t>
      </w:r>
      <w:r>
        <w:rPr>
          <w:rFonts w:cs="Arial"/>
          <w:lang w:val="es-ES"/>
        </w:rPr>
        <w:tab/>
        <w:t xml:space="preserve">Aún cuando la plataforma de compilación Roslyn de Microsoft .NET permite interactuar de forma conjunta con los lenguajes de programación C# y Visual Basic. NET, el enfoque de éste prototipo funcional será detectar vulnerabilidades en código fuente desarrollado principalmente en C# y las pruebas de concepto evaluarán los resultados en dicho lenguaje. </w:t>
      </w:r>
    </w:p>
    <w:p w:rsidR="00AF715A" w:rsidRDefault="00DF62D2" w:rsidP="00AF715A">
      <w:pPr>
        <w:widowControl w:val="0"/>
        <w:autoSpaceDE w:val="0"/>
        <w:autoSpaceDN w:val="0"/>
        <w:adjustRightInd w:val="0"/>
        <w:rPr>
          <w:rFonts w:cs="Arial"/>
          <w:lang w:val="es-ES"/>
        </w:rPr>
      </w:pPr>
      <w:ins w:id="276" w:author="Michael Hidalgo" w:date="2014-10-09T05:26:00Z">
        <w:r>
          <w:rPr>
            <w:rFonts w:cs="Arial"/>
            <w:lang w:val="es-ES"/>
          </w:rPr>
          <w:tab/>
        </w:r>
      </w:ins>
      <w:r w:rsidR="00AF715A">
        <w:rPr>
          <w:rFonts w:cs="Arial"/>
          <w:lang w:val="es-ES"/>
        </w:rPr>
        <w:t xml:space="preserve">En etapas posteriores que están fuera del alcance de éste prototipo, se dará soporte al lenguaje Visual Basic .NET y de forma paulatina, que también </w:t>
      </w:r>
      <w:r w:rsidR="00AF715A">
        <w:rPr>
          <w:rFonts w:cs="Arial"/>
          <w:lang w:val="es-ES"/>
        </w:rPr>
        <w:lastRenderedPageBreak/>
        <w:t xml:space="preserve">está fuera de éste alcance, a medida que Roslyn soporte más lenguajes dentro de la plataforma .NET , idealmente  se buscaría que el </w:t>
      </w:r>
      <w:proofErr w:type="spellStart"/>
      <w:r w:rsidR="00AF715A">
        <w:rPr>
          <w:rFonts w:cs="Arial"/>
          <w:lang w:val="es-ES"/>
        </w:rPr>
        <w:t>plugin</w:t>
      </w:r>
      <w:proofErr w:type="spellEnd"/>
      <w:r w:rsidR="00AF715A">
        <w:rPr>
          <w:rFonts w:cs="Arial"/>
          <w:lang w:val="es-ES"/>
        </w:rPr>
        <w:t xml:space="preserve"> sea compatible con dichos lenguajes.</w:t>
      </w:r>
    </w:p>
    <w:p w:rsidR="00AF715A" w:rsidRDefault="00AF715A" w:rsidP="00AF715A">
      <w:pPr>
        <w:widowControl w:val="0"/>
        <w:autoSpaceDE w:val="0"/>
        <w:autoSpaceDN w:val="0"/>
        <w:adjustRightInd w:val="0"/>
        <w:rPr>
          <w:rFonts w:cs="Arial"/>
          <w:lang w:val="es-ES"/>
        </w:rPr>
      </w:pPr>
      <w:r>
        <w:rPr>
          <w:rFonts w:cs="Arial"/>
          <w:lang w:val="es-ES"/>
        </w:rPr>
        <w:t xml:space="preserve">Pese a que es posible poder desarrollar éste componente para que pueda detectar código vulnerable tanto en proyectos C# y Visual Basic .NET, éste </w:t>
      </w:r>
      <w:proofErr w:type="spellStart"/>
      <w:r>
        <w:rPr>
          <w:rFonts w:cs="Arial"/>
          <w:lang w:val="es-ES"/>
        </w:rPr>
        <w:t>plugin</w:t>
      </w:r>
      <w:proofErr w:type="spellEnd"/>
      <w:r>
        <w:rPr>
          <w:rFonts w:cs="Arial"/>
          <w:lang w:val="es-ES"/>
        </w:rPr>
        <w:t xml:space="preserve"> propuesto se enfocará en detectar vulnerabilidades únicamente en aplicaciones C# .NET .</w:t>
      </w:r>
    </w:p>
    <w:p w:rsidR="00AF715A" w:rsidRPr="008370D9" w:rsidRDefault="00AF715A" w:rsidP="00AF715A">
      <w:pPr>
        <w:widowControl w:val="0"/>
        <w:autoSpaceDE w:val="0"/>
        <w:autoSpaceDN w:val="0"/>
        <w:adjustRightInd w:val="0"/>
        <w:rPr>
          <w:rFonts w:cs="Arial"/>
          <w:lang w:val="es-ES"/>
        </w:rPr>
      </w:pPr>
      <w:r>
        <w:rPr>
          <w:rFonts w:cs="Arial"/>
          <w:lang w:val="es-ES"/>
        </w:rPr>
        <w:tab/>
        <w:t xml:space="preserve">Considerando que la cantidad de lenguajes de programación incorporados bajo la sombrilla de la plataforma .NET es muy grande, incluso cuando los desarrolladores pueden crear su propio lenguaje que se ejecute bajo </w:t>
      </w:r>
      <w:r w:rsidR="00BC3A0A">
        <w:rPr>
          <w:rFonts w:cs="Arial"/>
          <w:lang w:val="es-ES"/>
        </w:rPr>
        <w:t xml:space="preserve">la </w:t>
      </w:r>
      <w:r>
        <w:rPr>
          <w:rFonts w:cs="Arial"/>
          <w:lang w:val="es-ES"/>
        </w:rPr>
        <w:t xml:space="preserve">plataforma, se hace necesario limitarse a un solo lenguaje, C# en éste caso, para poder realizar el análisis estático de código en aplicaciones de software. </w:t>
      </w:r>
    </w:p>
    <w:p w:rsidR="00AF715A" w:rsidRDefault="00AF715A" w:rsidP="00AF715A">
      <w:pPr>
        <w:widowControl w:val="0"/>
        <w:autoSpaceDE w:val="0"/>
        <w:autoSpaceDN w:val="0"/>
        <w:adjustRightInd w:val="0"/>
        <w:rPr>
          <w:rFonts w:cs="Arial"/>
          <w:lang w:val="es-ES"/>
        </w:rPr>
      </w:pPr>
      <w:r>
        <w:rPr>
          <w:rFonts w:cs="Arial"/>
          <w:lang w:val="es-ES"/>
        </w:rPr>
        <w:tab/>
      </w:r>
      <w:r w:rsidRPr="00BB2B8E">
        <w:rPr>
          <w:rFonts w:cs="Arial"/>
          <w:lang w:val="es-ES"/>
        </w:rPr>
        <w:t xml:space="preserve">El desarrollo de </w:t>
      </w:r>
      <w:r>
        <w:rPr>
          <w:rFonts w:cs="Arial"/>
          <w:lang w:val="es-ES"/>
        </w:rPr>
        <w:t xml:space="preserve">éste prototipo funcional de una extensión de seguridad en el ambiente integrado de desarrollo Visual Studio .NET se basa en el estándar conocido como OWASP Top 10 2013, el cual es una guía agnóstica de los principales riesgos que afectan las aplicaciones Web. Entiéndase por guía agnóstica a una guía que es independiente del lenguaje de programación y del sistema operativo, lo que quiere decir que se aplica para cualquier tecnología Web. </w:t>
      </w:r>
      <w:r>
        <w:rPr>
          <w:rFonts w:cs="Arial"/>
          <w:lang w:val="es-ES"/>
        </w:rPr>
        <w:tab/>
        <w:t>Dicho informe se basa en 8 conjuntos de datos de siete firmas de seguridad informática donde l</w:t>
      </w:r>
      <w:r w:rsidRPr="00BB2B8E">
        <w:rPr>
          <w:rFonts w:cs="Arial"/>
          <w:lang w:val="es-ES"/>
        </w:rPr>
        <w:t xml:space="preserve">os datos </w:t>
      </w:r>
      <w:r>
        <w:rPr>
          <w:rFonts w:cs="Arial"/>
          <w:lang w:val="es-ES"/>
        </w:rPr>
        <w:t xml:space="preserve">involucran más de </w:t>
      </w:r>
      <w:r w:rsidRPr="00BB2B8E">
        <w:rPr>
          <w:rFonts w:cs="Arial"/>
          <w:lang w:val="es-ES"/>
        </w:rPr>
        <w:t xml:space="preserve">500 mil vulnerabilidades </w:t>
      </w:r>
      <w:r>
        <w:rPr>
          <w:rFonts w:cs="Arial"/>
          <w:lang w:val="es-ES"/>
        </w:rPr>
        <w:t xml:space="preserve">en </w:t>
      </w:r>
      <w:r w:rsidRPr="00BB2B8E">
        <w:rPr>
          <w:rFonts w:cs="Arial"/>
          <w:lang w:val="es-ES"/>
        </w:rPr>
        <w:t xml:space="preserve"> cientos de organizaciones y miles de aplicaciones</w:t>
      </w:r>
      <w:r>
        <w:rPr>
          <w:rFonts w:cs="Arial"/>
          <w:lang w:val="es-ES"/>
        </w:rPr>
        <w:t>, información suministrada por el mismo informe.</w:t>
      </w:r>
    </w:p>
    <w:p w:rsidR="00FD1F39" w:rsidRDefault="00AF715A" w:rsidP="00AF715A">
      <w:pPr>
        <w:widowControl w:val="0"/>
        <w:autoSpaceDE w:val="0"/>
        <w:autoSpaceDN w:val="0"/>
        <w:adjustRightInd w:val="0"/>
        <w:rPr>
          <w:ins w:id="277" w:author="Michael Hidalgo" w:date="2014-10-09T05:27:00Z"/>
          <w:rFonts w:cs="Arial"/>
          <w:lang w:val="es-ES"/>
        </w:rPr>
      </w:pPr>
      <w:r>
        <w:rPr>
          <w:rFonts w:cs="Arial"/>
          <w:lang w:val="es-ES"/>
        </w:rPr>
        <w:lastRenderedPageBreak/>
        <w:tab/>
        <w:t xml:space="preserve">Debido a que OWASP considera la seguridad en el software como un problema que involucra a personas, procesos y organizaciones, algunos de los riesgos presentes en éste informe no están relacionadas directamente con  el código fuente, tal es el caso de la utilización de </w:t>
      </w:r>
      <w:r w:rsidRPr="007C3AE0">
        <w:rPr>
          <w:rFonts w:cs="Arial"/>
          <w:lang w:val="es-ES"/>
        </w:rPr>
        <w:t>componentes con alguna</w:t>
      </w:r>
      <w:r>
        <w:rPr>
          <w:rFonts w:cs="Arial"/>
          <w:lang w:val="es-ES"/>
        </w:rPr>
        <w:t xml:space="preserve"> vulnerabilidad conocida u otros riesgos que pueden ser detectados mediante un exhaustivo proceso de pruebas como lo es el caso del riesgo A4-Referencia directa insegura a objetos. </w:t>
      </w:r>
    </w:p>
    <w:p w:rsidR="00AF715A" w:rsidRDefault="00FD1F39" w:rsidP="00AF715A">
      <w:pPr>
        <w:widowControl w:val="0"/>
        <w:autoSpaceDE w:val="0"/>
        <w:autoSpaceDN w:val="0"/>
        <w:adjustRightInd w:val="0"/>
        <w:rPr>
          <w:rFonts w:cs="Arial"/>
          <w:lang w:val="es-ES"/>
        </w:rPr>
      </w:pPr>
      <w:ins w:id="278" w:author="Michael Hidalgo" w:date="2014-10-09T05:27:00Z">
        <w:r>
          <w:rPr>
            <w:rFonts w:cs="Arial"/>
            <w:lang w:val="es-ES"/>
          </w:rPr>
          <w:tab/>
        </w:r>
      </w:ins>
      <w:r w:rsidR="00AF715A">
        <w:rPr>
          <w:rFonts w:cs="Arial"/>
          <w:lang w:val="es-ES"/>
        </w:rPr>
        <w:t>Esto quiere decir que la identificación del riesgo no está atada directamente al código fuente per se, mas bien a un proceso como tal donde por ejemplo no se cumplen algunas condiciones como lo son que se exponen datos sensibles en forma de parámetros en el navegador , fáciles de predecir, y donde no hay un proceso de autenticación y autorización por cada solicitud recibida para constatar si el dato suministrado.</w:t>
      </w:r>
    </w:p>
    <w:p w:rsidR="00AF715A" w:rsidRDefault="00AF715A" w:rsidP="00AF715A">
      <w:pPr>
        <w:widowControl w:val="0"/>
        <w:autoSpaceDE w:val="0"/>
        <w:autoSpaceDN w:val="0"/>
        <w:adjustRightInd w:val="0"/>
        <w:rPr>
          <w:rFonts w:cs="Arial"/>
          <w:lang w:val="es-ES"/>
        </w:rPr>
      </w:pPr>
      <w:r>
        <w:rPr>
          <w:rFonts w:cs="Arial"/>
          <w:lang w:val="es-ES"/>
        </w:rPr>
        <w:tab/>
        <w:t xml:space="preserve">Partiendo el hecho de que </w:t>
      </w:r>
      <w:r w:rsidR="0018266A">
        <w:rPr>
          <w:rFonts w:cs="Arial"/>
          <w:lang w:val="es-ES"/>
        </w:rPr>
        <w:t>e</w:t>
      </w:r>
      <w:r>
        <w:rPr>
          <w:rFonts w:cs="Arial"/>
          <w:lang w:val="es-ES"/>
        </w:rPr>
        <w:t>ste informe se basa en riesgos, el desarrollo del componente de seguridad se enfoca en  la identificación de los 5 riesgos más importantes de</w:t>
      </w:r>
      <w:r w:rsidR="0018266A">
        <w:rPr>
          <w:rFonts w:cs="Arial"/>
          <w:lang w:val="es-ES"/>
        </w:rPr>
        <w:t>l informe y</w:t>
      </w:r>
      <w:r>
        <w:rPr>
          <w:rFonts w:cs="Arial"/>
          <w:lang w:val="es-ES"/>
        </w:rPr>
        <w:t xml:space="preserve"> que puedan ser identificados en el código fuente .</w:t>
      </w:r>
    </w:p>
    <w:p w:rsidR="00AF715A" w:rsidRDefault="00AF715A" w:rsidP="00AF715A">
      <w:pPr>
        <w:widowControl w:val="0"/>
        <w:autoSpaceDE w:val="0"/>
        <w:autoSpaceDN w:val="0"/>
        <w:adjustRightInd w:val="0"/>
        <w:rPr>
          <w:rFonts w:cs="Arial"/>
          <w:lang w:val="es-ES"/>
        </w:rPr>
      </w:pPr>
      <w:r>
        <w:rPr>
          <w:rFonts w:cs="Arial"/>
          <w:lang w:val="es-ES"/>
        </w:rPr>
        <w:tab/>
        <w:t xml:space="preserve">La versión de OWASP Top 10 2013 y que es la </w:t>
      </w:r>
      <w:r w:rsidR="0018266A">
        <w:rPr>
          <w:rFonts w:cs="Arial"/>
          <w:lang w:val="es-ES"/>
        </w:rPr>
        <w:t>m</w:t>
      </w:r>
      <w:ins w:id="279" w:author="Michael Hidalgo" w:date="2014-10-06T17:48:00Z">
        <w:r w:rsidR="0018266A">
          <w:rPr>
            <w:rFonts w:cs="Arial"/>
            <w:lang w:val="es-ES"/>
          </w:rPr>
          <w:t>á</w:t>
        </w:r>
      </w:ins>
      <w:r w:rsidR="0018266A">
        <w:rPr>
          <w:rFonts w:cs="Arial"/>
          <w:lang w:val="es-ES"/>
        </w:rPr>
        <w:t xml:space="preserve">s reciente </w:t>
      </w:r>
      <w:r>
        <w:rPr>
          <w:rFonts w:cs="Arial"/>
          <w:lang w:val="es-ES"/>
        </w:rPr>
        <w:t>contempla los siguientes riesgos informáticos: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A1-Inyección</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A2-Pérdida de autenticación y gestión de sesiones.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A3- Secuencia de comandos  en sitios cruzados (XSS).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lastRenderedPageBreak/>
        <w:t>A4- Referencia directa insegura a objetos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A5- Configuración incorrecta de Seguridad.</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A6-Expocisión de datos sensibles</w:t>
      </w:r>
    </w:p>
    <w:p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A7- Ausencia de control de acceso a nivel de funciones.</w:t>
      </w:r>
    </w:p>
    <w:p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A8- Falsificación de peticiones en sitios cruzados (CSRF).</w:t>
      </w:r>
    </w:p>
    <w:p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A9- Uso de componentes con vulnerabilidades conocidas.</w:t>
      </w:r>
    </w:p>
    <w:p w:rsidR="00AF715A" w:rsidRPr="000956C3"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A10- Redirecciones y reenvíos  no válidos.</w:t>
      </w:r>
    </w:p>
    <w:p w:rsidR="00AF715A" w:rsidRDefault="00AF715A" w:rsidP="00AF715A">
      <w:pPr>
        <w:widowControl w:val="0"/>
        <w:autoSpaceDE w:val="0"/>
        <w:autoSpaceDN w:val="0"/>
        <w:adjustRightInd w:val="0"/>
        <w:rPr>
          <w:rFonts w:cs="Arial"/>
          <w:lang w:val="es-ES"/>
        </w:rPr>
      </w:pPr>
      <w:r>
        <w:rPr>
          <w:rFonts w:cs="Arial"/>
          <w:lang w:val="es-ES"/>
        </w:rPr>
        <w:t xml:space="preserve">Tal como se muestra la lista anterior, la prioridad en la que se han identificado </w:t>
      </w:r>
      <w:ins w:id="280" w:author="Michael Hidalgo" w:date="2014-10-09T17:21:00Z">
        <w:r w:rsidR="004404EF">
          <w:rPr>
            <w:rFonts w:cs="Arial"/>
            <w:lang w:val="es-ES"/>
          </w:rPr>
          <w:t>e</w:t>
        </w:r>
      </w:ins>
      <w:r>
        <w:rPr>
          <w:rFonts w:cs="Arial"/>
          <w:lang w:val="es-ES"/>
        </w:rPr>
        <w:t>stos riesgos está basado en una serie de estudios que involucra la cantidad de aplicaciones Web que se han encontrado vulnerables a estos ataques, la incidencia en la industria y el impacto para las organizaciones.</w:t>
      </w:r>
    </w:p>
    <w:p w:rsidR="00AF715A"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El prototipo funcional  para Visual Studio que se desarrollará tendrá su foco de estudio en los siguientes cinco riesgos :</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A1-Inyección</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A2-Pérdida de autenticación y gestión de sesiones.</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A3- Secuencia de comandos en sitios cruzados (XSS).</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A5- Configuración incorrecta de Seguridad.</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A6-Expocisión de datos sensibles</w:t>
      </w:r>
    </w:p>
    <w:p w:rsidR="00AF715A" w:rsidRDefault="00AF715A" w:rsidP="00AF715A">
      <w:pPr>
        <w:widowControl w:val="0"/>
        <w:autoSpaceDE w:val="0"/>
        <w:autoSpaceDN w:val="0"/>
        <w:adjustRightInd w:val="0"/>
        <w:rPr>
          <w:rFonts w:cs="Arial"/>
          <w:lang w:val="es-ES"/>
        </w:rPr>
      </w:pPr>
      <w:r w:rsidRPr="00E31842">
        <w:rPr>
          <w:rFonts w:cs="Arial"/>
          <w:lang w:val="es-ES"/>
        </w:rPr>
        <w:t>Nótese que el riesgo A4- Referencia directa insegura a objetos</w:t>
      </w:r>
      <w:r>
        <w:rPr>
          <w:rFonts w:cs="Arial"/>
          <w:lang w:val="es-ES"/>
        </w:rPr>
        <w:t xml:space="preserve">, está fuera de alcance de éste prototipo debido a que la identificación del mismo está sujeto a más de una variable que no es fácilmente predecible en el código fuente y que necesita de procesos exhaustivos de pruebas para determinar si es o no </w:t>
      </w:r>
      <w:r>
        <w:rPr>
          <w:rFonts w:cs="Arial"/>
          <w:lang w:val="es-ES"/>
        </w:rPr>
        <w:lastRenderedPageBreak/>
        <w:t>vulnerable.</w:t>
      </w:r>
    </w:p>
    <w:p w:rsidR="00AF715A" w:rsidRPr="00AF715A" w:rsidRDefault="00AF715A" w:rsidP="00AA5751">
      <w:pPr>
        <w:widowControl w:val="0"/>
        <w:autoSpaceDE w:val="0"/>
        <w:autoSpaceDN w:val="0"/>
        <w:adjustRightInd w:val="0"/>
        <w:ind w:firstLine="357"/>
      </w:pPr>
      <w:r>
        <w:rPr>
          <w:rFonts w:cs="Arial"/>
          <w:lang w:val="es-ES"/>
        </w:rPr>
        <w:t xml:space="preserve">Para cada una de las vulnerabilidades mencionadas anteriormente, se desarrolla la extensión por medio de un proyecto o plantilla conocido como diagnóstico con solución de código, de forma tal que cuando se detecta alguna de </w:t>
      </w:r>
      <w:r w:rsidR="0018266A">
        <w:rPr>
          <w:rFonts w:cs="Arial"/>
          <w:lang w:val="es-ES"/>
        </w:rPr>
        <w:t xml:space="preserve">las </w:t>
      </w:r>
      <w:r>
        <w:rPr>
          <w:rFonts w:cs="Arial"/>
          <w:lang w:val="es-ES"/>
        </w:rPr>
        <w:t>vulnerabilidades, se despliega un mensaje en el ambiente de Visual Studio donde el desarrollador podrá seleccionar ahí mismo corregir la vulnerabilidad. Así mismo se le mostrará por cada hallazgo un link directo a la guía de TEAM Mentor, donde el desarrollador podrá tener una mejor idea del problema de seguridad que enfrenta. TEAM Mentor con su enfoque de solucionar el problema de forma fácil y mejor ayudará de forma considerable a mejorar la calidad del software en términos de seguridad.</w:t>
      </w:r>
    </w:p>
    <w:p w:rsidR="00A81AE4" w:rsidRDefault="00A81AE4" w:rsidP="00B54DA8">
      <w:pPr>
        <w:pStyle w:val="Ttulo1"/>
        <w:numPr>
          <w:ilvl w:val="0"/>
          <w:numId w:val="28"/>
        </w:numPr>
        <w:rPr>
          <w:ins w:id="281" w:author="Michael Hidalgo" w:date="2014-10-06T09:26:00Z"/>
        </w:rPr>
      </w:pPr>
      <w:bookmarkStart w:id="282" w:name="_Toc274493525"/>
      <w:bookmarkStart w:id="283" w:name="_Toc274494362"/>
      <w:r>
        <w:t>Limitaciones</w:t>
      </w:r>
      <w:bookmarkEnd w:id="282"/>
      <w:bookmarkEnd w:id="283"/>
    </w:p>
    <w:p w:rsidR="00040918" w:rsidRPr="00040918" w:rsidRDefault="00040918" w:rsidP="00040918">
      <w:r>
        <w:tab/>
      </w:r>
      <w:r>
        <w:rPr>
          <w:rFonts w:cs="Arial"/>
          <w:lang w:val="es-ES"/>
        </w:rPr>
        <w:t>Para la realización de éste prototipo funcional no se han encontrado limitaciones relevantes que impidan la realización del mismo.</w:t>
      </w:r>
    </w:p>
    <w:p w:rsidR="00A81AE4" w:rsidRDefault="00A81AE4" w:rsidP="00B54DA8">
      <w:pPr>
        <w:pStyle w:val="Ttulo1"/>
        <w:numPr>
          <w:ilvl w:val="0"/>
          <w:numId w:val="28"/>
        </w:numPr>
      </w:pPr>
      <w:bookmarkStart w:id="284" w:name="_Toc274493526"/>
      <w:bookmarkStart w:id="285" w:name="_Toc274494363"/>
      <w:r>
        <w:t>Antecedentes</w:t>
      </w:r>
      <w:bookmarkEnd w:id="284"/>
      <w:bookmarkEnd w:id="285"/>
    </w:p>
    <w:p w:rsidR="00C31186" w:rsidRDefault="00C31186" w:rsidP="00C31186">
      <w:pPr>
        <w:widowControl w:val="0"/>
        <w:autoSpaceDE w:val="0"/>
        <w:autoSpaceDN w:val="0"/>
        <w:adjustRightInd w:val="0"/>
        <w:rPr>
          <w:rFonts w:cs="Arial"/>
          <w:lang w:val="es-ES"/>
        </w:rPr>
      </w:pPr>
      <w:r>
        <w:tab/>
      </w:r>
      <w:r w:rsidRPr="00973940">
        <w:rPr>
          <w:rFonts w:cs="Arial"/>
          <w:lang w:val="es-ES"/>
        </w:rPr>
        <w:t>La industria informáti</w:t>
      </w:r>
      <w:r>
        <w:rPr>
          <w:rFonts w:cs="Arial"/>
          <w:lang w:val="es-ES"/>
        </w:rPr>
        <w:t>ca ha utilizado el concepto de análisis e</w:t>
      </w:r>
      <w:r w:rsidRPr="00973940">
        <w:rPr>
          <w:rFonts w:cs="Arial"/>
          <w:lang w:val="es-ES"/>
        </w:rPr>
        <w:t xml:space="preserve">stático de </w:t>
      </w:r>
      <w:r>
        <w:rPr>
          <w:rFonts w:cs="Arial"/>
          <w:lang w:val="es-ES"/>
        </w:rPr>
        <w:t>software</w:t>
      </w:r>
      <w:r w:rsidRPr="00973940">
        <w:rPr>
          <w:rFonts w:cs="Arial"/>
          <w:lang w:val="es-ES"/>
        </w:rPr>
        <w:t xml:space="preserve"> durante muchos años para definir un proceso mediante el cual se realiza un análisis del software sin ser ejecutado (como aclaración cuando se trabaja con código que es ejecutado se le llama análisis dinámico), mediante la revisión de código fuente, y generalmente éste proceso se realiza por medio </w:t>
      </w:r>
      <w:r w:rsidRPr="00973940">
        <w:rPr>
          <w:rFonts w:cs="Arial"/>
          <w:lang w:val="es-ES"/>
        </w:rPr>
        <w:lastRenderedPageBreak/>
        <w:t xml:space="preserve">herramientas automatizadas aunque también se puede realizar de forma manual. </w:t>
      </w:r>
      <w:r>
        <w:rPr>
          <w:rFonts w:cs="Arial"/>
          <w:lang w:val="es-ES"/>
        </w:rPr>
        <w:t xml:space="preserve"> El autor Esposito (2011) , cuando se refiere al rol del análisis estático código sostiene que :</w:t>
      </w:r>
    </w:p>
    <w:p w:rsidR="00C31186" w:rsidRDefault="00C31186" w:rsidP="00C31186">
      <w:pPr>
        <w:widowControl w:val="0"/>
        <w:autoSpaceDE w:val="0"/>
        <w:autoSpaceDN w:val="0"/>
        <w:adjustRightInd w:val="0"/>
        <w:spacing w:line="360" w:lineRule="auto"/>
        <w:rPr>
          <w:rFonts w:cs="Arial"/>
          <w:lang w:val="es-ES"/>
        </w:rPr>
      </w:pPr>
      <w:r>
        <w:rPr>
          <w:rFonts w:cs="Arial"/>
          <w:lang w:val="es-ES"/>
        </w:rPr>
        <w:tab/>
        <w:t>P</w:t>
      </w:r>
      <w:r w:rsidRPr="00A91170">
        <w:rPr>
          <w:rFonts w:cs="Arial"/>
          <w:lang w:val="es-ES"/>
        </w:rPr>
        <w:t xml:space="preserve">ara muchos, es difícil de creer que alguna vez hubo un tiempo cuando </w:t>
      </w:r>
      <w:ins w:id="286" w:author="Michael Hidalgo" w:date="2014-10-07T14:03:00Z">
        <w:r w:rsidR="00094E7A">
          <w:rPr>
            <w:rFonts w:cs="Arial"/>
            <w:lang w:val="es-ES"/>
          </w:rPr>
          <w:tab/>
        </w:r>
      </w:ins>
      <w:r w:rsidRPr="00A91170">
        <w:rPr>
          <w:rFonts w:cs="Arial"/>
          <w:lang w:val="es-ES"/>
        </w:rPr>
        <w:t xml:space="preserve">se </w:t>
      </w:r>
      <w:r>
        <w:rPr>
          <w:rFonts w:cs="Arial"/>
          <w:lang w:val="es-ES"/>
        </w:rPr>
        <w:tab/>
      </w:r>
      <w:r w:rsidRPr="00A91170">
        <w:rPr>
          <w:rFonts w:cs="Arial"/>
          <w:lang w:val="es-ES"/>
        </w:rPr>
        <w:t xml:space="preserve">puede imprimir todo el código fuente de una aplicación, la lectura </w:t>
      </w:r>
      <w:ins w:id="287" w:author="Michael Hidalgo" w:date="2014-10-07T14:03:00Z">
        <w:r w:rsidR="00094E7A">
          <w:rPr>
            <w:rFonts w:cs="Arial"/>
            <w:lang w:val="es-ES"/>
          </w:rPr>
          <w:tab/>
        </w:r>
      </w:ins>
      <w:r w:rsidRPr="00A91170">
        <w:rPr>
          <w:rFonts w:cs="Arial"/>
          <w:lang w:val="es-ES"/>
        </w:rPr>
        <w:t xml:space="preserve">de arriba a </w:t>
      </w:r>
      <w:r>
        <w:rPr>
          <w:rFonts w:cs="Arial"/>
          <w:lang w:val="es-ES"/>
        </w:rPr>
        <w:tab/>
      </w:r>
      <w:r w:rsidRPr="00A91170">
        <w:rPr>
          <w:rFonts w:cs="Arial"/>
          <w:lang w:val="es-ES"/>
        </w:rPr>
        <w:t xml:space="preserve">abajo y detectar los errores o mal comportamiento </w:t>
      </w:r>
      <w:ins w:id="288" w:author="Michael Hidalgo" w:date="2014-10-07T14:03:00Z">
        <w:r w:rsidR="00094E7A">
          <w:rPr>
            <w:rFonts w:cs="Arial"/>
            <w:lang w:val="es-ES"/>
          </w:rPr>
          <w:tab/>
        </w:r>
      </w:ins>
      <w:r w:rsidRPr="00A91170">
        <w:rPr>
          <w:rFonts w:cs="Arial"/>
          <w:lang w:val="es-ES"/>
        </w:rPr>
        <w:t xml:space="preserve">posible. La complejidad </w:t>
      </w:r>
      <w:r>
        <w:rPr>
          <w:rFonts w:cs="Arial"/>
          <w:lang w:val="es-ES"/>
        </w:rPr>
        <w:tab/>
      </w:r>
      <w:r w:rsidRPr="00A91170">
        <w:rPr>
          <w:rFonts w:cs="Arial"/>
          <w:lang w:val="es-ES"/>
        </w:rPr>
        <w:t xml:space="preserve">del software moderno que este enfoque poco </w:t>
      </w:r>
      <w:ins w:id="289" w:author="Michael Hidalgo" w:date="2014-10-07T14:03:00Z">
        <w:r w:rsidR="00094E7A">
          <w:rPr>
            <w:rFonts w:cs="Arial"/>
            <w:lang w:val="es-ES"/>
          </w:rPr>
          <w:tab/>
        </w:r>
      </w:ins>
      <w:r w:rsidRPr="00A91170">
        <w:rPr>
          <w:rFonts w:cs="Arial"/>
          <w:lang w:val="es-ES"/>
        </w:rPr>
        <w:t xml:space="preserve">práctico para los seres </w:t>
      </w:r>
      <w:r>
        <w:rPr>
          <w:rFonts w:cs="Arial"/>
          <w:lang w:val="es-ES"/>
        </w:rPr>
        <w:tab/>
      </w:r>
      <w:r w:rsidRPr="00A91170">
        <w:rPr>
          <w:rFonts w:cs="Arial"/>
          <w:lang w:val="es-ES"/>
        </w:rPr>
        <w:t xml:space="preserve">humanos, pero no para algunos tipos de </w:t>
      </w:r>
      <w:ins w:id="290" w:author="Michael Hidalgo" w:date="2014-10-07T14:03:00Z">
        <w:r w:rsidR="00094E7A">
          <w:rPr>
            <w:rFonts w:cs="Arial"/>
            <w:lang w:val="es-ES"/>
          </w:rPr>
          <w:tab/>
        </w:r>
      </w:ins>
      <w:r>
        <w:rPr>
          <w:rFonts w:cs="Arial"/>
          <w:lang w:val="es-ES"/>
        </w:rPr>
        <w:t xml:space="preserve">software inteligente, como, por </w:t>
      </w:r>
      <w:r>
        <w:rPr>
          <w:rFonts w:cs="Arial"/>
          <w:lang w:val="es-ES"/>
        </w:rPr>
        <w:tab/>
        <w:t>ejem</w:t>
      </w:r>
      <w:r w:rsidRPr="00A91170">
        <w:rPr>
          <w:rFonts w:cs="Arial"/>
          <w:lang w:val="es-ES"/>
        </w:rPr>
        <w:t>plo, he</w:t>
      </w:r>
      <w:r>
        <w:rPr>
          <w:rFonts w:cs="Arial"/>
          <w:lang w:val="es-ES"/>
        </w:rPr>
        <w:t xml:space="preserve">rramientas de análisis </w:t>
      </w:r>
      <w:ins w:id="291" w:author="Michael Hidalgo" w:date="2014-10-07T14:03:00Z">
        <w:r w:rsidR="00094E7A">
          <w:rPr>
            <w:rFonts w:cs="Arial"/>
            <w:lang w:val="es-ES"/>
          </w:rPr>
          <w:tab/>
        </w:r>
      </w:ins>
      <w:r>
        <w:rPr>
          <w:rFonts w:cs="Arial"/>
          <w:lang w:val="es-ES"/>
        </w:rPr>
        <w:t xml:space="preserve">estático (Esposito, 2011). </w:t>
      </w:r>
    </w:p>
    <w:p w:rsidR="00C31186" w:rsidRDefault="00C31186" w:rsidP="00C31186">
      <w:pPr>
        <w:widowControl w:val="0"/>
        <w:autoSpaceDE w:val="0"/>
        <w:autoSpaceDN w:val="0"/>
        <w:adjustRightInd w:val="0"/>
        <w:rPr>
          <w:rFonts w:cs="Arial"/>
          <w:lang w:val="es-ES"/>
        </w:rPr>
      </w:pPr>
      <w:r>
        <w:rPr>
          <w:rFonts w:cs="Arial"/>
          <w:lang w:val="es-ES"/>
        </w:rPr>
        <w:tab/>
      </w:r>
    </w:p>
    <w:p w:rsidR="00C31186" w:rsidRPr="00973940"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Según el autor, el análisis estático de código tiene como objetivo fundamental deducir el comportamiento de una sección de código y sus instrucciones. El autor también sostiene que las herramientas que realizan éste análisis básicamente buscan hacer un examen del código fuente mediante la creación de forma progresiva de una base de datos de conocimiento, con el objetivo de probar las instrucciones y las salidas correctas e incorrectas. Cuando se realiza un análisis estático, el código fuente no es ejecutado. El objetivo de éste proceso consiste en identificar errores potenciales y eventualmente poder brindar recomendaciones.</w:t>
      </w:r>
    </w:p>
    <w:p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El análisis estático enfocado en seguridad se basa en el mismo principio. La primera vez que éste concepto sale a relucir es mediante una publicación de la firma </w:t>
      </w:r>
      <w:proofErr w:type="spellStart"/>
      <w:r w:rsidRPr="00973940">
        <w:rPr>
          <w:rFonts w:cs="Arial"/>
          <w:lang w:val="es-ES"/>
        </w:rPr>
        <w:t>Gar</w:t>
      </w:r>
      <w:r>
        <w:rPr>
          <w:rFonts w:cs="Arial"/>
          <w:lang w:val="es-ES"/>
        </w:rPr>
        <w:t>tner</w:t>
      </w:r>
      <w:proofErr w:type="spellEnd"/>
      <w:r>
        <w:rPr>
          <w:rFonts w:cs="Arial"/>
          <w:lang w:val="es-ES"/>
        </w:rPr>
        <w:t>, titulado Cuadrante Mágico</w:t>
      </w:r>
      <w:r w:rsidRPr="00973940">
        <w:rPr>
          <w:rFonts w:cs="Arial"/>
          <w:lang w:val="es-ES"/>
        </w:rPr>
        <w:t xml:space="preserve"> para las Pruebas de Segu</w:t>
      </w:r>
      <w:r>
        <w:rPr>
          <w:rFonts w:cs="Arial"/>
          <w:lang w:val="es-ES"/>
        </w:rPr>
        <w:t xml:space="preserve">ridad de Aplicaciones Estáticas(2010) </w:t>
      </w:r>
      <w:r w:rsidRPr="00973940">
        <w:rPr>
          <w:rFonts w:cs="Arial"/>
          <w:lang w:val="es-ES"/>
        </w:rPr>
        <w:t xml:space="preserve">donde se analiza la evolución </w:t>
      </w:r>
      <w:r w:rsidRPr="00973940">
        <w:rPr>
          <w:rFonts w:cs="Arial"/>
          <w:lang w:val="es-ES"/>
        </w:rPr>
        <w:lastRenderedPageBreak/>
        <w:t>del mercado de las herramientas de análisis estático de código, los principales productores, la visión del negocio y la tecnología.</w:t>
      </w:r>
    </w:p>
    <w:p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Este informe sostiene que debido al aumento considerable y a las variantes de vectores de ataques informáticos, el rol de SAST es fundamental, incluso los autores indican que </w:t>
      </w:r>
      <w:r w:rsidR="0018266A">
        <w:rPr>
          <w:rFonts w:cs="Arial"/>
          <w:lang w:val="es-ES"/>
        </w:rPr>
        <w:t>tales</w:t>
      </w:r>
      <w:r w:rsidR="0018266A" w:rsidRPr="00973940">
        <w:rPr>
          <w:rFonts w:cs="Arial"/>
          <w:lang w:val="es-ES"/>
        </w:rPr>
        <w:t xml:space="preserve"> </w:t>
      </w:r>
      <w:r w:rsidRPr="00973940">
        <w:rPr>
          <w:rFonts w:cs="Arial"/>
          <w:lang w:val="es-ES"/>
        </w:rPr>
        <w:t>tecnologías deberían ser obligatorias para toda organización de IT que desarrolla procesos y procedimientos.</w:t>
      </w:r>
    </w:p>
    <w:p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En contraste, el estudio más reciente del año 2013 muestra como ha sido la evolución de SAST, se pude ver claramente como hay nuevos líderes incursionando y como más y más productos se suman a éste mercado.</w:t>
      </w:r>
    </w:p>
    <w:p w:rsidR="00C31186" w:rsidRDefault="00C31186" w:rsidP="00C31186">
      <w:pPr>
        <w:widowControl w:val="0"/>
        <w:autoSpaceDE w:val="0"/>
        <w:autoSpaceDN w:val="0"/>
        <w:adjustRightInd w:val="0"/>
        <w:rPr>
          <w:rFonts w:cs="Arial"/>
          <w:lang w:val="es-ES"/>
        </w:rPr>
      </w:pPr>
      <w:r>
        <w:rPr>
          <w:rFonts w:cs="Arial"/>
          <w:lang w:val="es-ES"/>
        </w:rPr>
        <w:tab/>
        <w:t>Los primeros pasos en implementar análisis estático de código dentro del entorno de Visual Studio .NET enfocados en seguridad datan de la creación del complemento llamado CAT.NET creado por Microsoft. Dicho componente fue descontinuado desde las versiones de Visual Studio.NET 2008 . CAT.NET permitía identificar por medio de errores en tiempo de compilación cuando existía código vulnerable, no obstante el hecho de que haya sido descontinuado y que no se pueda utilizar en las versiones más recientes de Visual Studio .NET abre la oportunidad de poder innovar y desarrollar componentes que puedan ser utilizados por la industria como es el caso de la extensión propuesta.</w:t>
      </w:r>
    </w:p>
    <w:p w:rsidR="00C31186" w:rsidRDefault="00C31186" w:rsidP="00C31186">
      <w:pPr>
        <w:widowControl w:val="0"/>
        <w:autoSpaceDE w:val="0"/>
        <w:autoSpaceDN w:val="0"/>
        <w:adjustRightInd w:val="0"/>
        <w:rPr>
          <w:rFonts w:cs="Arial"/>
          <w:lang w:val="es-ES"/>
        </w:rPr>
      </w:pPr>
      <w:r>
        <w:rPr>
          <w:rFonts w:cs="Arial"/>
          <w:lang w:val="es-ES"/>
        </w:rPr>
        <w:tab/>
        <w:t xml:space="preserve">Además de CAT.NET, figura otras herramientas de análisis estático como lo es FoxCop , tal como lo define Microsoft “FoxCop es una aplicación  que analiza ensamblados de código manejado (código destinado a la plataforma Microsoft .NET) y reporta información acerca de dicho ensamblado </w:t>
      </w:r>
      <w:r>
        <w:rPr>
          <w:rFonts w:cs="Arial"/>
          <w:lang w:val="es-ES"/>
        </w:rPr>
        <w:lastRenderedPageBreak/>
        <w:t>tal como alguna mejora en el diseño, desempeño y seguridad”. Nótese que FoxCop no está enfocada directamente al tema de seguridad si no por el contrario toma en consideración elementos claves de diseño.</w:t>
      </w:r>
    </w:p>
    <w:p w:rsidR="005369F9" w:rsidRDefault="005369F9" w:rsidP="005369F9">
      <w:pPr>
        <w:pStyle w:val="Ttulo2"/>
        <w:numPr>
          <w:ilvl w:val="1"/>
          <w:numId w:val="28"/>
        </w:numPr>
      </w:pPr>
      <w:bookmarkStart w:id="292" w:name="_Toc274493527"/>
      <w:bookmarkStart w:id="293" w:name="_Toc274494364"/>
      <w:r>
        <w:t>El modelo de ejecución del CLR</w:t>
      </w:r>
      <w:bookmarkEnd w:id="292"/>
      <w:bookmarkEnd w:id="293"/>
    </w:p>
    <w:p w:rsidR="00BD02C1" w:rsidRDefault="00BD02C1" w:rsidP="00BD02C1">
      <w:r>
        <w:tab/>
        <w:t>El entorno en tiempo de ejecución del lenguaje o CLR (</w:t>
      </w:r>
      <w:proofErr w:type="spellStart"/>
      <w:r>
        <w:t>Common</w:t>
      </w:r>
      <w:proofErr w:type="spellEnd"/>
      <w:r>
        <w:t xml:space="preserve"> </w:t>
      </w:r>
      <w:proofErr w:type="spellStart"/>
      <w:r>
        <w:t>Language</w:t>
      </w:r>
      <w:proofErr w:type="spellEnd"/>
      <w:r>
        <w:t xml:space="preserve"> </w:t>
      </w:r>
      <w:proofErr w:type="spellStart"/>
      <w:r>
        <w:t>Runtime</w:t>
      </w:r>
      <w:proofErr w:type="spellEnd"/>
      <w:r>
        <w:t>) por sus siglas en inglés , es como su nombre lo indica, un entorno en tiempo de ejecución que Microsoft .NET proporciona y donde según Microsoft</w:t>
      </w:r>
      <w:r w:rsidR="000A68AD">
        <w:t xml:space="preserve"> </w:t>
      </w:r>
      <w:r>
        <w:t>(2014) “Ejecuta el código fuente y proporciona servicios que hacen que el proceso de desarrollo más fácil”.</w:t>
      </w:r>
    </w:p>
    <w:p w:rsidR="00BD02C1" w:rsidRDefault="00BD02C1" w:rsidP="00BD02C1">
      <w:r>
        <w:tab/>
        <w:t>De ésta misma forma, Microsoft(2014) indica que:</w:t>
      </w:r>
    </w:p>
    <w:p w:rsidR="00BD02C1" w:rsidRDefault="00BD02C1" w:rsidP="00E165C5">
      <w:pPr>
        <w:spacing w:line="360" w:lineRule="auto"/>
      </w:pPr>
      <w:r>
        <w:tab/>
        <w:t xml:space="preserve">Los compiladores y herramientas </w:t>
      </w:r>
      <w:r w:rsidR="00646295">
        <w:t>exponen</w:t>
      </w:r>
      <w:r>
        <w:t xml:space="preserve"> la funcionalidad del entorno </w:t>
      </w:r>
      <w:r>
        <w:tab/>
        <w:t xml:space="preserve">en tiempo de ejecución y le permiten a usted escribir código que se </w:t>
      </w:r>
      <w:r>
        <w:tab/>
        <w:t xml:space="preserve">beneficia de éste ambiente manejado. El código que usted desarrolla </w:t>
      </w:r>
      <w:r>
        <w:tab/>
        <w:t xml:space="preserve">con un compilador del lenguaje y que se ejecuta en este entorno se le </w:t>
      </w:r>
      <w:r>
        <w:tab/>
        <w:t>denomina código manejado.</w:t>
      </w:r>
    </w:p>
    <w:p w:rsidR="00E165C5" w:rsidRDefault="00E165C5" w:rsidP="00E165C5">
      <w:pPr>
        <w:spacing w:line="360" w:lineRule="auto"/>
      </w:pPr>
    </w:p>
    <w:p w:rsidR="00E165C5" w:rsidRDefault="00E165C5" w:rsidP="00E165C5">
      <w:pPr>
        <w:spacing w:line="360" w:lineRule="auto"/>
        <w:rPr>
          <w:ins w:id="294" w:author="Michael Hidalgo" w:date="2014-10-08T20:18:00Z"/>
        </w:rPr>
      </w:pPr>
      <w:r>
        <w:t>Así mismo, Richter</w:t>
      </w:r>
      <w:ins w:id="295" w:author="Michael Hidalgo" w:date="2014-10-09T16:13:00Z">
        <w:r w:rsidR="000A68AD">
          <w:t xml:space="preserve"> </w:t>
        </w:r>
      </w:ins>
      <w:r>
        <w:t>(2010) sostiene que:</w:t>
      </w:r>
    </w:p>
    <w:p w:rsidR="00E165C5" w:rsidRDefault="00E165C5" w:rsidP="00E165C5">
      <w:pPr>
        <w:spacing w:line="360" w:lineRule="auto"/>
      </w:pPr>
    </w:p>
    <w:p w:rsidR="00E165C5" w:rsidRDefault="00E165C5" w:rsidP="00E165C5">
      <w:pPr>
        <w:spacing w:line="360" w:lineRule="auto"/>
      </w:pPr>
      <w:r>
        <w:tab/>
        <w:t xml:space="preserve">Las funcionalidades principales del CLR (tales como manejo de </w:t>
      </w:r>
      <w:r>
        <w:tab/>
        <w:t xml:space="preserve">memoria, carga de ensamblados, seguridad, manejo de excepciones y </w:t>
      </w:r>
      <w:r>
        <w:tab/>
        <w:t xml:space="preserve">sincronización de hilos) están disponibles para todos los lenguajes que </w:t>
      </w:r>
      <w:r>
        <w:tab/>
        <w:t>tienen como destino ser ejecutados bajo este entorno.</w:t>
      </w:r>
    </w:p>
    <w:p w:rsidR="00E165C5" w:rsidRDefault="00E165C5" w:rsidP="00E165C5">
      <w:pPr>
        <w:spacing w:line="360" w:lineRule="auto"/>
      </w:pPr>
      <w:r>
        <w:tab/>
        <w:t xml:space="preserve">De hecho, en tiempo de ejecución el CLR no sabe cual lenguaje de </w:t>
      </w:r>
      <w:r>
        <w:tab/>
        <w:t xml:space="preserve">programación el desarrollador usó para escribir el código fuente. Usted </w:t>
      </w:r>
      <w:r>
        <w:tab/>
        <w:t xml:space="preserve">puede desarrollar su código fuente en cualquier lenguaje de </w:t>
      </w:r>
      <w:r>
        <w:lastRenderedPageBreak/>
        <w:tab/>
        <w:t xml:space="preserve">programación que usted desee siempre y cuando siga los lineamientos </w:t>
      </w:r>
      <w:r>
        <w:tab/>
        <w:t>de CLR. (p. 2).</w:t>
      </w:r>
    </w:p>
    <w:p w:rsidR="00E165C5" w:rsidRDefault="00E165C5" w:rsidP="00E165C5">
      <w:pPr>
        <w:spacing w:line="360" w:lineRule="auto"/>
      </w:pPr>
    </w:p>
    <w:p w:rsidR="00E165C5" w:rsidRDefault="00B0114F" w:rsidP="00AC156C">
      <w:r>
        <w:tab/>
      </w:r>
      <w:r w:rsidR="00E165C5">
        <w:t xml:space="preserve">Microsoft (2014) también indica que algunas de las </w:t>
      </w:r>
      <w:r w:rsidR="00175105">
        <w:t>características que ofrece CLR son:</w:t>
      </w:r>
    </w:p>
    <w:p w:rsidR="00B0114F" w:rsidRDefault="00B0114F" w:rsidP="00AC156C">
      <w:pPr>
        <w:pStyle w:val="Prrafodelista"/>
        <w:numPr>
          <w:ilvl w:val="0"/>
          <w:numId w:val="32"/>
        </w:numPr>
      </w:pPr>
      <w:r>
        <w:t>Mejoras en el rendimiento.</w:t>
      </w:r>
    </w:p>
    <w:p w:rsidR="00B0114F" w:rsidRDefault="00B0114F" w:rsidP="00AC156C">
      <w:pPr>
        <w:pStyle w:val="Prrafodelista"/>
        <w:numPr>
          <w:ilvl w:val="0"/>
          <w:numId w:val="32"/>
        </w:numPr>
      </w:pPr>
      <w:r>
        <w:t>La habilidad de usar de forma fácil componentes desarrollados en otros lenguajes de programación.</w:t>
      </w:r>
    </w:p>
    <w:p w:rsidR="00B0114F" w:rsidRDefault="00B0114F" w:rsidP="00AC156C">
      <w:pPr>
        <w:pStyle w:val="Prrafodelista"/>
        <w:numPr>
          <w:ilvl w:val="0"/>
          <w:numId w:val="32"/>
        </w:numPr>
      </w:pPr>
      <w:r>
        <w:t>Tipos de datos extensos proporcionados por la librería de clases.</w:t>
      </w:r>
    </w:p>
    <w:p w:rsidR="00B0114F" w:rsidRDefault="00B0114F" w:rsidP="00AC156C">
      <w:pPr>
        <w:pStyle w:val="Prrafodelista"/>
        <w:numPr>
          <w:ilvl w:val="0"/>
          <w:numId w:val="32"/>
        </w:numPr>
      </w:pPr>
      <w:r>
        <w:t xml:space="preserve">Características del lenguaje entre las que figuran la </w:t>
      </w:r>
      <w:proofErr w:type="spellStart"/>
      <w:r>
        <w:t>herencia,interfaces,sobrecarga</w:t>
      </w:r>
      <w:proofErr w:type="spellEnd"/>
      <w:r>
        <w:t xml:space="preserve"> y programación orientada a objetos.</w:t>
      </w:r>
    </w:p>
    <w:p w:rsidR="00B0114F" w:rsidRDefault="00B0114F" w:rsidP="00AC156C">
      <w:pPr>
        <w:pStyle w:val="Prrafodelista"/>
        <w:numPr>
          <w:ilvl w:val="0"/>
          <w:numId w:val="32"/>
        </w:numPr>
      </w:pPr>
      <w:r>
        <w:t>Soporte estructurado para manejo de excepciones.</w:t>
      </w:r>
    </w:p>
    <w:p w:rsidR="00B0114F" w:rsidRDefault="00B0114F" w:rsidP="00AC156C">
      <w:pPr>
        <w:pStyle w:val="Prrafodelista"/>
        <w:numPr>
          <w:ilvl w:val="0"/>
          <w:numId w:val="32"/>
        </w:numPr>
      </w:pPr>
      <w:r>
        <w:t>Recolección de basura.</w:t>
      </w:r>
    </w:p>
    <w:p w:rsidR="00B0114F" w:rsidRDefault="00B0114F" w:rsidP="00AC156C">
      <w:pPr>
        <w:pStyle w:val="Prrafodelista"/>
        <w:numPr>
          <w:ilvl w:val="0"/>
          <w:numId w:val="32"/>
        </w:numPr>
      </w:pPr>
      <w:r>
        <w:t>Soporte a atributos personalizados.</w:t>
      </w:r>
    </w:p>
    <w:p w:rsidR="00AC156C" w:rsidRDefault="00AC156C" w:rsidP="00AC156C">
      <w:r>
        <w:tab/>
        <w:t>En la siguiente imagen se aprecia el proceso de compilar código fuente en módulos manejaros.</w:t>
      </w:r>
    </w:p>
    <w:p w:rsidR="00AC156C" w:rsidRDefault="00AC156C" w:rsidP="00AC156C"/>
    <w:p w:rsidR="00AC156C" w:rsidRDefault="00AC156C" w:rsidP="00AC156C">
      <w:pPr>
        <w:pStyle w:val="Ttulo3"/>
      </w:pPr>
      <w:bookmarkStart w:id="296" w:name="_Toc274493472"/>
      <w:r>
        <w:t xml:space="preserve">Figura </w:t>
      </w:r>
      <w:fldSimple w:instr=" SEQ Figura \* ARABIC ">
        <w:ins w:id="297" w:author="Michael Hidalgo" w:date="2014-10-09T16:47:00Z">
          <w:r w:rsidR="00B13142">
            <w:rPr>
              <w:noProof/>
            </w:rPr>
            <w:t>2</w:t>
          </w:r>
        </w:ins>
        <w:del w:id="298" w:author="Michael Hidalgo" w:date="2014-10-09T16:47:00Z">
          <w:r w:rsidR="00680D5B" w:rsidDel="00B13142">
            <w:rPr>
              <w:noProof/>
            </w:rPr>
            <w:delText>1</w:delText>
          </w:r>
        </w:del>
      </w:fldSimple>
      <w:r>
        <w:t xml:space="preserve"> Compilando código fuente en módulos manejados.</w:t>
      </w:r>
      <w:bookmarkEnd w:id="296"/>
    </w:p>
    <w:p w:rsidR="00AC156C" w:rsidRDefault="00AC156C" w:rsidP="00AC156C">
      <w:r>
        <w:rPr>
          <w:noProof/>
          <w:lang w:val="en-US"/>
        </w:rPr>
        <w:lastRenderedPageBreak/>
        <w:drawing>
          <wp:inline distT="0" distB="0" distL="0" distR="0">
            <wp:extent cx="5324475" cy="3227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8 at 8.43.42 PM.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227705"/>
                    </a:xfrm>
                    <a:prstGeom prst="rect">
                      <a:avLst/>
                    </a:prstGeom>
                  </pic:spPr>
                </pic:pic>
              </a:graphicData>
            </a:graphic>
          </wp:inline>
        </w:drawing>
      </w:r>
    </w:p>
    <w:p w:rsidR="00AC156C" w:rsidRPr="00D05523" w:rsidRDefault="00AC156C" w:rsidP="00FD1F39">
      <w:pPr>
        <w:spacing w:line="360" w:lineRule="auto"/>
        <w:jc w:val="center"/>
        <w:rPr>
          <w:lang w:val="en-US"/>
          <w:rPrChange w:id="299" w:author="Laica" w:date="2014-10-09T21:36:00Z">
            <w:rPr/>
          </w:rPrChange>
        </w:rPr>
      </w:pPr>
      <w:proofErr w:type="spellStart"/>
      <w:r w:rsidRPr="00D05523">
        <w:rPr>
          <w:lang w:val="en-US"/>
          <w:rPrChange w:id="300" w:author="Laica" w:date="2014-10-09T21:36:00Z">
            <w:rPr/>
          </w:rPrChange>
        </w:rPr>
        <w:t>Fuente</w:t>
      </w:r>
      <w:proofErr w:type="spellEnd"/>
      <w:r w:rsidRPr="00D05523">
        <w:rPr>
          <w:lang w:val="en-US"/>
          <w:rPrChange w:id="301" w:author="Laica" w:date="2014-10-09T21:36:00Z">
            <w:rPr/>
          </w:rPrChange>
        </w:rPr>
        <w:t>: Richter (2010) CLR via C# Third Edition.</w:t>
      </w:r>
    </w:p>
    <w:p w:rsidR="00AC156C" w:rsidRDefault="00FD1F39" w:rsidP="00FD1F39">
      <w:pPr>
        <w:pStyle w:val="Ttulo2"/>
      </w:pPr>
      <w:bookmarkStart w:id="302" w:name="_Toc274493528"/>
      <w:bookmarkStart w:id="303" w:name="_Toc274494365"/>
      <w:r>
        <w:t xml:space="preserve">7.2 </w:t>
      </w:r>
      <w:r w:rsidR="00AC156C">
        <w:t>Compiladores como cajas negras</w:t>
      </w:r>
      <w:bookmarkEnd w:id="302"/>
      <w:bookmarkEnd w:id="303"/>
    </w:p>
    <w:p w:rsidR="005610A5" w:rsidRDefault="00E2085E" w:rsidP="00956966">
      <w:pPr>
        <w:spacing w:line="360" w:lineRule="auto"/>
      </w:pPr>
      <w:proofErr w:type="spellStart"/>
      <w:r>
        <w:t>Stroustrup</w:t>
      </w:r>
      <w:proofErr w:type="spellEnd"/>
      <w:r>
        <w:t xml:space="preserve"> (2009) a propósito del proceso de compilación indica que :</w:t>
      </w:r>
    </w:p>
    <w:p w:rsidR="005610A5" w:rsidRDefault="005610A5" w:rsidP="00956966">
      <w:pPr>
        <w:spacing w:line="360" w:lineRule="auto"/>
      </w:pPr>
    </w:p>
    <w:p w:rsidR="00AC156C" w:rsidRDefault="00E2085E" w:rsidP="00956966">
      <w:pPr>
        <w:spacing w:line="360" w:lineRule="auto"/>
      </w:pPr>
      <w:r>
        <w:t xml:space="preserve"> </w:t>
      </w:r>
      <w:r>
        <w:tab/>
        <w:t xml:space="preserve">Para ejecutar un programa, usted debe primero traducirlo de una forma </w:t>
      </w:r>
      <w:r>
        <w:tab/>
        <w:t xml:space="preserve">que es legible para los seres humanos a algo que una máquina pueda </w:t>
      </w:r>
      <w:r>
        <w:tab/>
        <w:t xml:space="preserve">“entender”. Esa traducción es hecha por un programa denominado </w:t>
      </w:r>
      <w:r w:rsidR="005610A5">
        <w:tab/>
      </w:r>
      <w:r>
        <w:t xml:space="preserve">compilador. Lo que usted lee y escribe se denomina código fuente o </w:t>
      </w:r>
      <w:r w:rsidR="005610A5">
        <w:tab/>
      </w:r>
      <w:r>
        <w:t xml:space="preserve">programa, y lo que la computadora ejecuta se le denomina ejecutable, </w:t>
      </w:r>
      <w:r w:rsidR="005610A5">
        <w:tab/>
      </w:r>
      <w:r>
        <w:t>código objeto o código máquina”. (p. 47).</w:t>
      </w:r>
    </w:p>
    <w:p w:rsidR="00A73BEA" w:rsidRDefault="00A73BEA" w:rsidP="00956966">
      <w:pPr>
        <w:spacing w:line="360" w:lineRule="auto"/>
      </w:pPr>
    </w:p>
    <w:p w:rsidR="00595B08" w:rsidRDefault="00595B08" w:rsidP="00595B08">
      <w:r>
        <w:t>En la siguiente imagen se ilustran los componentes que forman parte de la compilación del código fuente en C#.</w:t>
      </w:r>
    </w:p>
    <w:p w:rsidR="00595B08" w:rsidRDefault="00595B08" w:rsidP="003B2107">
      <w:pPr>
        <w:pStyle w:val="Ttulo3"/>
      </w:pPr>
      <w:bookmarkStart w:id="304" w:name="_Toc274493473"/>
      <w:r>
        <w:t xml:space="preserve">Figura </w:t>
      </w:r>
      <w:fldSimple w:instr=" SEQ Figura \* ARABIC ">
        <w:ins w:id="305" w:author="Michael Hidalgo" w:date="2014-10-09T16:47:00Z">
          <w:r w:rsidR="00B13142">
            <w:rPr>
              <w:noProof/>
            </w:rPr>
            <w:t>3</w:t>
          </w:r>
        </w:ins>
        <w:del w:id="306" w:author="Michael Hidalgo" w:date="2014-10-09T16:47:00Z">
          <w:r w:rsidR="00680D5B" w:rsidDel="00B13142">
            <w:rPr>
              <w:noProof/>
            </w:rPr>
            <w:delText>2</w:delText>
          </w:r>
        </w:del>
      </w:fldSimple>
      <w:r>
        <w:t xml:space="preserve"> Proceso de compilación en un ambiente administrado</w:t>
      </w:r>
      <w:bookmarkEnd w:id="304"/>
    </w:p>
    <w:p w:rsidR="00595B08" w:rsidRDefault="00595B08" w:rsidP="00595B08">
      <w:r>
        <w:rPr>
          <w:noProof/>
          <w:lang w:val="en-US"/>
        </w:rPr>
        <w:lastRenderedPageBreak/>
        <w:drawing>
          <wp:inline distT="0" distB="0" distL="0" distR="0">
            <wp:extent cx="5324475" cy="4755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4755515"/>
                    </a:xfrm>
                    <a:prstGeom prst="rect">
                      <a:avLst/>
                    </a:prstGeom>
                  </pic:spPr>
                </pic:pic>
              </a:graphicData>
            </a:graphic>
          </wp:inline>
        </w:drawing>
      </w:r>
    </w:p>
    <w:p w:rsidR="003B2107" w:rsidRDefault="003B2107" w:rsidP="003B2107">
      <w:pPr>
        <w:pStyle w:val="Ttulo3"/>
      </w:pPr>
      <w:r>
        <w:t xml:space="preserve">Fuente : Microsoft </w:t>
      </w:r>
      <w:hyperlink r:id="rId14" w:history="1">
        <w:r w:rsidRPr="003E11E7">
          <w:rPr>
            <w:rStyle w:val="Hipervnculo"/>
          </w:rPr>
          <w:t>http://msdn.microsoft.com/es-es/library/z1zx9t92.aspx</w:t>
        </w:r>
      </w:hyperlink>
    </w:p>
    <w:p w:rsidR="003B2107" w:rsidRDefault="003B2107" w:rsidP="00DF62D2"/>
    <w:p w:rsidR="003B2107" w:rsidRDefault="000C799F" w:rsidP="00DF62D2">
      <w:r>
        <w:tab/>
        <w:t>Al igual que se demuestra en la imagen anterior, el proceso de compilación siempre se ha concebido como una caja negra, es decir el código fuente ingresa por un lado, existe un proceso de compilación intermedio y luego se tiene la salida. Ese proceso intermedio ha sido un poco desconocido, pese a que se puede garantizar que funciona adecuadamente.</w:t>
      </w:r>
    </w:p>
    <w:p w:rsidR="000C799F" w:rsidRDefault="000C799F" w:rsidP="00DF62D2">
      <w:r>
        <w:lastRenderedPageBreak/>
        <w:tab/>
      </w:r>
      <w:proofErr w:type="spellStart"/>
      <w:r>
        <w:t>Hazzard</w:t>
      </w:r>
      <w:proofErr w:type="spellEnd"/>
      <w:r>
        <w:t xml:space="preserve"> &amp; Bock</w:t>
      </w:r>
      <w:r w:rsidR="00900AF2">
        <w:t xml:space="preserve"> (2013) se refieren a la caja negra del proceso de compilación de la siguiente forma :</w:t>
      </w:r>
    </w:p>
    <w:p w:rsidR="00900AF2" w:rsidRDefault="00900AF2" w:rsidP="00900AF2">
      <w:pPr>
        <w:spacing w:line="360" w:lineRule="auto"/>
      </w:pPr>
      <w:r>
        <w:tab/>
        <w:t xml:space="preserve">Desde la primera versión de .NET, el compilador ha existido como un </w:t>
      </w:r>
      <w:r>
        <w:tab/>
        <w:t xml:space="preserve">ejecutable sencillo. Usted lo invoca para cambiar el código fuente, el </w:t>
      </w:r>
      <w:r>
        <w:tab/>
        <w:t>cual está contenido en archivos de texto, en un ensamblado.</w:t>
      </w:r>
    </w:p>
    <w:p w:rsidR="00900AF2" w:rsidRDefault="00900AF2" w:rsidP="00900AF2">
      <w:pPr>
        <w:spacing w:line="360" w:lineRule="auto"/>
      </w:pPr>
      <w:r>
        <w:tab/>
        <w:t xml:space="preserve">A primera vista, un compilador parece algo trivial, pero lo que sucede </w:t>
      </w:r>
      <w:r>
        <w:tab/>
        <w:t xml:space="preserve">adentro es increíblemente complejo. Las reglas que un escritor de </w:t>
      </w:r>
      <w:r>
        <w:tab/>
        <w:t xml:space="preserve">compiladores debe seguir para cambiar el código fuente escrito en C# </w:t>
      </w:r>
      <w:r>
        <w:tab/>
        <w:t xml:space="preserve">en metadatos y en código fuente intermedio pueden ser </w:t>
      </w:r>
      <w:r>
        <w:tab/>
        <w:t>desalentadoras. (p. 288).</w:t>
      </w:r>
    </w:p>
    <w:p w:rsidR="00900AF2" w:rsidRDefault="00900AF2" w:rsidP="00900AF2">
      <w:pPr>
        <w:spacing w:line="360" w:lineRule="auto"/>
      </w:pPr>
    </w:p>
    <w:p w:rsidR="00900AF2" w:rsidRDefault="00900AF2" w:rsidP="00DF62D2">
      <w:ins w:id="307" w:author="Michael Hidalgo" w:date="2014-10-08T21:20:00Z">
        <w:r>
          <w:tab/>
        </w:r>
      </w:ins>
      <w:r>
        <w:t>Tal como se puede distinguir en las afirmaciones de los autores anteriores, el proceso de compilación si bien es cierto es exitoso (puesto que hace lo que tiene que hacer) de alguna forma limita a los desarrolladores a tener acceso a lo que sucede durante tal proceso.</w:t>
      </w:r>
    </w:p>
    <w:p w:rsidR="00900AF2" w:rsidRDefault="00900AF2" w:rsidP="00DF62D2">
      <w:r>
        <w:tab/>
        <w:t>Ahora bien quizá la pregunta que es necesario formular en este momento sea Cual es el objetivo principal de poder tener acceso al proceso de compilación</w:t>
      </w:r>
      <w:r w:rsidR="00DF412E">
        <w:t xml:space="preserve"> y a las desconocidas actividades que esta actividad constituye</w:t>
      </w:r>
      <w:r>
        <w:t>?. La respuesta mas asertiva a esta interrogante es porque las cosas se pueden hacer mejor; no obstante el término mejor es amplio en su naturaleza</w:t>
      </w:r>
      <w:r w:rsidR="00DF412E">
        <w:t xml:space="preserve"> pero el punto de partida es que se puede mejorar la experiencia del usuario brindándole por ejemplo una mejor retroalimentación cuando ocurre un error. </w:t>
      </w:r>
    </w:p>
    <w:p w:rsidR="00DF412E" w:rsidRDefault="00DF412E" w:rsidP="00DF62D2">
      <w:proofErr w:type="spellStart"/>
      <w:r>
        <w:t>Hazzard</w:t>
      </w:r>
      <w:proofErr w:type="spellEnd"/>
      <w:r>
        <w:t xml:space="preserve"> &amp; Bock (2013) apoyan éste punto de vista pues afirman que :</w:t>
      </w:r>
    </w:p>
    <w:p w:rsidR="00DF412E" w:rsidRDefault="00DF412E" w:rsidP="00DF412E">
      <w:pPr>
        <w:spacing w:line="360" w:lineRule="auto"/>
      </w:pPr>
      <w:r>
        <w:lastRenderedPageBreak/>
        <w:tab/>
        <w:t>Aún cuando la mayoría del trabajo ocurre en un segundo plano, ust</w:t>
      </w:r>
      <w:ins w:id="308" w:author="Michael Hidalgo" w:date="2014-10-08T21:26:00Z">
        <w:r>
          <w:t>e</w:t>
        </w:r>
      </w:ins>
      <w:r>
        <w:t xml:space="preserve">d </w:t>
      </w:r>
      <w:ins w:id="309" w:author="Michael Hidalgo" w:date="2014-10-08T21:28:00Z">
        <w:r>
          <w:tab/>
        </w:r>
      </w:ins>
      <w:r>
        <w:t xml:space="preserve">no tiene muchas opciones para controlar lo que el compilador hace. De </w:t>
      </w:r>
      <w:ins w:id="310" w:author="Michael Hidalgo" w:date="2014-10-08T21:28:00Z">
        <w:r>
          <w:tab/>
        </w:r>
      </w:ins>
      <w:r>
        <w:t xml:space="preserve">hecho, usted tiene menos de 50 opciones, algunas de las cuales no </w:t>
      </w:r>
      <w:ins w:id="311" w:author="Michael Hidalgo" w:date="2014-10-08T21:28:00Z">
        <w:r>
          <w:tab/>
        </w:r>
      </w:ins>
      <w:r>
        <w:t xml:space="preserve">tiene que ver con directamente con el proceso de compilación; ellas le </w:t>
      </w:r>
      <w:ins w:id="312" w:author="Michael Hidalgo" w:date="2014-10-08T21:28:00Z">
        <w:r>
          <w:tab/>
        </w:r>
      </w:ins>
      <w:r>
        <w:t>dicen al compilador que cree archivos ajenos (tales como /</w:t>
      </w:r>
      <w:proofErr w:type="spellStart"/>
      <w:r>
        <w:t>doc</w:t>
      </w:r>
      <w:proofErr w:type="spellEnd"/>
      <w:r>
        <w:t>). (p. 288).</w:t>
      </w:r>
    </w:p>
    <w:p w:rsidR="00956966" w:rsidRDefault="00956966" w:rsidP="00DF412E"/>
    <w:p w:rsidR="00956966" w:rsidRDefault="00FD1F39" w:rsidP="00FD1F39">
      <w:pPr>
        <w:pStyle w:val="Ttulo2"/>
      </w:pPr>
      <w:bookmarkStart w:id="313" w:name="_Toc274493529"/>
      <w:bookmarkStart w:id="314" w:name="_Toc274494366"/>
      <w:r>
        <w:t xml:space="preserve">7.3 </w:t>
      </w:r>
      <w:r w:rsidR="00956966">
        <w:t>El Proyecto Roslyn : Abriendo la caja negra.</w:t>
      </w:r>
      <w:bookmarkEnd w:id="313"/>
      <w:bookmarkEnd w:id="314"/>
    </w:p>
    <w:p w:rsidR="00FD1F39" w:rsidRDefault="00FD1F39" w:rsidP="00FD1F39">
      <w:r>
        <w:tab/>
        <w:t>El nuevo compilador de Microsoft, conocido bajo el código de “Roslyn”,</w:t>
      </w:r>
      <w:r w:rsidR="001F2DE2">
        <w:t xml:space="preserve"> abre la caja del </w:t>
      </w:r>
      <w:r w:rsidR="00956DF6">
        <w:t>compilador</w:t>
      </w:r>
      <w:r w:rsidR="001F2DE2">
        <w:t xml:space="preserve"> de forma tal que se puedan ver todos los pasos y rutas que el compilador toma en cuenta cuando convierte el código fuente en ensamblados.</w:t>
      </w:r>
    </w:p>
    <w:p w:rsidR="001F2DE2" w:rsidRDefault="001F2DE2" w:rsidP="00FD1F39">
      <w:r>
        <w:tab/>
      </w:r>
      <w:proofErr w:type="spellStart"/>
      <w:r>
        <w:t>Somasegar</w:t>
      </w:r>
      <w:proofErr w:type="spellEnd"/>
      <w:r>
        <w:t xml:space="preserve"> (2011) refiriéndose al proyecto Roslyn indica:</w:t>
      </w:r>
    </w:p>
    <w:p w:rsidR="001F2DE2" w:rsidRDefault="001F2DE2" w:rsidP="001F2DE2">
      <w:pPr>
        <w:spacing w:line="360" w:lineRule="auto"/>
      </w:pPr>
      <w:r>
        <w:tab/>
        <w:t xml:space="preserve">Se acaba de lanzar Microsoft “Roslyn” CTP, el cual permite que los </w:t>
      </w:r>
      <w:r>
        <w:tab/>
        <w:t xml:space="preserve">compiladores de C# y Visual Basic sean usados como servicio. </w:t>
      </w:r>
      <w:r>
        <w:tab/>
        <w:t xml:space="preserve">Mientras que hoy los compiladores están implementados en C++, en </w:t>
      </w:r>
      <w:r>
        <w:tab/>
        <w:t xml:space="preserve">Roslyn hemos reescrito los compiladores, implementando el compilador </w:t>
      </w:r>
      <w:r>
        <w:tab/>
        <w:t>de C# en C# y el compilador de Visual Basic en Visual Basic.</w:t>
      </w:r>
    </w:p>
    <w:p w:rsidR="001F2DE2" w:rsidRDefault="001F2DE2" w:rsidP="001F2DE2">
      <w:pPr>
        <w:spacing w:line="360" w:lineRule="auto"/>
      </w:pPr>
      <w:r>
        <w:tab/>
        <w:t xml:space="preserve">Históricamente, los compiladores manejados provistos en Visual Studio </w:t>
      </w:r>
      <w:r>
        <w:tab/>
        <w:t xml:space="preserve">se consideran cajas opacas: usted provee el código fuente, y estos son </w:t>
      </w:r>
      <w:r>
        <w:tab/>
        <w:t>convertidos en ensamblados.</w:t>
      </w:r>
    </w:p>
    <w:p w:rsidR="00957847" w:rsidRDefault="00957847" w:rsidP="001F2DE2">
      <w:pPr>
        <w:spacing w:line="360" w:lineRule="auto"/>
      </w:pPr>
    </w:p>
    <w:p w:rsidR="00D05523" w:rsidRDefault="00957847">
      <w:pPr>
        <w:pPrChange w:id="315" w:author="Michael Hidalgo" w:date="2014-10-09T16:14:00Z">
          <w:pPr>
            <w:spacing w:line="360" w:lineRule="auto"/>
          </w:pPr>
        </w:pPrChange>
      </w:pPr>
      <w:r>
        <w:tab/>
        <w:t xml:space="preserve">Basado en la definición anterior, se muestran nuevas oportunidades de innovación pues de cierta forma se podrá tener acceso a estaciones de compilación lo que eventualmente habilita al desarrollador a crear reglas específicas. Osenkov (2011) expresa que “Esto abre nuevas oportunidades </w:t>
      </w:r>
      <w:r>
        <w:lastRenderedPageBreak/>
        <w:t>para las personas que extienden la funcionalidad de Visual Studio para escribir poderosas herramientas para hacer análisis de código”.</w:t>
      </w:r>
    </w:p>
    <w:p w:rsidR="00D05523" w:rsidRDefault="00957847">
      <w:pPr>
        <w:pPrChange w:id="316" w:author="Michael Hidalgo" w:date="2014-10-09T16:14:00Z">
          <w:pPr>
            <w:spacing w:line="360" w:lineRule="auto"/>
          </w:pPr>
        </w:pPrChange>
      </w:pPr>
      <w:r>
        <w:t xml:space="preserve">  </w:t>
      </w:r>
      <w:r w:rsidR="006776B9">
        <w:tab/>
        <w:t>En la siguiente imagen se identifican los principales componentes de la plataforma Roslyn.</w:t>
      </w:r>
    </w:p>
    <w:p w:rsidR="006776B9" w:rsidRDefault="006776B9" w:rsidP="00E01B5E">
      <w:pPr>
        <w:pStyle w:val="Ttulo3"/>
      </w:pPr>
      <w:bookmarkStart w:id="317" w:name="_Toc274493474"/>
      <w:r>
        <w:t xml:space="preserve">Figura </w:t>
      </w:r>
      <w:fldSimple w:instr=" SEQ Figura \* ARABIC ">
        <w:ins w:id="318" w:author="Michael Hidalgo" w:date="2014-10-09T16:47:00Z">
          <w:r w:rsidR="00B13142">
            <w:rPr>
              <w:noProof/>
            </w:rPr>
            <w:t>4</w:t>
          </w:r>
        </w:ins>
        <w:del w:id="319" w:author="Michael Hidalgo" w:date="2014-10-09T16:47:00Z">
          <w:r w:rsidR="00680D5B" w:rsidDel="00B13142">
            <w:rPr>
              <w:noProof/>
            </w:rPr>
            <w:delText>3</w:delText>
          </w:r>
        </w:del>
      </w:fldSimple>
      <w:r>
        <w:t xml:space="preserve"> Elementos de la plataforma Roslyn</w:t>
      </w:r>
      <w:bookmarkEnd w:id="317"/>
    </w:p>
    <w:p w:rsidR="006776B9" w:rsidRDefault="006776B9" w:rsidP="00E01B5E">
      <w:r>
        <w:rPr>
          <w:noProof/>
          <w:lang w:val="en-US"/>
        </w:rPr>
        <w:drawing>
          <wp:inline distT="0" distB="0" distL="0" distR="0">
            <wp:extent cx="5238750" cy="2647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70.Roslyn.jpg-550x0.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38750" cy="2647950"/>
                    </a:xfrm>
                    <a:prstGeom prst="rect">
                      <a:avLst/>
                    </a:prstGeom>
                  </pic:spPr>
                </pic:pic>
              </a:graphicData>
            </a:graphic>
          </wp:inline>
        </w:drawing>
      </w:r>
    </w:p>
    <w:p w:rsidR="008C33E6" w:rsidRDefault="008C33E6" w:rsidP="008C33E6">
      <w:pPr>
        <w:pStyle w:val="Ttulo3"/>
        <w:spacing w:line="240" w:lineRule="auto"/>
        <w:rPr>
          <w:ins w:id="320" w:author="Michael Hidalgo" w:date="2014-10-09T16:17:00Z"/>
        </w:rPr>
      </w:pPr>
      <w:r>
        <w:t xml:space="preserve">Fuente: </w:t>
      </w:r>
      <w:ins w:id="321" w:author="Michael Hidalgo" w:date="2014-10-09T16:17:00Z">
        <w:r w:rsidR="00476949">
          <w:fldChar w:fldCharType="begin"/>
        </w:r>
        <w:r>
          <w:instrText xml:space="preserve"> HYPERLINK "</w:instrText>
        </w:r>
      </w:ins>
      <w:r w:rsidRPr="008C33E6">
        <w:instrText>http://blogs.msdn.com/b/bryang/archive/2011/11/01/roslyn-ctp-released.aspx</w:instrText>
      </w:r>
      <w:ins w:id="322" w:author="Michael Hidalgo" w:date="2014-10-09T16:17:00Z">
        <w:r>
          <w:instrText xml:space="preserve">" </w:instrText>
        </w:r>
        <w:r w:rsidR="00476949">
          <w:fldChar w:fldCharType="separate"/>
        </w:r>
      </w:ins>
      <w:r w:rsidRPr="00C2710B">
        <w:rPr>
          <w:rStyle w:val="Hipervnculo"/>
        </w:rPr>
        <w:t>http://blogs.msdn.com/b/bryang/archive/2011/11/01/roslyn-ctp-released.aspx</w:t>
      </w:r>
      <w:ins w:id="323" w:author="Michael Hidalgo" w:date="2014-10-09T16:17:00Z">
        <w:r w:rsidR="00476949">
          <w:fldChar w:fldCharType="end"/>
        </w:r>
      </w:ins>
    </w:p>
    <w:p w:rsidR="008C33E6" w:rsidRDefault="008C33E6" w:rsidP="008C33E6">
      <w:pPr>
        <w:rPr>
          <w:ins w:id="324" w:author="Michael Hidalgo" w:date="2014-10-09T16:17:00Z"/>
        </w:rPr>
      </w:pPr>
    </w:p>
    <w:p w:rsidR="008C33E6" w:rsidRPr="008C33E6" w:rsidRDefault="008C33E6" w:rsidP="008C33E6"/>
    <w:p w:rsidR="00A81AE4" w:rsidRDefault="00A81AE4" w:rsidP="00B54DA8">
      <w:pPr>
        <w:pStyle w:val="Ttulo1"/>
        <w:numPr>
          <w:ilvl w:val="0"/>
          <w:numId w:val="28"/>
        </w:numPr>
      </w:pPr>
      <w:bookmarkStart w:id="325" w:name="_Toc274493530"/>
      <w:bookmarkStart w:id="326" w:name="_Toc274494367"/>
      <w:r>
        <w:t>Referente Institucional</w:t>
      </w:r>
      <w:bookmarkEnd w:id="325"/>
      <w:bookmarkEnd w:id="326"/>
    </w:p>
    <w:p w:rsidR="00F4791D" w:rsidRPr="00251566" w:rsidRDefault="00C31186" w:rsidP="00F4791D">
      <w:pPr>
        <w:widowControl w:val="0"/>
        <w:autoSpaceDE w:val="0"/>
        <w:autoSpaceDN w:val="0"/>
        <w:adjustRightInd w:val="0"/>
        <w:rPr>
          <w:rFonts w:cs="Arial"/>
          <w:lang w:val="es-ES"/>
        </w:rPr>
      </w:pPr>
      <w:r>
        <w:tab/>
      </w:r>
      <w:r w:rsidR="00F4791D" w:rsidRPr="00251566">
        <w:rPr>
          <w:rFonts w:cs="Arial"/>
          <w:lang w:val="es-ES"/>
        </w:rPr>
        <w:t xml:space="preserve">Security Innovation </w:t>
      </w:r>
      <w:r w:rsidR="00F4791D">
        <w:rPr>
          <w:rFonts w:cs="Arial"/>
          <w:lang w:val="es-ES"/>
        </w:rPr>
        <w:t xml:space="preserve">es una empresa ubicada en Estados Unidos que tiene sus edificios corporativos en Wilmington, Massachusetts y además una oficina en Seattle, Washington en Estados Unidos. Radicada en el sector de la seguridad informática,  </w:t>
      </w:r>
      <w:r w:rsidR="00F4791D" w:rsidRPr="00251566">
        <w:rPr>
          <w:rFonts w:cs="Arial"/>
          <w:lang w:val="es-ES"/>
        </w:rPr>
        <w:t>es una autorida</w:t>
      </w:r>
      <w:r w:rsidR="00F4791D">
        <w:rPr>
          <w:rFonts w:cs="Arial"/>
          <w:lang w:val="es-ES"/>
        </w:rPr>
        <w:t>d en la seguridad del software que</w:t>
      </w:r>
      <w:r w:rsidR="00F4791D" w:rsidRPr="00251566">
        <w:rPr>
          <w:rFonts w:cs="Arial"/>
          <w:lang w:val="es-ES"/>
        </w:rPr>
        <w:t xml:space="preserve"> </w:t>
      </w:r>
      <w:r w:rsidR="00F4791D" w:rsidRPr="00251566">
        <w:rPr>
          <w:rFonts w:cs="Arial"/>
          <w:lang w:val="es-ES"/>
        </w:rPr>
        <w:lastRenderedPageBreak/>
        <w:t xml:space="preserve">ayuda a las organizaciones a construir </w:t>
      </w:r>
      <w:r w:rsidR="00F4791D">
        <w:rPr>
          <w:rFonts w:cs="Arial"/>
          <w:lang w:val="es-ES"/>
        </w:rPr>
        <w:t>e implementar</w:t>
      </w:r>
      <w:r w:rsidR="00F4791D" w:rsidRPr="00251566">
        <w:rPr>
          <w:rFonts w:cs="Arial"/>
          <w:lang w:val="es-ES"/>
        </w:rPr>
        <w:t xml:space="preserve"> software más seguro. </w:t>
      </w:r>
      <w:r w:rsidR="00F4791D">
        <w:rPr>
          <w:rFonts w:cs="Arial"/>
          <w:lang w:val="es-ES"/>
        </w:rPr>
        <w:t xml:space="preserve"> Entre sus clientes figuran proveedores de  la industria informática y organizaciones de tecnologías de la información como lo son Microsoft, IBM, FedEx, ING, Symantec, Coca-Cola y General Electric. Estas empresas confían en la experiencia de Security Innovation para entender los riesgos de seguridad en sus sistemas .</w:t>
      </w:r>
    </w:p>
    <w:p w:rsidR="00F4791D" w:rsidRDefault="00F4791D" w:rsidP="00F4791D">
      <w:pPr>
        <w:widowControl w:val="0"/>
        <w:autoSpaceDE w:val="0"/>
        <w:autoSpaceDN w:val="0"/>
        <w:adjustRightInd w:val="0"/>
        <w:rPr>
          <w:rFonts w:cs="Arial"/>
          <w:lang w:val="es-ES"/>
        </w:rPr>
      </w:pPr>
      <w:r>
        <w:rPr>
          <w:rFonts w:cs="Arial"/>
          <w:lang w:val="es-ES"/>
        </w:rPr>
        <w:tab/>
      </w:r>
      <w:r w:rsidRPr="00251566">
        <w:rPr>
          <w:rFonts w:cs="Arial"/>
          <w:lang w:val="es-ES"/>
        </w:rPr>
        <w:t>Security Innovation se especializa en la segur</w:t>
      </w:r>
      <w:r>
        <w:rPr>
          <w:rFonts w:cs="Arial"/>
          <w:lang w:val="es-ES"/>
        </w:rPr>
        <w:t>idad del software y ha estado</w:t>
      </w:r>
      <w:r w:rsidRPr="00251566">
        <w:rPr>
          <w:rFonts w:cs="Arial"/>
          <w:lang w:val="es-ES"/>
        </w:rPr>
        <w:t xml:space="preserve"> analizando vulnerabilidades</w:t>
      </w:r>
      <w:r>
        <w:rPr>
          <w:rFonts w:cs="Arial"/>
          <w:lang w:val="es-ES"/>
        </w:rPr>
        <w:t xml:space="preserve"> y riesgos</w:t>
      </w:r>
      <w:r w:rsidRPr="00251566">
        <w:rPr>
          <w:rFonts w:cs="Arial"/>
          <w:lang w:val="es-ES"/>
        </w:rPr>
        <w:t xml:space="preserve"> de las aplicaciones durante casi una década, </w:t>
      </w:r>
      <w:r>
        <w:rPr>
          <w:rFonts w:cs="Arial"/>
          <w:lang w:val="es-ES"/>
        </w:rPr>
        <w:t>siendo</w:t>
      </w:r>
      <w:r w:rsidRPr="00251566">
        <w:rPr>
          <w:rFonts w:cs="Arial"/>
          <w:lang w:val="es-ES"/>
        </w:rPr>
        <w:t xml:space="preserve"> uno de los primeros proveedores de soluciones de riesgo de software para </w:t>
      </w:r>
      <w:r>
        <w:rPr>
          <w:rFonts w:cs="Arial"/>
          <w:lang w:val="es-ES"/>
        </w:rPr>
        <w:t>las empresas que figuran dentro de la lista de</w:t>
      </w:r>
      <w:r w:rsidRPr="00251566">
        <w:rPr>
          <w:rFonts w:cs="Arial"/>
          <w:lang w:val="es-ES"/>
        </w:rPr>
        <w:t xml:space="preserve"> </w:t>
      </w:r>
      <w:proofErr w:type="spellStart"/>
      <w:r w:rsidRPr="00251566">
        <w:rPr>
          <w:rFonts w:cs="Arial"/>
          <w:lang w:val="es-ES"/>
        </w:rPr>
        <w:t>Fortune</w:t>
      </w:r>
      <w:proofErr w:type="spellEnd"/>
      <w:r w:rsidRPr="00251566">
        <w:rPr>
          <w:rFonts w:cs="Arial"/>
          <w:lang w:val="es-ES"/>
        </w:rPr>
        <w:t xml:space="preserve"> 500. </w:t>
      </w:r>
    </w:p>
    <w:p w:rsidR="00F4791D" w:rsidRDefault="00F4791D" w:rsidP="00F4791D">
      <w:pPr>
        <w:widowControl w:val="0"/>
        <w:autoSpaceDE w:val="0"/>
        <w:autoSpaceDN w:val="0"/>
        <w:adjustRightInd w:val="0"/>
        <w:rPr>
          <w:rFonts w:cs="Arial"/>
          <w:lang w:val="es-ES"/>
        </w:rPr>
      </w:pPr>
      <w:r>
        <w:rPr>
          <w:rFonts w:cs="Arial"/>
          <w:lang w:val="es-ES"/>
        </w:rPr>
        <w:tab/>
        <w:t xml:space="preserve">Fundada en el año 2001 por el doctor James </w:t>
      </w:r>
      <w:proofErr w:type="spellStart"/>
      <w:r>
        <w:rPr>
          <w:rFonts w:cs="Arial"/>
          <w:lang w:val="es-ES"/>
        </w:rPr>
        <w:t>Whittaker</w:t>
      </w:r>
      <w:proofErr w:type="spellEnd"/>
      <w:r>
        <w:rPr>
          <w:rFonts w:cs="Arial"/>
          <w:lang w:val="es-ES"/>
        </w:rPr>
        <w:t xml:space="preserve">, Security </w:t>
      </w:r>
      <w:proofErr w:type="spellStart"/>
      <w:r>
        <w:rPr>
          <w:rFonts w:cs="Arial"/>
          <w:lang w:val="es-ES"/>
        </w:rPr>
        <w:t>Innovation</w:t>
      </w:r>
      <w:proofErr w:type="spellEnd"/>
      <w:r>
        <w:rPr>
          <w:rFonts w:cs="Arial"/>
          <w:lang w:val="es-ES"/>
        </w:rPr>
        <w:t xml:space="preserve"> está integrada por pioneros en el campo de la seguridad de las aplicaciones capaces de resolver cualquier problema de seguridad en las organizaciones.  La empresa Security Innovation se compone de un equipo de ingenieros de primera clase, desarrolladores de software,  analistas de control de calidad, analistas de seguridad y analistas del negocio que de forma colectiva resuelven problemas de negocio ofreciendo soluciones técnicas.</w:t>
      </w:r>
    </w:p>
    <w:p w:rsidR="00F4791D" w:rsidRDefault="00F4791D" w:rsidP="00F4791D">
      <w:pPr>
        <w:widowControl w:val="0"/>
        <w:autoSpaceDE w:val="0"/>
        <w:autoSpaceDN w:val="0"/>
        <w:adjustRightInd w:val="0"/>
        <w:rPr>
          <w:rFonts w:cs="Arial"/>
          <w:lang w:val="es-ES"/>
        </w:rPr>
      </w:pPr>
      <w:r>
        <w:rPr>
          <w:rFonts w:cs="Arial"/>
          <w:lang w:val="es-ES"/>
        </w:rPr>
        <w:tab/>
        <w:t xml:space="preserve">Security Innovation se enfoca en el problema más difícil de las tecnologías de información y la causa de la mayoría de los incidentes informáticos, es decir las aplicaciones de software inseguras. Las soluciones que ofrece Security Innovation, se basa en los tres pilares de un ciclo de vida del desarrollo de software seguro, las cuales abarcan  estándares, educación y evaluaciones.  De tal forma que se ofrecen diferentes productos a la medida </w:t>
      </w:r>
      <w:r>
        <w:rPr>
          <w:rFonts w:cs="Arial"/>
          <w:lang w:val="es-ES"/>
        </w:rPr>
        <w:lastRenderedPageBreak/>
        <w:t xml:space="preserve">para fortalecer cada uno de </w:t>
      </w:r>
      <w:ins w:id="327" w:author="Michael Hidalgo" w:date="2014-10-09T17:21:00Z">
        <w:r w:rsidR="00275879">
          <w:rPr>
            <w:rFonts w:cs="Arial"/>
            <w:lang w:val="es-ES"/>
          </w:rPr>
          <w:t>e</w:t>
        </w:r>
      </w:ins>
      <w:r>
        <w:rPr>
          <w:rFonts w:cs="Arial"/>
          <w:lang w:val="es-ES"/>
        </w:rPr>
        <w:t>stos pilares:</w:t>
      </w:r>
    </w:p>
    <w:p w:rsidR="00F4791D" w:rsidRDefault="00F4791D" w:rsidP="00F4791D">
      <w:pPr>
        <w:pStyle w:val="Prrafodelista"/>
        <w:numPr>
          <w:ilvl w:val="0"/>
          <w:numId w:val="30"/>
        </w:numPr>
        <w:ind w:left="0" w:firstLine="0"/>
        <w:rPr>
          <w:lang w:val="es-ES"/>
        </w:rPr>
      </w:pPr>
      <w:r w:rsidRPr="00BD1EBC">
        <w:rPr>
          <w:lang w:val="es-ES"/>
        </w:rPr>
        <w:t>Estándares: TEAM Mentor mejores prácticas para el desarrollo de software seguro.</w:t>
      </w:r>
    </w:p>
    <w:p w:rsidR="00F4791D" w:rsidRDefault="00F4791D" w:rsidP="00F4791D">
      <w:pPr>
        <w:pStyle w:val="Prrafodelista"/>
        <w:numPr>
          <w:ilvl w:val="0"/>
          <w:numId w:val="30"/>
        </w:numPr>
        <w:ind w:left="0" w:firstLine="0"/>
        <w:rPr>
          <w:lang w:val="es-ES"/>
        </w:rPr>
      </w:pPr>
      <w:r w:rsidRPr="00BD1EBC">
        <w:rPr>
          <w:lang w:val="es-ES"/>
        </w:rPr>
        <w:t xml:space="preserve">Educación : TEAM </w:t>
      </w:r>
      <w:proofErr w:type="spellStart"/>
      <w:r w:rsidRPr="00BD1EBC">
        <w:rPr>
          <w:lang w:val="es-ES"/>
        </w:rPr>
        <w:t>Professor</w:t>
      </w:r>
      <w:proofErr w:type="spellEnd"/>
      <w:r w:rsidRPr="00BD1EBC">
        <w:rPr>
          <w:lang w:val="es-ES"/>
        </w:rPr>
        <w:t xml:space="preserve"> eLearning y entrenamiento.</w:t>
      </w:r>
    </w:p>
    <w:p w:rsidR="00F4791D" w:rsidRPr="00BD1EBC" w:rsidRDefault="00F4791D" w:rsidP="00F4791D">
      <w:pPr>
        <w:pStyle w:val="Prrafodelista"/>
        <w:numPr>
          <w:ilvl w:val="0"/>
          <w:numId w:val="30"/>
        </w:numPr>
        <w:ind w:left="0" w:firstLine="0"/>
        <w:rPr>
          <w:lang w:val="es-ES"/>
        </w:rPr>
      </w:pPr>
      <w:r w:rsidRPr="00BD1EBC">
        <w:rPr>
          <w:lang w:val="es-ES"/>
        </w:rPr>
        <w:t>Evaluaciones: Se auditan aplicaciones y su ciclo de vida del desarrollo de software utilizando estándares internaciones.</w:t>
      </w:r>
    </w:p>
    <w:p w:rsidR="00F4791D" w:rsidRDefault="00F4791D" w:rsidP="00F4791D">
      <w:pPr>
        <w:widowControl w:val="0"/>
        <w:autoSpaceDE w:val="0"/>
        <w:autoSpaceDN w:val="0"/>
        <w:adjustRightInd w:val="0"/>
        <w:rPr>
          <w:rFonts w:cs="Arial"/>
          <w:lang w:val="es-ES"/>
        </w:rPr>
      </w:pPr>
      <w:r>
        <w:rPr>
          <w:rFonts w:cs="Arial"/>
          <w:lang w:val="es-ES"/>
        </w:rPr>
        <w:t>En el siguiente cuadro se ilustra los pilares del desarrollo de software seguro implementados por la empresa Security Innovation:</w:t>
      </w:r>
    </w:p>
    <w:p w:rsidR="004F7DBC" w:rsidRDefault="004F7DBC" w:rsidP="004F7DBC">
      <w:pPr>
        <w:pStyle w:val="Ttulo3"/>
      </w:pPr>
      <w:bookmarkStart w:id="328" w:name="_Toc274493475"/>
      <w:r>
        <w:t xml:space="preserve">Figura </w:t>
      </w:r>
      <w:fldSimple w:instr=" SEQ Figura \* ARABIC ">
        <w:ins w:id="329" w:author="Michael Hidalgo" w:date="2014-10-09T16:47:00Z">
          <w:r w:rsidR="00B13142">
            <w:rPr>
              <w:noProof/>
            </w:rPr>
            <w:t>5</w:t>
          </w:r>
        </w:ins>
      </w:fldSimple>
      <w:r>
        <w:t xml:space="preserve"> Tres pilares del desarrollo de software seguro.</w:t>
      </w:r>
      <w:bookmarkEnd w:id="328"/>
    </w:p>
    <w:p w:rsidR="00F4791D" w:rsidRDefault="00F4791D" w:rsidP="00F4791D">
      <w:pPr>
        <w:jc w:val="center"/>
      </w:pPr>
      <w:r>
        <w:rPr>
          <w:noProof/>
          <w:lang w:val="en-US"/>
        </w:rPr>
        <w:drawing>
          <wp:inline distT="0" distB="0" distL="0" distR="0">
            <wp:extent cx="2934259" cy="194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illar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36469" cy="1945489"/>
                    </a:xfrm>
                    <a:prstGeom prst="rect">
                      <a:avLst/>
                    </a:prstGeom>
                  </pic:spPr>
                </pic:pic>
              </a:graphicData>
            </a:graphic>
          </wp:inline>
        </w:drawing>
      </w:r>
    </w:p>
    <w:p w:rsidR="00F4791D" w:rsidRPr="00152518" w:rsidRDefault="00F4791D" w:rsidP="003F7508">
      <w:pPr>
        <w:pStyle w:val="Ttulo3"/>
      </w:pPr>
      <w:r w:rsidRPr="00152518">
        <w:t xml:space="preserve">Fuente: </w:t>
      </w:r>
      <w:hyperlink r:id="rId17" w:history="1">
        <w:r w:rsidRPr="0014395F">
          <w:rPr>
            <w:rStyle w:val="Hipervnculo"/>
          </w:rPr>
          <w:t>http://goo.gl/LfsVMX</w:t>
        </w:r>
      </w:hyperlink>
    </w:p>
    <w:p w:rsidR="00F4791D" w:rsidRDefault="00F4791D" w:rsidP="00F4791D">
      <w:pPr>
        <w:widowControl w:val="0"/>
        <w:autoSpaceDE w:val="0"/>
        <w:autoSpaceDN w:val="0"/>
        <w:adjustRightInd w:val="0"/>
        <w:rPr>
          <w:rFonts w:cs="Arial"/>
          <w:lang w:val="es-ES"/>
        </w:rPr>
      </w:pPr>
      <w:r>
        <w:rPr>
          <w:rFonts w:cs="Arial"/>
          <w:lang w:val="es-ES"/>
        </w:rPr>
        <w:tab/>
        <w:t>La misión de la empresa Security Innovation consiste en trabajar</w:t>
      </w:r>
      <w:r w:rsidRPr="00D12987">
        <w:rPr>
          <w:rFonts w:cs="Arial"/>
          <w:lang w:val="es-ES"/>
        </w:rPr>
        <w:t xml:space="preserve"> incansablemente en su nombre para ofrecer soluciones de seguridad que responden a sus objetivos de negocio y </w:t>
      </w:r>
      <w:r>
        <w:rPr>
          <w:rFonts w:cs="Arial"/>
          <w:lang w:val="es-ES"/>
        </w:rPr>
        <w:t>que se alinean</w:t>
      </w:r>
      <w:r w:rsidRPr="00D12987">
        <w:rPr>
          <w:rFonts w:cs="Arial"/>
          <w:lang w:val="es-ES"/>
        </w:rPr>
        <w:t xml:space="preserve"> con su tolerancia al riesgo.</w:t>
      </w:r>
    </w:p>
    <w:p w:rsidR="00F4791D" w:rsidRDefault="00F4791D" w:rsidP="00F4791D">
      <w:pPr>
        <w:widowControl w:val="0"/>
        <w:autoSpaceDE w:val="0"/>
        <w:autoSpaceDN w:val="0"/>
        <w:adjustRightInd w:val="0"/>
        <w:rPr>
          <w:ins w:id="330" w:author="Michael Hidalgo" w:date="2014-10-07T14:02:00Z"/>
          <w:rFonts w:cs="Arial"/>
          <w:lang w:val="es-ES"/>
        </w:rPr>
      </w:pPr>
      <w:r>
        <w:rPr>
          <w:rFonts w:cs="Arial"/>
          <w:lang w:val="es-ES"/>
        </w:rPr>
        <w:tab/>
        <w:t xml:space="preserve">El presidente y director ejecutivo de Security Innovation es  Ed Adams, el cual es un ejecutivo de software con amplia experiencia en el liderazgo </w:t>
      </w:r>
      <w:r>
        <w:rPr>
          <w:rFonts w:cs="Arial"/>
          <w:lang w:val="es-ES"/>
        </w:rPr>
        <w:lastRenderedPageBreak/>
        <w:t xml:space="preserve">exitoso de  organizaciones de diversos tamaños en el campo de las tecnologías de información y seguridad. El señor Adams es a su vez un miembro del Instituto </w:t>
      </w:r>
      <w:proofErr w:type="spellStart"/>
      <w:r>
        <w:rPr>
          <w:rFonts w:cs="Arial"/>
          <w:lang w:val="es-ES"/>
        </w:rPr>
        <w:t>Ponemon</w:t>
      </w:r>
      <w:proofErr w:type="spellEnd"/>
      <w:r>
        <w:rPr>
          <w:rFonts w:cs="Arial"/>
          <w:lang w:val="es-ES"/>
        </w:rPr>
        <w:t>. A continuación se presentan el organigrama de Security Innovation, actualizado a Julio de 201</w:t>
      </w:r>
      <w:r w:rsidR="00200E57">
        <w:rPr>
          <w:rFonts w:cs="Arial"/>
          <w:lang w:val="es-ES"/>
        </w:rPr>
        <w:t>4</w:t>
      </w:r>
      <w:r>
        <w:rPr>
          <w:rFonts w:cs="Arial"/>
          <w:lang w:val="es-ES"/>
        </w:rPr>
        <w:t>.</w:t>
      </w:r>
    </w:p>
    <w:p w:rsidR="00200E57" w:rsidRDefault="00200E57" w:rsidP="00F4791D">
      <w:pPr>
        <w:widowControl w:val="0"/>
        <w:autoSpaceDE w:val="0"/>
        <w:autoSpaceDN w:val="0"/>
        <w:adjustRightInd w:val="0"/>
        <w:rPr>
          <w:ins w:id="331" w:author="Michael Hidalgo" w:date="2014-10-07T14:02:00Z"/>
          <w:rFonts w:cs="Arial"/>
          <w:lang w:val="es-ES"/>
        </w:rPr>
      </w:pPr>
    </w:p>
    <w:p w:rsidR="00200E57" w:rsidRDefault="00200E57" w:rsidP="00F4791D">
      <w:pPr>
        <w:widowControl w:val="0"/>
        <w:autoSpaceDE w:val="0"/>
        <w:autoSpaceDN w:val="0"/>
        <w:adjustRightInd w:val="0"/>
        <w:rPr>
          <w:ins w:id="332" w:author="Michael Hidalgo" w:date="2014-10-07T14:02:00Z"/>
          <w:rFonts w:cs="Arial"/>
          <w:lang w:val="es-ES"/>
        </w:rPr>
      </w:pPr>
    </w:p>
    <w:p w:rsidR="00200E57" w:rsidRDefault="00200E57" w:rsidP="00F4791D">
      <w:pPr>
        <w:widowControl w:val="0"/>
        <w:autoSpaceDE w:val="0"/>
        <w:autoSpaceDN w:val="0"/>
        <w:adjustRightInd w:val="0"/>
        <w:rPr>
          <w:ins w:id="333" w:author="Michael Hidalgo" w:date="2014-10-07T14:02:00Z"/>
          <w:rFonts w:cs="Arial"/>
          <w:lang w:val="es-ES"/>
        </w:rPr>
      </w:pPr>
    </w:p>
    <w:p w:rsidR="00200E57" w:rsidRDefault="00200E57" w:rsidP="00F4791D">
      <w:pPr>
        <w:widowControl w:val="0"/>
        <w:autoSpaceDE w:val="0"/>
        <w:autoSpaceDN w:val="0"/>
        <w:adjustRightInd w:val="0"/>
        <w:rPr>
          <w:ins w:id="334" w:author="Michael Hidalgo" w:date="2014-10-07T14:02:00Z"/>
          <w:rFonts w:cs="Arial"/>
          <w:lang w:val="es-ES"/>
        </w:rPr>
      </w:pPr>
    </w:p>
    <w:p w:rsidR="00200E57" w:rsidRDefault="00200E57" w:rsidP="00F4791D">
      <w:pPr>
        <w:widowControl w:val="0"/>
        <w:autoSpaceDE w:val="0"/>
        <w:autoSpaceDN w:val="0"/>
        <w:adjustRightInd w:val="0"/>
        <w:rPr>
          <w:ins w:id="335" w:author="Michael Hidalgo" w:date="2014-10-07T14:02:00Z"/>
          <w:rFonts w:cs="Arial"/>
          <w:lang w:val="es-ES"/>
        </w:rPr>
      </w:pPr>
    </w:p>
    <w:p w:rsidR="00200E57" w:rsidRDefault="00200E57" w:rsidP="00F4791D">
      <w:pPr>
        <w:widowControl w:val="0"/>
        <w:autoSpaceDE w:val="0"/>
        <w:autoSpaceDN w:val="0"/>
        <w:adjustRightInd w:val="0"/>
        <w:rPr>
          <w:ins w:id="336" w:author="Michael Hidalgo" w:date="2014-10-07T14:02:00Z"/>
          <w:rFonts w:cs="Arial"/>
          <w:lang w:val="es-ES"/>
        </w:rPr>
      </w:pPr>
    </w:p>
    <w:p w:rsidR="00200E57" w:rsidRDefault="00200E57" w:rsidP="00F4791D">
      <w:pPr>
        <w:widowControl w:val="0"/>
        <w:autoSpaceDE w:val="0"/>
        <w:autoSpaceDN w:val="0"/>
        <w:adjustRightInd w:val="0"/>
        <w:rPr>
          <w:ins w:id="337" w:author="Michael Hidalgo" w:date="2014-10-07T14:02:00Z"/>
          <w:rFonts w:cs="Arial"/>
          <w:lang w:val="es-ES"/>
        </w:rPr>
      </w:pPr>
    </w:p>
    <w:p w:rsidR="00200E57" w:rsidRDefault="00200E57" w:rsidP="00F4791D">
      <w:pPr>
        <w:widowControl w:val="0"/>
        <w:autoSpaceDE w:val="0"/>
        <w:autoSpaceDN w:val="0"/>
        <w:adjustRightInd w:val="0"/>
        <w:rPr>
          <w:ins w:id="338" w:author="Michael Hidalgo" w:date="2014-10-07T14:02:00Z"/>
          <w:rFonts w:cs="Arial"/>
          <w:lang w:val="es-ES"/>
        </w:rPr>
      </w:pPr>
    </w:p>
    <w:p w:rsidR="00200E57" w:rsidRDefault="00200E57" w:rsidP="00F4791D">
      <w:pPr>
        <w:widowControl w:val="0"/>
        <w:autoSpaceDE w:val="0"/>
        <w:autoSpaceDN w:val="0"/>
        <w:adjustRightInd w:val="0"/>
        <w:rPr>
          <w:ins w:id="339" w:author="Michael Hidalgo" w:date="2014-10-07T14:02:00Z"/>
          <w:rFonts w:cs="Arial"/>
          <w:lang w:val="es-ES"/>
        </w:rPr>
      </w:pPr>
    </w:p>
    <w:p w:rsidR="00200E57" w:rsidRDefault="00200E57" w:rsidP="00F4791D">
      <w:pPr>
        <w:widowControl w:val="0"/>
        <w:autoSpaceDE w:val="0"/>
        <w:autoSpaceDN w:val="0"/>
        <w:adjustRightInd w:val="0"/>
        <w:rPr>
          <w:ins w:id="340" w:author="Michael Hidalgo" w:date="2014-10-07T14:02:00Z"/>
          <w:rFonts w:cs="Arial"/>
          <w:lang w:val="es-ES"/>
        </w:rPr>
      </w:pPr>
    </w:p>
    <w:p w:rsidR="00200E57" w:rsidRDefault="00200E57" w:rsidP="00F4791D">
      <w:pPr>
        <w:widowControl w:val="0"/>
        <w:autoSpaceDE w:val="0"/>
        <w:autoSpaceDN w:val="0"/>
        <w:adjustRightInd w:val="0"/>
        <w:rPr>
          <w:ins w:id="341" w:author="Michael Hidalgo" w:date="2014-10-07T14:02:00Z"/>
          <w:rFonts w:cs="Arial"/>
          <w:lang w:val="es-ES"/>
        </w:rPr>
      </w:pPr>
    </w:p>
    <w:p w:rsidR="00200E57" w:rsidRDefault="00200E57" w:rsidP="00F4791D">
      <w:pPr>
        <w:widowControl w:val="0"/>
        <w:autoSpaceDE w:val="0"/>
        <w:autoSpaceDN w:val="0"/>
        <w:adjustRightInd w:val="0"/>
        <w:rPr>
          <w:ins w:id="342" w:author="Michael Hidalgo" w:date="2014-10-07T14:02:00Z"/>
          <w:rFonts w:cs="Arial"/>
          <w:lang w:val="es-ES"/>
        </w:rPr>
      </w:pPr>
    </w:p>
    <w:p w:rsidR="00200E57" w:rsidRDefault="00200E57" w:rsidP="00F4791D">
      <w:pPr>
        <w:widowControl w:val="0"/>
        <w:autoSpaceDE w:val="0"/>
        <w:autoSpaceDN w:val="0"/>
        <w:adjustRightInd w:val="0"/>
        <w:rPr>
          <w:rFonts w:cs="Arial"/>
          <w:lang w:val="es-ES"/>
        </w:rPr>
      </w:pPr>
    </w:p>
    <w:p w:rsidR="001F2A72" w:rsidRDefault="001F2A72" w:rsidP="006C2CBB">
      <w:pPr>
        <w:pStyle w:val="Ttulo3"/>
      </w:pPr>
      <w:bookmarkStart w:id="343" w:name="_Toc274493476"/>
      <w:r>
        <w:t xml:space="preserve">Figura </w:t>
      </w:r>
      <w:fldSimple w:instr=" SEQ Figura \* ARABIC ">
        <w:ins w:id="344" w:author="Michael Hidalgo" w:date="2014-10-09T16:47:00Z">
          <w:r w:rsidR="00B13142">
            <w:rPr>
              <w:noProof/>
            </w:rPr>
            <w:t>6</w:t>
          </w:r>
        </w:ins>
        <w:del w:id="345" w:author="Michael Hidalgo" w:date="2014-10-09T16:47:00Z">
          <w:r w:rsidR="00680D5B" w:rsidDel="00B13142">
            <w:rPr>
              <w:noProof/>
            </w:rPr>
            <w:delText>5</w:delText>
          </w:r>
        </w:del>
      </w:fldSimple>
      <w:r>
        <w:t xml:space="preserve"> Organigrama Security Innovation</w:t>
      </w:r>
      <w:bookmarkEnd w:id="343"/>
    </w:p>
    <w:p w:rsidR="00F4791D" w:rsidRDefault="00F4791D" w:rsidP="00F4791D">
      <w:pPr>
        <w:widowControl w:val="0"/>
        <w:autoSpaceDE w:val="0"/>
        <w:autoSpaceDN w:val="0"/>
        <w:adjustRightInd w:val="0"/>
        <w:rPr>
          <w:rFonts w:cs="Arial"/>
          <w:lang w:val="es-ES"/>
        </w:rPr>
      </w:pPr>
      <w:r>
        <w:rPr>
          <w:rFonts w:cs="Arial"/>
          <w:noProof/>
          <w:lang w:val="en-US"/>
        </w:rPr>
        <w:lastRenderedPageBreak/>
        <w:drawing>
          <wp:inline distT="0" distB="0" distL="0" distR="0">
            <wp:extent cx="5647055" cy="6591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df"/>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48325" cy="6593417"/>
                    </a:xfrm>
                    <a:prstGeom prst="rect">
                      <a:avLst/>
                    </a:prstGeom>
                  </pic:spPr>
                </pic:pic>
              </a:graphicData>
            </a:graphic>
          </wp:inline>
        </w:drawing>
      </w:r>
    </w:p>
    <w:p w:rsidR="00F4791D" w:rsidRDefault="00F4791D" w:rsidP="00105806">
      <w:pPr>
        <w:pStyle w:val="Ttulo3"/>
      </w:pPr>
      <w:r>
        <w:t>Fuente: Security Innovation</w:t>
      </w:r>
    </w:p>
    <w:p w:rsidR="00C31186" w:rsidRDefault="00C31186"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D27F7A">
      <w:pPr>
        <w:pStyle w:val="Ttulo1"/>
        <w:spacing w:line="240" w:lineRule="auto"/>
        <w:jc w:val="right"/>
      </w:pPr>
      <w:bookmarkStart w:id="346" w:name="_Toc274493531"/>
      <w:bookmarkStart w:id="347" w:name="_Toc274494368"/>
      <w:r>
        <w:t>CAPÍTULO l</w:t>
      </w:r>
      <w:bookmarkEnd w:id="346"/>
      <w:bookmarkEnd w:id="347"/>
    </w:p>
    <w:p w:rsidR="002E2454" w:rsidRPr="002E2454" w:rsidRDefault="002E2454" w:rsidP="00D27F7A">
      <w:pPr>
        <w:pStyle w:val="Ttulo1"/>
        <w:spacing w:line="240" w:lineRule="auto"/>
        <w:jc w:val="right"/>
      </w:pPr>
      <w:bookmarkStart w:id="348" w:name="_Toc274493532"/>
      <w:bookmarkStart w:id="349" w:name="_Toc274494369"/>
      <w:r>
        <w:t>DIAGNÓSTICO</w:t>
      </w:r>
      <w:bookmarkEnd w:id="348"/>
      <w:bookmarkEnd w:id="349"/>
    </w:p>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6F0DF8" w:rsidRPr="00D76E31" w:rsidRDefault="00D11064" w:rsidP="00D11064">
      <w:pPr>
        <w:pStyle w:val="Ttulo1"/>
      </w:pPr>
      <w:bookmarkStart w:id="350" w:name="_Toc274493533"/>
      <w:bookmarkStart w:id="351" w:name="_Toc274494370"/>
      <w:r w:rsidRPr="00D11064">
        <w:lastRenderedPageBreak/>
        <w:t>1</w:t>
      </w:r>
      <w:r>
        <w:t xml:space="preserve">.1 </w:t>
      </w:r>
      <w:r w:rsidR="002207A2" w:rsidRPr="00D11064">
        <w:t>Análisis</w:t>
      </w:r>
      <w:r w:rsidR="002207A2" w:rsidRPr="00D76E31">
        <w:t xml:space="preserve"> </w:t>
      </w:r>
      <w:r w:rsidR="006F0DF8" w:rsidRPr="00D76E31">
        <w:t>FODA</w:t>
      </w:r>
      <w:bookmarkEnd w:id="350"/>
      <w:bookmarkEnd w:id="351"/>
    </w:p>
    <w:p w:rsidR="00E970F3" w:rsidRDefault="002207A2" w:rsidP="00F375EC">
      <w:pPr>
        <w:widowControl w:val="0"/>
        <w:autoSpaceDE w:val="0"/>
        <w:autoSpaceDN w:val="0"/>
        <w:adjustRightInd w:val="0"/>
        <w:rPr>
          <w:rFonts w:cs="Arial"/>
          <w:lang w:val="es-ES"/>
        </w:rPr>
      </w:pPr>
      <w:r>
        <w:rPr>
          <w:rFonts w:cs="Arial"/>
          <w:lang w:val="es-ES"/>
        </w:rPr>
        <w:tab/>
        <w:t xml:space="preserve">Las siglas FODA hacen referencia a los conceptos de fortalezas, oportunidades, debilidades y amenazas respectivamente. </w:t>
      </w:r>
      <w:r w:rsidR="00393C47">
        <w:rPr>
          <w:rFonts w:cs="Arial"/>
          <w:lang w:val="es-ES"/>
        </w:rPr>
        <w:t xml:space="preserve">El autor </w:t>
      </w:r>
      <w:r w:rsidR="00894DB6">
        <w:rPr>
          <w:rFonts w:cs="Arial"/>
          <w:lang w:val="es-ES"/>
        </w:rPr>
        <w:t xml:space="preserve">        </w:t>
      </w:r>
      <w:proofErr w:type="spellStart"/>
      <w:r w:rsidR="00393C47">
        <w:rPr>
          <w:rFonts w:cs="Arial"/>
          <w:lang w:val="es-ES"/>
        </w:rPr>
        <w:t>Ioannou</w:t>
      </w:r>
      <w:proofErr w:type="spellEnd"/>
      <w:r w:rsidR="00393C47">
        <w:rPr>
          <w:rFonts w:cs="Arial"/>
          <w:lang w:val="es-ES"/>
        </w:rPr>
        <w:t xml:space="preserve"> (2012), refiriéndose a </w:t>
      </w:r>
      <w:r w:rsidR="008D7FE2">
        <w:rPr>
          <w:rFonts w:cs="Arial"/>
          <w:lang w:val="es-ES"/>
        </w:rPr>
        <w:t xml:space="preserve">este </w:t>
      </w:r>
      <w:r w:rsidR="00393C47">
        <w:rPr>
          <w:rFonts w:cs="Arial"/>
          <w:lang w:val="es-ES"/>
        </w:rPr>
        <w:t xml:space="preserve">tema </w:t>
      </w:r>
      <w:r w:rsidR="00ED2DB8">
        <w:rPr>
          <w:rFonts w:cs="Arial"/>
          <w:lang w:val="es-ES"/>
        </w:rPr>
        <w:t>detalla</w:t>
      </w:r>
      <w:r w:rsidR="00393C47">
        <w:rPr>
          <w:rFonts w:cs="Arial"/>
          <w:lang w:val="es-ES"/>
        </w:rPr>
        <w:t xml:space="preserve"> que “El análisis FODA, también conocido como matriz FO</w:t>
      </w:r>
      <w:r w:rsidR="00894DB6">
        <w:rPr>
          <w:rFonts w:cs="Arial"/>
          <w:lang w:val="es-ES"/>
        </w:rPr>
        <w:t xml:space="preserve">DA es un método usado para </w:t>
      </w:r>
      <w:r w:rsidR="00393C47">
        <w:rPr>
          <w:rFonts w:cs="Arial"/>
          <w:lang w:val="es-ES"/>
        </w:rPr>
        <w:t>determinar las fortalezas</w:t>
      </w:r>
      <w:r w:rsidR="00894DB6">
        <w:rPr>
          <w:rFonts w:cs="Arial"/>
          <w:lang w:val="es-ES"/>
        </w:rPr>
        <w:t xml:space="preserve">, debilidades, oportunidades y  </w:t>
      </w:r>
      <w:r w:rsidR="00393C47">
        <w:rPr>
          <w:rFonts w:cs="Arial"/>
          <w:lang w:val="es-ES"/>
        </w:rPr>
        <w:t>amenazas dentro de un proyecto o dentro del e</w:t>
      </w:r>
      <w:r w:rsidR="00894DB6">
        <w:rPr>
          <w:rFonts w:cs="Arial"/>
          <w:lang w:val="es-ES"/>
        </w:rPr>
        <w:t xml:space="preserve">ntorno de una empresa.”. </w:t>
      </w:r>
      <w:r w:rsidR="004E4DFB">
        <w:rPr>
          <w:rFonts w:cs="Arial"/>
          <w:lang w:val="es-ES"/>
        </w:rPr>
        <w:t xml:space="preserve">Este mismo autor además </w:t>
      </w:r>
      <w:r w:rsidR="00ED2DB8">
        <w:rPr>
          <w:rFonts w:cs="Arial"/>
          <w:lang w:val="es-ES"/>
        </w:rPr>
        <w:t xml:space="preserve">define un punto verdaderamente importante para poder identificar cada uno de </w:t>
      </w:r>
      <w:r w:rsidR="008D7FE2">
        <w:rPr>
          <w:rFonts w:cs="Arial"/>
          <w:lang w:val="es-ES"/>
        </w:rPr>
        <w:t xml:space="preserve">estos </w:t>
      </w:r>
      <w:r w:rsidR="00ED2DB8">
        <w:rPr>
          <w:rFonts w:cs="Arial"/>
          <w:lang w:val="es-ES"/>
        </w:rPr>
        <w:t>elementos al decir que</w:t>
      </w:r>
      <w:r w:rsidR="004E4DFB">
        <w:rPr>
          <w:rFonts w:cs="Arial"/>
          <w:lang w:val="es-ES"/>
        </w:rPr>
        <w:t xml:space="preserve"> </w:t>
      </w:r>
      <w:r w:rsidR="00E970F3">
        <w:rPr>
          <w:rFonts w:cs="Arial"/>
          <w:lang w:val="es-ES"/>
        </w:rPr>
        <w:t>:</w:t>
      </w:r>
    </w:p>
    <w:p w:rsidR="006F0DF8" w:rsidRDefault="00E970F3" w:rsidP="00ED2DB8">
      <w:pPr>
        <w:widowControl w:val="0"/>
        <w:autoSpaceDE w:val="0"/>
        <w:autoSpaceDN w:val="0"/>
        <w:adjustRightInd w:val="0"/>
        <w:spacing w:line="360" w:lineRule="auto"/>
        <w:rPr>
          <w:rFonts w:cs="Arial"/>
          <w:lang w:val="es-ES"/>
        </w:rPr>
      </w:pPr>
      <w:r>
        <w:rPr>
          <w:rFonts w:cs="Arial"/>
          <w:lang w:val="es-ES"/>
        </w:rPr>
        <w:tab/>
      </w:r>
      <w:r w:rsidR="004E4DFB">
        <w:rPr>
          <w:rFonts w:cs="Arial"/>
          <w:lang w:val="es-ES"/>
        </w:rPr>
        <w:t xml:space="preserve">Las fortalezas y las debilidades son factores internos, los cuales son </w:t>
      </w:r>
      <w:r>
        <w:rPr>
          <w:rFonts w:cs="Arial"/>
          <w:lang w:val="es-ES"/>
        </w:rPr>
        <w:tab/>
      </w:r>
      <w:r w:rsidR="004E4DFB">
        <w:rPr>
          <w:rFonts w:cs="Arial"/>
          <w:lang w:val="es-ES"/>
        </w:rPr>
        <w:t xml:space="preserve">atribuidos a las acciones directas o a control o a la compañía o a los </w:t>
      </w:r>
      <w:r>
        <w:rPr>
          <w:rFonts w:cs="Arial"/>
          <w:lang w:val="es-ES"/>
        </w:rPr>
        <w:tab/>
        <w:t xml:space="preserve">empleados. Las oportunidades y las amenazas por otro lado, son </w:t>
      </w:r>
      <w:r>
        <w:rPr>
          <w:rFonts w:cs="Arial"/>
          <w:lang w:val="es-ES"/>
        </w:rPr>
        <w:tab/>
        <w:t>factores externos y están fuera de su control. (p</w:t>
      </w:r>
      <w:r w:rsidR="00445CCA">
        <w:rPr>
          <w:rFonts w:cs="Arial"/>
          <w:lang w:val="es-ES"/>
        </w:rPr>
        <w:t>.</w:t>
      </w:r>
      <w:r>
        <w:rPr>
          <w:rFonts w:cs="Arial"/>
          <w:lang w:val="es-ES"/>
        </w:rPr>
        <w:t xml:space="preserve"> 2). </w:t>
      </w:r>
    </w:p>
    <w:p w:rsidR="00ED2DB8" w:rsidRDefault="00ED2DB8" w:rsidP="00ED2DB8">
      <w:pPr>
        <w:widowControl w:val="0"/>
        <w:autoSpaceDE w:val="0"/>
        <w:autoSpaceDN w:val="0"/>
        <w:adjustRightInd w:val="0"/>
        <w:spacing w:line="360" w:lineRule="auto"/>
        <w:rPr>
          <w:rFonts w:cs="Arial"/>
          <w:lang w:val="es-ES"/>
        </w:rPr>
      </w:pPr>
    </w:p>
    <w:p w:rsidR="00393C47" w:rsidRDefault="00393C47" w:rsidP="006F0DF8">
      <w:pPr>
        <w:widowControl w:val="0"/>
        <w:autoSpaceDE w:val="0"/>
        <w:autoSpaceDN w:val="0"/>
        <w:adjustRightInd w:val="0"/>
        <w:rPr>
          <w:rFonts w:cs="Arial"/>
          <w:lang w:val="es-ES"/>
        </w:rPr>
      </w:pPr>
      <w:r>
        <w:rPr>
          <w:rFonts w:cs="Arial"/>
          <w:lang w:val="es-ES"/>
        </w:rPr>
        <w:t xml:space="preserve">La importancia de </w:t>
      </w:r>
      <w:r w:rsidR="008D7FE2">
        <w:rPr>
          <w:rFonts w:cs="Arial"/>
          <w:lang w:val="es-ES"/>
        </w:rPr>
        <w:t xml:space="preserve">este </w:t>
      </w:r>
      <w:r>
        <w:rPr>
          <w:rFonts w:cs="Arial"/>
          <w:lang w:val="es-ES"/>
        </w:rPr>
        <w:t xml:space="preserve">análisis es </w:t>
      </w:r>
      <w:r w:rsidR="000808D9">
        <w:rPr>
          <w:rFonts w:cs="Arial"/>
          <w:lang w:val="es-ES"/>
        </w:rPr>
        <w:t>definido ampliamente</w:t>
      </w:r>
      <w:r w:rsidR="00894DB6">
        <w:rPr>
          <w:rFonts w:cs="Arial"/>
          <w:lang w:val="es-ES"/>
        </w:rPr>
        <w:t xml:space="preserve"> por </w:t>
      </w:r>
      <w:r w:rsidR="000808D9">
        <w:rPr>
          <w:rFonts w:cs="Arial"/>
          <w:lang w:val="es-ES"/>
        </w:rPr>
        <w:t>Lawrence G</w:t>
      </w:r>
      <w:r w:rsidR="00894DB6">
        <w:rPr>
          <w:rFonts w:cs="Arial"/>
          <w:lang w:val="es-ES"/>
        </w:rPr>
        <w:t>. Fine</w:t>
      </w:r>
      <w:r w:rsidR="000808D9">
        <w:rPr>
          <w:rFonts w:cs="Arial"/>
          <w:lang w:val="es-ES"/>
        </w:rPr>
        <w:t xml:space="preserve"> (2011) cuando indica que:</w:t>
      </w:r>
    </w:p>
    <w:p w:rsidR="001C7404" w:rsidRDefault="00393C47" w:rsidP="00346337">
      <w:pPr>
        <w:widowControl w:val="0"/>
        <w:autoSpaceDE w:val="0"/>
        <w:autoSpaceDN w:val="0"/>
        <w:adjustRightInd w:val="0"/>
        <w:spacing w:line="360" w:lineRule="auto"/>
        <w:rPr>
          <w:rFonts w:cs="Arial"/>
          <w:lang w:val="es-ES"/>
        </w:rPr>
      </w:pPr>
      <w:r>
        <w:rPr>
          <w:rFonts w:cs="Arial"/>
          <w:lang w:val="es-ES"/>
        </w:rPr>
        <w:tab/>
        <w:t xml:space="preserve">Decisiones importantes son tomadas todos los días por cada uno de </w:t>
      </w:r>
      <w:r>
        <w:rPr>
          <w:rFonts w:cs="Arial"/>
          <w:lang w:val="es-ES"/>
        </w:rPr>
        <w:tab/>
        <w:t>nosotros. Hay momentos en que necesitamos hacer un rápido juicio</w:t>
      </w:r>
      <w:r w:rsidR="000808D9">
        <w:rPr>
          <w:rFonts w:cs="Arial"/>
          <w:lang w:val="es-ES"/>
        </w:rPr>
        <w:t xml:space="preserve"> y </w:t>
      </w:r>
      <w:r w:rsidR="000808D9">
        <w:rPr>
          <w:rFonts w:cs="Arial"/>
          <w:lang w:val="es-ES"/>
        </w:rPr>
        <w:tab/>
        <w:t xml:space="preserve">basamos esas decisiones en la información que tenemos disponible. </w:t>
      </w:r>
      <w:r w:rsidR="000808D9">
        <w:rPr>
          <w:rFonts w:cs="Arial"/>
          <w:lang w:val="es-ES"/>
        </w:rPr>
        <w:tab/>
        <w:t xml:space="preserve">Sin embargo, hay otras situaciones donde hay que observar diferentes </w:t>
      </w:r>
      <w:r w:rsidR="000808D9">
        <w:rPr>
          <w:rFonts w:cs="Arial"/>
          <w:lang w:val="es-ES"/>
        </w:rPr>
        <w:tab/>
        <w:t xml:space="preserve">factores disponibles y en </w:t>
      </w:r>
      <w:ins w:id="352" w:author="Michael Hidalgo" w:date="2014-10-09T17:21:00Z">
        <w:r w:rsidR="00275879">
          <w:rPr>
            <w:rFonts w:cs="Arial"/>
            <w:lang w:val="es-ES"/>
          </w:rPr>
          <w:t>e</w:t>
        </w:r>
      </w:ins>
      <w:r w:rsidR="000808D9">
        <w:rPr>
          <w:rFonts w:cs="Arial"/>
          <w:lang w:val="es-ES"/>
        </w:rPr>
        <w:t xml:space="preserve">stos casos es cuando se necesita usar el </w:t>
      </w:r>
      <w:r w:rsidR="000808D9">
        <w:rPr>
          <w:rFonts w:cs="Arial"/>
          <w:lang w:val="es-ES"/>
        </w:rPr>
        <w:tab/>
        <w:t>análisis FODA (</w:t>
      </w:r>
      <w:r w:rsidR="00445CCA">
        <w:rPr>
          <w:rFonts w:cs="Arial"/>
          <w:lang w:val="es-ES"/>
        </w:rPr>
        <w:t>p</w:t>
      </w:r>
      <w:r w:rsidR="000808D9">
        <w:rPr>
          <w:rFonts w:cs="Arial"/>
          <w:lang w:val="es-ES"/>
        </w:rPr>
        <w:t>. 1).</w:t>
      </w:r>
    </w:p>
    <w:p w:rsidR="00894DB6" w:rsidRDefault="00894DB6" w:rsidP="00346337">
      <w:pPr>
        <w:widowControl w:val="0"/>
        <w:autoSpaceDE w:val="0"/>
        <w:autoSpaceDN w:val="0"/>
        <w:adjustRightInd w:val="0"/>
        <w:spacing w:line="360" w:lineRule="auto"/>
        <w:rPr>
          <w:rFonts w:cs="Arial"/>
          <w:lang w:val="es-ES"/>
        </w:rPr>
      </w:pPr>
    </w:p>
    <w:p w:rsidR="000808D9" w:rsidRDefault="00346337" w:rsidP="001C7404">
      <w:pPr>
        <w:widowControl w:val="0"/>
        <w:autoSpaceDE w:val="0"/>
        <w:autoSpaceDN w:val="0"/>
        <w:adjustRightInd w:val="0"/>
        <w:rPr>
          <w:rFonts w:cs="Arial"/>
          <w:lang w:val="es-ES"/>
        </w:rPr>
      </w:pPr>
      <w:r>
        <w:rPr>
          <w:rFonts w:cs="Arial"/>
          <w:lang w:val="es-ES"/>
        </w:rPr>
        <w:tab/>
      </w:r>
      <w:r w:rsidR="000808D9">
        <w:rPr>
          <w:rFonts w:cs="Arial"/>
          <w:lang w:val="es-ES"/>
        </w:rPr>
        <w:t xml:space="preserve">Partiendo de los dos enfoques propuestos por los autores, se puede </w:t>
      </w:r>
      <w:r w:rsidR="00ED2DB8">
        <w:rPr>
          <w:rFonts w:cs="Arial"/>
          <w:lang w:val="es-ES"/>
        </w:rPr>
        <w:t>comprender</w:t>
      </w:r>
      <w:r w:rsidR="000808D9">
        <w:rPr>
          <w:rFonts w:cs="Arial"/>
          <w:lang w:val="es-ES"/>
        </w:rPr>
        <w:t xml:space="preserve"> que el análisis FODA es una herramienta o técnica muy </w:t>
      </w:r>
      <w:r w:rsidR="000808D9">
        <w:rPr>
          <w:rFonts w:cs="Arial"/>
          <w:lang w:val="es-ES"/>
        </w:rPr>
        <w:lastRenderedPageBreak/>
        <w:t>importante para el proceso de toma de decisiones.</w:t>
      </w:r>
      <w:r w:rsidR="004E4DFB">
        <w:rPr>
          <w:rFonts w:cs="Arial"/>
          <w:lang w:val="es-ES"/>
        </w:rPr>
        <w:t xml:space="preserve"> Inclusive Fine (2011) sostiene que “El resultado del análisis FODA es ver la realidad de su negocio o sus ideas. También le dará una lista de puntos de acción, los cuales usted deberá seguir”. </w:t>
      </w:r>
    </w:p>
    <w:p w:rsidR="00ED2DB8" w:rsidRDefault="00ED2DB8" w:rsidP="001C7404">
      <w:pPr>
        <w:widowControl w:val="0"/>
        <w:autoSpaceDE w:val="0"/>
        <w:autoSpaceDN w:val="0"/>
        <w:adjustRightInd w:val="0"/>
        <w:rPr>
          <w:rFonts w:cs="Arial"/>
          <w:lang w:val="es-ES"/>
        </w:rPr>
      </w:pPr>
      <w:r>
        <w:rPr>
          <w:rFonts w:cs="Arial"/>
          <w:lang w:val="es-ES"/>
        </w:rPr>
        <w:tab/>
      </w:r>
      <w:r w:rsidR="005D5A60">
        <w:rPr>
          <w:rFonts w:cs="Arial"/>
          <w:lang w:val="es-ES"/>
        </w:rPr>
        <w:t>Es relevante comprender cada uno de los elementos que forman parte del análisis FODA, a fin de proceder de forma correcta en el momento de recopilar la información y de principalmente identificar como afectan dichos elementos el prototipo funcional propuesto.</w:t>
      </w:r>
    </w:p>
    <w:p w:rsidR="005D5A60" w:rsidRPr="00D248D3" w:rsidRDefault="005D5A60" w:rsidP="00D248D3">
      <w:pPr>
        <w:pStyle w:val="Prrafodelista"/>
        <w:numPr>
          <w:ilvl w:val="0"/>
          <w:numId w:val="20"/>
        </w:numPr>
        <w:rPr>
          <w:lang w:val="es-ES"/>
        </w:rPr>
      </w:pPr>
      <w:r w:rsidRPr="00D248D3">
        <w:rPr>
          <w:lang w:val="es-ES"/>
        </w:rPr>
        <w:t xml:space="preserve">Fortaleza: Las fortalezas forman parte del análisis interno de la organización. Una definición </w:t>
      </w:r>
      <w:r w:rsidR="008D7FE2" w:rsidRPr="00D248D3">
        <w:rPr>
          <w:lang w:val="es-ES"/>
        </w:rPr>
        <w:t>m</w:t>
      </w:r>
      <w:r w:rsidR="008D7FE2">
        <w:rPr>
          <w:lang w:val="es-CR"/>
        </w:rPr>
        <w:t>á</w:t>
      </w:r>
      <w:r w:rsidR="008D7FE2" w:rsidRPr="00D248D3">
        <w:rPr>
          <w:lang w:val="es-ES"/>
        </w:rPr>
        <w:t xml:space="preserve">s </w:t>
      </w:r>
      <w:r w:rsidRPr="00D248D3">
        <w:rPr>
          <w:lang w:val="es-ES"/>
        </w:rPr>
        <w:t>am</w:t>
      </w:r>
      <w:r w:rsidR="001C39CA">
        <w:rPr>
          <w:lang w:val="es-ES"/>
        </w:rPr>
        <w:t xml:space="preserve">plia brindada por </w:t>
      </w:r>
      <w:proofErr w:type="spellStart"/>
      <w:r w:rsidR="001C39CA">
        <w:rPr>
          <w:lang w:val="es-ES"/>
        </w:rPr>
        <w:t>Ioannou</w:t>
      </w:r>
      <w:proofErr w:type="spellEnd"/>
      <w:r w:rsidR="001C39CA">
        <w:rPr>
          <w:lang w:val="es-ES"/>
        </w:rPr>
        <w:t xml:space="preserve"> </w:t>
      </w:r>
      <w:r w:rsidRPr="00D248D3">
        <w:rPr>
          <w:lang w:val="es-ES"/>
        </w:rPr>
        <w:t xml:space="preserve">(2012) detalla que “La fortaleza de una compañía son sus recursos y las capacidades que pueden ser usadas para desarrollar una ventaja competitiva”. </w:t>
      </w:r>
    </w:p>
    <w:p w:rsidR="005D5A60" w:rsidRDefault="005D5A60" w:rsidP="00D248D3">
      <w:pPr>
        <w:pStyle w:val="Prrafodelista"/>
        <w:numPr>
          <w:ilvl w:val="0"/>
          <w:numId w:val="20"/>
        </w:numPr>
        <w:rPr>
          <w:rFonts w:cs="Arial"/>
          <w:lang w:val="es-ES"/>
        </w:rPr>
      </w:pPr>
      <w:r>
        <w:rPr>
          <w:rFonts w:cs="Arial"/>
          <w:lang w:val="es-ES"/>
        </w:rPr>
        <w:t>Debilidades o Limitaciones: Las debilidades también forman parte del análisis interno</w:t>
      </w:r>
      <w:r w:rsidR="00D47F77">
        <w:rPr>
          <w:rFonts w:cs="Arial"/>
          <w:lang w:val="es-ES"/>
        </w:rPr>
        <w:t xml:space="preserve">. Claramente </w:t>
      </w:r>
      <w:proofErr w:type="spellStart"/>
      <w:r w:rsidR="00D47F77">
        <w:rPr>
          <w:rFonts w:cs="Arial"/>
          <w:lang w:val="es-ES"/>
        </w:rPr>
        <w:t>Ioannou</w:t>
      </w:r>
      <w:proofErr w:type="spellEnd"/>
      <w:r w:rsidR="00D47F77">
        <w:rPr>
          <w:rFonts w:cs="Arial"/>
          <w:lang w:val="es-ES"/>
        </w:rPr>
        <w:t xml:space="preserve"> (2012) dice que una debilidad es “la ausencia de una fortaleza en la organización</w:t>
      </w:r>
      <w:r w:rsidR="002F55D9">
        <w:rPr>
          <w:rFonts w:cs="Arial"/>
          <w:lang w:val="es-ES"/>
        </w:rPr>
        <w:t>”</w:t>
      </w:r>
      <w:r w:rsidR="00D47F77">
        <w:rPr>
          <w:rFonts w:cs="Arial"/>
          <w:lang w:val="es-ES"/>
        </w:rPr>
        <w:t>. Es muy importante reconocer las debilidades, principalmente porque</w:t>
      </w:r>
      <w:r w:rsidR="00445CCA">
        <w:rPr>
          <w:rFonts w:cs="Arial"/>
          <w:lang w:val="es-ES"/>
        </w:rPr>
        <w:t xml:space="preserve"> en términos de     Fine</w:t>
      </w:r>
      <w:r w:rsidR="00D47F77">
        <w:rPr>
          <w:rFonts w:cs="Arial"/>
          <w:lang w:val="es-ES"/>
        </w:rPr>
        <w:t xml:space="preserve"> (2011), se puede concluir en que las debilidades existen en toda organización y es necesario determinar como se va a lidiar con ellas.</w:t>
      </w:r>
    </w:p>
    <w:p w:rsidR="00D47F77" w:rsidRDefault="00D47F77" w:rsidP="00D248D3">
      <w:pPr>
        <w:pStyle w:val="Prrafodelista"/>
        <w:numPr>
          <w:ilvl w:val="0"/>
          <w:numId w:val="20"/>
        </w:numPr>
        <w:rPr>
          <w:rFonts w:cs="Arial"/>
          <w:lang w:val="es-ES"/>
        </w:rPr>
      </w:pPr>
      <w:r>
        <w:rPr>
          <w:rFonts w:cs="Arial"/>
          <w:lang w:val="es-ES"/>
        </w:rPr>
        <w:t>Oportunidades :</w:t>
      </w:r>
      <w:r w:rsidR="00162F80">
        <w:rPr>
          <w:rFonts w:cs="Arial"/>
          <w:lang w:val="es-ES"/>
        </w:rPr>
        <w:t xml:space="preserve"> Las oportunidades son situaciones que se presentan y que pueden generar un beneficio para la organización. Identificar las oportunidades es un proceso importa</w:t>
      </w:r>
      <w:r w:rsidR="00445CCA">
        <w:rPr>
          <w:rFonts w:cs="Arial"/>
          <w:lang w:val="es-ES"/>
        </w:rPr>
        <w:t xml:space="preserve">nte, ya que palabras de     </w:t>
      </w:r>
      <w:proofErr w:type="spellStart"/>
      <w:r w:rsidR="00445CCA">
        <w:rPr>
          <w:rFonts w:cs="Arial"/>
          <w:lang w:val="es-ES"/>
        </w:rPr>
        <w:lastRenderedPageBreak/>
        <w:t>Ioannou</w:t>
      </w:r>
      <w:proofErr w:type="spellEnd"/>
      <w:r w:rsidR="00445CCA">
        <w:rPr>
          <w:rFonts w:cs="Arial"/>
          <w:lang w:val="es-ES"/>
        </w:rPr>
        <w:t xml:space="preserve"> </w:t>
      </w:r>
      <w:r w:rsidR="00162F80">
        <w:rPr>
          <w:rFonts w:cs="Arial"/>
          <w:lang w:val="es-ES"/>
        </w:rPr>
        <w:t xml:space="preserve">(2012), el proceso de identificar oportunidades consiste en “Identificar oportunidades de crecimiento o de mejorar la rentabilidad de un negocio”. Así mismo, refiriéndose a oportunidades Fine (2011) dice que “Hay oportunidades alrededor de nosotros, pero la mayoría del tiempo las perdemos porque estamos demasiado enfocados </w:t>
      </w:r>
      <w:r w:rsidR="00445CCA">
        <w:rPr>
          <w:rFonts w:cs="Arial"/>
          <w:lang w:val="es-ES"/>
        </w:rPr>
        <w:t xml:space="preserve">en aspectos negativos”. </w:t>
      </w:r>
    </w:p>
    <w:p w:rsidR="00D46799" w:rsidRDefault="00162F80" w:rsidP="00D248D3">
      <w:pPr>
        <w:pStyle w:val="Prrafodelista"/>
        <w:numPr>
          <w:ilvl w:val="0"/>
          <w:numId w:val="20"/>
        </w:numPr>
        <w:rPr>
          <w:rFonts w:cs="Arial"/>
          <w:lang w:val="es-ES"/>
        </w:rPr>
      </w:pPr>
      <w:r>
        <w:rPr>
          <w:rFonts w:cs="Arial"/>
          <w:lang w:val="es-ES"/>
        </w:rPr>
        <w:t>Amenazas:</w:t>
      </w:r>
      <w:r w:rsidR="00D46799">
        <w:rPr>
          <w:rFonts w:cs="Arial"/>
          <w:lang w:val="es-ES"/>
        </w:rPr>
        <w:t xml:space="preserve"> Una amenaza es un factor externo que puede causar un efecto adverso o negativo a la organización. En términos de riesgo,</w:t>
      </w:r>
      <w:r w:rsidR="00CE7503">
        <w:rPr>
          <w:rFonts w:cs="Arial"/>
          <w:lang w:val="es-ES"/>
        </w:rPr>
        <w:t xml:space="preserve"> el experto en </w:t>
      </w:r>
      <w:r w:rsidR="00B83303">
        <w:rPr>
          <w:rFonts w:cs="Arial"/>
          <w:lang w:val="es-ES"/>
        </w:rPr>
        <w:t>seguridad</w:t>
      </w:r>
      <w:r w:rsidR="00D46799">
        <w:rPr>
          <w:rFonts w:cs="Arial"/>
          <w:lang w:val="es-ES"/>
        </w:rPr>
        <w:t xml:space="preserve"> Paul(2011) se refiere a una amenaza como “</w:t>
      </w:r>
      <w:r w:rsidR="007E3152">
        <w:rPr>
          <w:rFonts w:cs="Arial"/>
          <w:lang w:val="es-ES"/>
        </w:rPr>
        <w:t xml:space="preserve">… </w:t>
      </w:r>
      <w:r w:rsidR="001C39CA">
        <w:rPr>
          <w:rFonts w:cs="Arial"/>
          <w:lang w:val="es-ES"/>
        </w:rPr>
        <w:t xml:space="preserve">es </w:t>
      </w:r>
      <w:r w:rsidR="00D46799">
        <w:rPr>
          <w:rFonts w:cs="Arial"/>
          <w:lang w:val="es-ES"/>
        </w:rPr>
        <w:t xml:space="preserve">meramente la posibilidad de que un evento potencialmente dañino o no deseado ocurra”. Para </w:t>
      </w:r>
      <w:proofErr w:type="spellStart"/>
      <w:r w:rsidR="00D46799">
        <w:rPr>
          <w:rFonts w:cs="Arial"/>
          <w:lang w:val="es-ES"/>
        </w:rPr>
        <w:t>Ioannou</w:t>
      </w:r>
      <w:proofErr w:type="spellEnd"/>
      <w:r w:rsidR="00D46799">
        <w:rPr>
          <w:rFonts w:cs="Arial"/>
          <w:lang w:val="es-ES"/>
        </w:rPr>
        <w:t xml:space="preserve"> (2012), algunos ejemplos de amenazas lo constituyen los competidores que venden el mismo producto, cambios bruscos en los impuestos, trabajadores habilidosos escasos.</w:t>
      </w:r>
    </w:p>
    <w:p w:rsidR="00A82310" w:rsidRDefault="00A82310" w:rsidP="00A82310">
      <w:pPr>
        <w:widowControl w:val="0"/>
        <w:autoSpaceDE w:val="0"/>
        <w:autoSpaceDN w:val="0"/>
        <w:adjustRightInd w:val="0"/>
        <w:rPr>
          <w:rFonts w:cs="Arial"/>
          <w:lang w:val="es-ES"/>
        </w:rPr>
      </w:pPr>
      <w:r>
        <w:rPr>
          <w:rFonts w:cs="Arial"/>
          <w:lang w:val="es-ES"/>
        </w:rPr>
        <w:tab/>
      </w:r>
      <w:r w:rsidR="00D46799" w:rsidRPr="00D46799">
        <w:rPr>
          <w:rFonts w:cs="Arial"/>
          <w:lang w:val="es-ES"/>
        </w:rPr>
        <w:t xml:space="preserve"> </w:t>
      </w:r>
      <w:r>
        <w:rPr>
          <w:rFonts w:cs="Arial"/>
          <w:lang w:val="es-ES"/>
        </w:rPr>
        <w:t>Tomando en consideración el punto de vista de los autores y de los elementos que constituyen el análisis FODA, se  puede</w:t>
      </w:r>
      <w:r w:rsidR="0070410F">
        <w:rPr>
          <w:rFonts w:cs="Arial"/>
          <w:lang w:val="es-ES"/>
        </w:rPr>
        <w:t xml:space="preserve"> rescatar que realizar éste análisis de forma correcta ayuda de forma sustancial en el proceso de tomar decisiones de forma más </w:t>
      </w:r>
      <w:r w:rsidR="00FA53B5">
        <w:rPr>
          <w:rFonts w:cs="Arial"/>
          <w:lang w:val="es-ES"/>
        </w:rPr>
        <w:t>asertiva</w:t>
      </w:r>
      <w:r w:rsidR="0070410F">
        <w:rPr>
          <w:rFonts w:cs="Arial"/>
          <w:lang w:val="es-ES"/>
        </w:rPr>
        <w:t>.</w:t>
      </w:r>
    </w:p>
    <w:p w:rsidR="00923142" w:rsidRDefault="00923142" w:rsidP="00A82310">
      <w:pPr>
        <w:widowControl w:val="0"/>
        <w:autoSpaceDE w:val="0"/>
        <w:autoSpaceDN w:val="0"/>
        <w:adjustRightInd w:val="0"/>
        <w:rPr>
          <w:rFonts w:cs="Arial"/>
          <w:lang w:val="es-ES"/>
        </w:rPr>
      </w:pPr>
    </w:p>
    <w:p w:rsidR="00923142" w:rsidRDefault="00923142" w:rsidP="00A82310">
      <w:pPr>
        <w:widowControl w:val="0"/>
        <w:autoSpaceDE w:val="0"/>
        <w:autoSpaceDN w:val="0"/>
        <w:adjustRightInd w:val="0"/>
        <w:rPr>
          <w:rFonts w:cs="Arial"/>
          <w:lang w:val="es-ES"/>
        </w:rPr>
      </w:pPr>
    </w:p>
    <w:p w:rsidR="00923142" w:rsidRDefault="00923142" w:rsidP="00A82310">
      <w:pPr>
        <w:widowControl w:val="0"/>
        <w:autoSpaceDE w:val="0"/>
        <w:autoSpaceDN w:val="0"/>
        <w:adjustRightInd w:val="0"/>
        <w:rPr>
          <w:rFonts w:cs="Arial"/>
          <w:lang w:val="es-ES"/>
        </w:rPr>
      </w:pPr>
    </w:p>
    <w:p w:rsidR="00ED2DB8" w:rsidRDefault="00ED2DB8" w:rsidP="001C7404">
      <w:pPr>
        <w:widowControl w:val="0"/>
        <w:autoSpaceDE w:val="0"/>
        <w:autoSpaceDN w:val="0"/>
        <w:adjustRightInd w:val="0"/>
        <w:rPr>
          <w:rFonts w:cs="Arial"/>
          <w:lang w:val="es-ES"/>
        </w:rPr>
      </w:pPr>
    </w:p>
    <w:p w:rsidR="00741BAA" w:rsidRDefault="004E4DFB" w:rsidP="00D248D3">
      <w:pPr>
        <w:widowControl w:val="0"/>
        <w:autoSpaceDE w:val="0"/>
        <w:autoSpaceDN w:val="0"/>
        <w:adjustRightInd w:val="0"/>
        <w:rPr>
          <w:rFonts w:cs="Arial"/>
          <w:lang w:val="es-ES"/>
        </w:rPr>
      </w:pPr>
      <w:r>
        <w:rPr>
          <w:rFonts w:cs="Arial"/>
          <w:lang w:val="es-ES"/>
        </w:rPr>
        <w:tab/>
        <w:t xml:space="preserve"> </w:t>
      </w:r>
    </w:p>
    <w:p w:rsidR="002D094F" w:rsidRDefault="002D094F" w:rsidP="00D248D3">
      <w:pPr>
        <w:widowControl w:val="0"/>
        <w:autoSpaceDE w:val="0"/>
        <w:autoSpaceDN w:val="0"/>
        <w:adjustRightInd w:val="0"/>
        <w:rPr>
          <w:rFonts w:cs="Arial"/>
          <w:lang w:val="es-ES"/>
        </w:rPr>
      </w:pPr>
    </w:p>
    <w:p w:rsidR="002D094F" w:rsidRDefault="00097D60" w:rsidP="002D094F">
      <w:pPr>
        <w:pStyle w:val="Ttulo2"/>
        <w:rPr>
          <w:lang w:val="es-ES"/>
        </w:rPr>
      </w:pPr>
      <w:bookmarkStart w:id="353" w:name="_Toc274493534"/>
      <w:bookmarkStart w:id="354" w:name="_Toc274494371"/>
      <w:r>
        <w:rPr>
          <w:lang w:val="es-ES"/>
        </w:rPr>
        <w:lastRenderedPageBreak/>
        <w:t>1.2</w:t>
      </w:r>
      <w:r w:rsidR="001E0191">
        <w:rPr>
          <w:lang w:val="es-ES"/>
        </w:rPr>
        <w:t xml:space="preserve"> </w:t>
      </w:r>
      <w:r w:rsidR="002D094F">
        <w:rPr>
          <w:lang w:val="es-ES"/>
        </w:rPr>
        <w:t>Análisis FODA para el prototipo funcional.</w:t>
      </w:r>
      <w:bookmarkEnd w:id="353"/>
      <w:bookmarkEnd w:id="354"/>
    </w:p>
    <w:p w:rsidR="002D094F" w:rsidRPr="002D094F" w:rsidRDefault="002D094F" w:rsidP="002D094F">
      <w:r>
        <w:tab/>
        <w:t>A continuación se presenta en forma de matriz los principales elementos que forman parte del FODA para el prototipo funcional. Dicha matriz agrupa los factores internos y externos de forma tal que su apreciación sea clara.</w:t>
      </w:r>
    </w:p>
    <w:p w:rsidR="00630AE1" w:rsidRDefault="00630AE1" w:rsidP="00BD621F">
      <w:pPr>
        <w:pStyle w:val="Ttulo3"/>
        <w:rPr>
          <w:ins w:id="355" w:author="Michael Hidalgo" w:date="2014-10-09T16:19:00Z"/>
        </w:rPr>
      </w:pPr>
      <w:bookmarkStart w:id="356" w:name="_Toc274493169"/>
      <w:ins w:id="357" w:author="Michael Hidalgo" w:date="2014-10-09T16:19:00Z">
        <w:r>
          <w:t xml:space="preserve">Cuadro </w:t>
        </w:r>
        <w:r w:rsidR="00476949">
          <w:fldChar w:fldCharType="begin"/>
        </w:r>
        <w:r>
          <w:instrText xml:space="preserve"> SEQ Cuadro \* ARABIC </w:instrText>
        </w:r>
      </w:ins>
      <w:r w:rsidR="00476949">
        <w:fldChar w:fldCharType="separate"/>
      </w:r>
      <w:ins w:id="358" w:author="Michael Hidalgo" w:date="2014-10-09T16:19:00Z">
        <w:r>
          <w:rPr>
            <w:noProof/>
          </w:rPr>
          <w:t>2</w:t>
        </w:r>
        <w:r w:rsidR="00476949">
          <w:fldChar w:fldCharType="end"/>
        </w:r>
        <w:r>
          <w:t xml:space="preserve"> Análisis FODA</w:t>
        </w:r>
        <w:bookmarkEnd w:id="356"/>
      </w:ins>
    </w:p>
    <w:tbl>
      <w:tblPr>
        <w:tblStyle w:val="Tablaconcuadrcula"/>
        <w:tblW w:w="9039" w:type="dxa"/>
        <w:tblLook w:val="04A0"/>
      </w:tblPr>
      <w:tblGrid>
        <w:gridCol w:w="4262"/>
        <w:gridCol w:w="99"/>
        <w:gridCol w:w="4678"/>
      </w:tblGrid>
      <w:tr w:rsidR="00BA5A10" w:rsidTr="00BA5A10">
        <w:tc>
          <w:tcPr>
            <w:tcW w:w="9039" w:type="dxa"/>
            <w:gridSpan w:val="3"/>
          </w:tcPr>
          <w:p w:rsidR="00BA5A10" w:rsidRPr="007D46D4" w:rsidRDefault="00BA5A10" w:rsidP="00BA5A10">
            <w:pPr>
              <w:jc w:val="center"/>
              <w:rPr>
                <w:rFonts w:cs="Arial"/>
                <w:lang w:val="es-ES"/>
              </w:rPr>
            </w:pPr>
            <w:r w:rsidRPr="007D46D4">
              <w:rPr>
                <w:rFonts w:cs="Arial"/>
                <w:lang w:val="es-ES"/>
              </w:rPr>
              <w:t>Intern</w:t>
            </w:r>
            <w:r w:rsidR="00B85164">
              <w:rPr>
                <w:rFonts w:cs="Arial"/>
                <w:lang w:val="es-ES"/>
              </w:rPr>
              <w:t>as</w:t>
            </w:r>
          </w:p>
        </w:tc>
      </w:tr>
      <w:tr w:rsidR="00BA5A10" w:rsidTr="00BA5A10">
        <w:tc>
          <w:tcPr>
            <w:tcW w:w="4361" w:type="dxa"/>
            <w:gridSpan w:val="2"/>
          </w:tcPr>
          <w:p w:rsidR="00BA5A10" w:rsidRPr="007D46D4" w:rsidRDefault="00BA5A10" w:rsidP="007D46D4">
            <w:pPr>
              <w:jc w:val="center"/>
              <w:rPr>
                <w:rFonts w:cs="Arial"/>
                <w:lang w:val="es-ES"/>
              </w:rPr>
            </w:pPr>
            <w:r w:rsidRPr="007D46D4">
              <w:rPr>
                <w:rFonts w:cs="Arial"/>
                <w:lang w:val="es-ES"/>
              </w:rPr>
              <w:t>Fortalezas</w:t>
            </w:r>
          </w:p>
        </w:tc>
        <w:tc>
          <w:tcPr>
            <w:tcW w:w="4678" w:type="dxa"/>
          </w:tcPr>
          <w:p w:rsidR="00BA5A10" w:rsidRPr="007D46D4" w:rsidRDefault="00BA5A10" w:rsidP="007D46D4">
            <w:pPr>
              <w:jc w:val="center"/>
              <w:rPr>
                <w:rFonts w:cs="Arial"/>
                <w:lang w:val="es-ES"/>
              </w:rPr>
            </w:pPr>
            <w:r w:rsidRPr="007D46D4">
              <w:rPr>
                <w:rFonts w:cs="Arial"/>
                <w:lang w:val="es-ES"/>
              </w:rPr>
              <w:t>Debilidades</w:t>
            </w:r>
          </w:p>
        </w:tc>
      </w:tr>
      <w:tr w:rsidR="00BA5A10" w:rsidTr="00BA5A10">
        <w:trPr>
          <w:trHeight w:val="2315"/>
        </w:trPr>
        <w:tc>
          <w:tcPr>
            <w:tcW w:w="4361" w:type="dxa"/>
            <w:gridSpan w:val="2"/>
          </w:tcPr>
          <w:p w:rsidR="00BA5A10" w:rsidRPr="007D46D4" w:rsidRDefault="007250F5" w:rsidP="002B08E6">
            <w:pPr>
              <w:pStyle w:val="Prrafodelista"/>
              <w:numPr>
                <w:ilvl w:val="0"/>
                <w:numId w:val="4"/>
              </w:numPr>
              <w:spacing w:line="240" w:lineRule="auto"/>
              <w:rPr>
                <w:sz w:val="28"/>
                <w:szCs w:val="28"/>
              </w:rPr>
            </w:pPr>
            <w:r>
              <w:t>A</w:t>
            </w:r>
            <w:r w:rsidR="007D46D4">
              <w:t>mplia experiencia en el mercado de la seguridad de las aplicaciones.</w:t>
            </w:r>
          </w:p>
          <w:p w:rsidR="00D76E31" w:rsidRPr="00D76E31" w:rsidRDefault="00D76E31" w:rsidP="002B08E6">
            <w:pPr>
              <w:pStyle w:val="Prrafodelista"/>
              <w:numPr>
                <w:ilvl w:val="0"/>
                <w:numId w:val="4"/>
              </w:numPr>
              <w:spacing w:line="240" w:lineRule="auto"/>
              <w:rPr>
                <w:sz w:val="28"/>
                <w:szCs w:val="28"/>
              </w:rPr>
            </w:pPr>
            <w:r>
              <w:t>Mayor comercialización de los productos.</w:t>
            </w:r>
          </w:p>
          <w:p w:rsidR="007D46D4" w:rsidRPr="004C2B8D" w:rsidRDefault="004C2B8D" w:rsidP="002B08E6">
            <w:pPr>
              <w:pStyle w:val="Prrafodelista"/>
              <w:numPr>
                <w:ilvl w:val="0"/>
                <w:numId w:val="4"/>
              </w:numPr>
              <w:spacing w:line="240" w:lineRule="auto"/>
              <w:rPr>
                <w:sz w:val="28"/>
                <w:szCs w:val="28"/>
              </w:rPr>
            </w:pPr>
            <w:r>
              <w:t>Integración con empresas en el mercado de la seguridad de aplicaciones.</w:t>
            </w:r>
          </w:p>
          <w:p w:rsidR="004C2B8D" w:rsidRPr="00D76E31" w:rsidRDefault="00D76E31" w:rsidP="002B08E6">
            <w:pPr>
              <w:pStyle w:val="Prrafodelista"/>
              <w:numPr>
                <w:ilvl w:val="0"/>
                <w:numId w:val="4"/>
              </w:numPr>
              <w:spacing w:line="240" w:lineRule="auto"/>
              <w:rPr>
                <w:sz w:val="28"/>
                <w:szCs w:val="28"/>
              </w:rPr>
            </w:pPr>
            <w:r>
              <w:t>Empresa cuenta</w:t>
            </w:r>
            <w:r w:rsidR="004C2B8D">
              <w:t xml:space="preserve"> con áreas de investigación y desarrollo </w:t>
            </w:r>
            <w:r w:rsidR="002F618C">
              <w:t>donde se produce</w:t>
            </w:r>
            <w:r w:rsidR="004C2B8D">
              <w:t xml:space="preserve"> </w:t>
            </w:r>
            <w:r w:rsidR="002F618C">
              <w:t>tecnología de vanguardia.</w:t>
            </w:r>
          </w:p>
          <w:p w:rsidR="00D76E31" w:rsidRPr="007D46D4" w:rsidRDefault="00D76E31" w:rsidP="002B08E6">
            <w:pPr>
              <w:pStyle w:val="Prrafodelista"/>
              <w:numPr>
                <w:ilvl w:val="0"/>
                <w:numId w:val="4"/>
              </w:numPr>
              <w:spacing w:line="240" w:lineRule="auto"/>
              <w:rPr>
                <w:sz w:val="28"/>
                <w:szCs w:val="28"/>
              </w:rPr>
            </w:pPr>
            <w:r>
              <w:t>Facultar a empresas a desarrollar aplicaciones de software más seguras.</w:t>
            </w:r>
          </w:p>
        </w:tc>
        <w:tc>
          <w:tcPr>
            <w:tcW w:w="4678" w:type="dxa"/>
          </w:tcPr>
          <w:p w:rsidR="00BA5A10" w:rsidRPr="007D1C7A" w:rsidRDefault="007D1C7A" w:rsidP="002B08E6">
            <w:pPr>
              <w:pStyle w:val="Prrafodelista"/>
              <w:numPr>
                <w:ilvl w:val="0"/>
                <w:numId w:val="4"/>
              </w:numPr>
              <w:spacing w:line="240" w:lineRule="auto"/>
              <w:rPr>
                <w:sz w:val="28"/>
                <w:szCs w:val="28"/>
              </w:rPr>
            </w:pPr>
            <w:r w:rsidRPr="007D1C7A">
              <w:t xml:space="preserve">Poca </w:t>
            </w:r>
            <w:r>
              <w:t xml:space="preserve">o nula </w:t>
            </w:r>
            <w:r w:rsidRPr="007D1C7A">
              <w:t>inserción</w:t>
            </w:r>
            <w:r>
              <w:t xml:space="preserve"> en el ca</w:t>
            </w:r>
            <w:r w:rsidR="002031E7">
              <w:t>m</w:t>
            </w:r>
            <w:r>
              <w:t>po del análisis estático de código.</w:t>
            </w:r>
          </w:p>
          <w:p w:rsidR="007D1C7A" w:rsidRPr="007D1C7A" w:rsidRDefault="007D1C7A" w:rsidP="002B08E6">
            <w:pPr>
              <w:pStyle w:val="Prrafodelista"/>
              <w:numPr>
                <w:ilvl w:val="0"/>
                <w:numId w:val="4"/>
              </w:numPr>
              <w:spacing w:line="240" w:lineRule="auto"/>
              <w:rPr>
                <w:sz w:val="28"/>
                <w:szCs w:val="28"/>
              </w:rPr>
            </w:pPr>
            <w:r>
              <w:t>Dependencia de terceras empresas para realizar el análisis estático de código.</w:t>
            </w:r>
          </w:p>
          <w:p w:rsidR="007D1C7A" w:rsidRPr="005147F4" w:rsidRDefault="00B569D0" w:rsidP="002B08E6">
            <w:pPr>
              <w:pStyle w:val="Prrafodelista"/>
              <w:numPr>
                <w:ilvl w:val="0"/>
                <w:numId w:val="4"/>
              </w:numPr>
              <w:spacing w:line="240" w:lineRule="auto"/>
              <w:rPr>
                <w:sz w:val="28"/>
                <w:szCs w:val="28"/>
              </w:rPr>
            </w:pPr>
            <w:r>
              <w:t>Proyectos de código abierto y gratuito ofrecen productos similares a muy bajo costo.</w:t>
            </w:r>
          </w:p>
          <w:p w:rsidR="005147F4" w:rsidRPr="004C2B8D" w:rsidRDefault="00D76E31" w:rsidP="002B08E6">
            <w:pPr>
              <w:pStyle w:val="Prrafodelista"/>
              <w:numPr>
                <w:ilvl w:val="0"/>
                <w:numId w:val="4"/>
              </w:numPr>
              <w:spacing w:line="240" w:lineRule="auto"/>
              <w:rPr>
                <w:sz w:val="28"/>
                <w:szCs w:val="28"/>
              </w:rPr>
            </w:pPr>
            <w:r>
              <w:t>Plugin limitado a un lenguaje de programación y a un entorno integrado de desarrollo.</w:t>
            </w:r>
          </w:p>
        </w:tc>
      </w:tr>
      <w:tr w:rsidR="00BA5A10" w:rsidTr="00BA5A10">
        <w:tc>
          <w:tcPr>
            <w:tcW w:w="9039" w:type="dxa"/>
            <w:gridSpan w:val="3"/>
          </w:tcPr>
          <w:p w:rsidR="00BA5A10" w:rsidRPr="007D46D4" w:rsidRDefault="00BA5A10" w:rsidP="00BA5A10">
            <w:pPr>
              <w:jc w:val="center"/>
              <w:rPr>
                <w:rFonts w:cs="Arial"/>
                <w:lang w:val="es-ES"/>
              </w:rPr>
            </w:pPr>
            <w:r w:rsidRPr="007D46D4">
              <w:rPr>
                <w:rFonts w:cs="Arial"/>
                <w:lang w:val="es-ES"/>
              </w:rPr>
              <w:t>Extern</w:t>
            </w:r>
            <w:r w:rsidR="00B85164">
              <w:rPr>
                <w:rFonts w:cs="Arial"/>
                <w:lang w:val="es-ES"/>
              </w:rPr>
              <w:t>as</w:t>
            </w:r>
          </w:p>
        </w:tc>
      </w:tr>
      <w:tr w:rsidR="00BA5A10" w:rsidTr="00BA5A10">
        <w:tc>
          <w:tcPr>
            <w:tcW w:w="4262" w:type="dxa"/>
          </w:tcPr>
          <w:p w:rsidR="00BA5A10" w:rsidRPr="007D46D4" w:rsidRDefault="00BA5A10" w:rsidP="007D46D4">
            <w:pPr>
              <w:jc w:val="center"/>
              <w:rPr>
                <w:rFonts w:cs="Arial"/>
                <w:lang w:val="es-ES"/>
              </w:rPr>
            </w:pPr>
            <w:r w:rsidRPr="007D46D4">
              <w:rPr>
                <w:rFonts w:cs="Arial"/>
                <w:lang w:val="es-ES"/>
              </w:rPr>
              <w:t>Oportunidades</w:t>
            </w:r>
          </w:p>
        </w:tc>
        <w:tc>
          <w:tcPr>
            <w:tcW w:w="4777" w:type="dxa"/>
            <w:gridSpan w:val="2"/>
          </w:tcPr>
          <w:p w:rsidR="00BA5A10" w:rsidRPr="007D46D4" w:rsidRDefault="00BA5A10" w:rsidP="007D46D4">
            <w:pPr>
              <w:jc w:val="center"/>
              <w:rPr>
                <w:rFonts w:cs="Arial"/>
                <w:lang w:val="es-ES"/>
              </w:rPr>
            </w:pPr>
            <w:r w:rsidRPr="007D46D4">
              <w:rPr>
                <w:rFonts w:cs="Arial"/>
                <w:lang w:val="es-ES"/>
              </w:rPr>
              <w:t>Amenazas</w:t>
            </w:r>
          </w:p>
        </w:tc>
      </w:tr>
      <w:tr w:rsidR="00BA5A10" w:rsidTr="00BD621F">
        <w:trPr>
          <w:trHeight w:val="832"/>
        </w:trPr>
        <w:tc>
          <w:tcPr>
            <w:tcW w:w="4262" w:type="dxa"/>
          </w:tcPr>
          <w:p w:rsidR="00BA5A10" w:rsidRPr="00D76E31" w:rsidRDefault="00362DEA" w:rsidP="002B08E6">
            <w:pPr>
              <w:pStyle w:val="Prrafodelista"/>
              <w:numPr>
                <w:ilvl w:val="0"/>
                <w:numId w:val="5"/>
              </w:numPr>
              <w:spacing w:line="240" w:lineRule="auto"/>
              <w:rPr>
                <w:sz w:val="28"/>
                <w:szCs w:val="28"/>
              </w:rPr>
            </w:pPr>
            <w:r>
              <w:t>Creciente demanda en</w:t>
            </w:r>
            <w:r w:rsidR="004C2B8D">
              <w:t xml:space="preserve"> seguridad de aplicaciones por parte de la industria.</w:t>
            </w:r>
          </w:p>
          <w:p w:rsidR="00D76E31" w:rsidRPr="00D248D3" w:rsidRDefault="00D248D3" w:rsidP="002B08E6">
            <w:pPr>
              <w:pStyle w:val="Prrafodelista"/>
              <w:numPr>
                <w:ilvl w:val="0"/>
                <w:numId w:val="5"/>
              </w:numPr>
              <w:spacing w:line="240" w:lineRule="auto"/>
            </w:pPr>
            <w:r w:rsidRPr="00D248D3">
              <w:t>Rápida evolución del lenguaje de programación C#</w:t>
            </w:r>
            <w:ins w:id="359" w:author="Laica" w:date="2014-09-20T20:00:00Z">
              <w:r w:rsidR="008D7FE2">
                <w:t>.</w:t>
              </w:r>
            </w:ins>
          </w:p>
          <w:p w:rsidR="004C2B8D" w:rsidRDefault="003118CE" w:rsidP="002B08E6">
            <w:pPr>
              <w:pStyle w:val="Prrafodelista"/>
              <w:numPr>
                <w:ilvl w:val="0"/>
                <w:numId w:val="5"/>
              </w:numPr>
              <w:spacing w:line="240" w:lineRule="auto"/>
            </w:pPr>
            <w:r w:rsidRPr="003118CE">
              <w:t>Herramienta integrada en el ambiente de desarrollo</w:t>
            </w:r>
            <w:r w:rsidR="00CC7A62">
              <w:t>.</w:t>
            </w:r>
          </w:p>
          <w:p w:rsidR="00CC7A62" w:rsidRPr="003118CE" w:rsidRDefault="00CC7A62" w:rsidP="002B08E6">
            <w:pPr>
              <w:pStyle w:val="Prrafodelista"/>
              <w:numPr>
                <w:ilvl w:val="0"/>
                <w:numId w:val="5"/>
              </w:numPr>
              <w:spacing w:line="240" w:lineRule="auto"/>
            </w:pPr>
            <w:r>
              <w:lastRenderedPageBreak/>
              <w:t>Acercamiento de nuevos clientes potenciales.</w:t>
            </w:r>
          </w:p>
        </w:tc>
        <w:tc>
          <w:tcPr>
            <w:tcW w:w="4777" w:type="dxa"/>
            <w:gridSpan w:val="2"/>
          </w:tcPr>
          <w:p w:rsidR="00BA5A10" w:rsidRPr="00B569D0" w:rsidRDefault="00B569D0" w:rsidP="002B08E6">
            <w:pPr>
              <w:pStyle w:val="Prrafodelista"/>
              <w:numPr>
                <w:ilvl w:val="0"/>
                <w:numId w:val="5"/>
              </w:numPr>
              <w:spacing w:line="240" w:lineRule="auto"/>
              <w:rPr>
                <w:sz w:val="28"/>
                <w:szCs w:val="28"/>
              </w:rPr>
            </w:pPr>
            <w:r>
              <w:lastRenderedPageBreak/>
              <w:t>Competencia ofrece productos similares e integrados.</w:t>
            </w:r>
          </w:p>
          <w:p w:rsidR="00B569D0" w:rsidRPr="003517D7" w:rsidRDefault="003517D7" w:rsidP="002B08E6">
            <w:pPr>
              <w:pStyle w:val="Prrafodelista"/>
              <w:numPr>
                <w:ilvl w:val="0"/>
                <w:numId w:val="5"/>
              </w:numPr>
              <w:spacing w:line="240" w:lineRule="auto"/>
              <w:rPr>
                <w:sz w:val="28"/>
                <w:szCs w:val="28"/>
              </w:rPr>
            </w:pPr>
            <w:r>
              <w:t>Clientes prefieren productos unifica</w:t>
            </w:r>
            <w:r w:rsidR="0090474E">
              <w:t>dos</w:t>
            </w:r>
            <w:r>
              <w:t>.</w:t>
            </w:r>
          </w:p>
          <w:p w:rsidR="005147F4" w:rsidRPr="003517D7" w:rsidRDefault="00EB126D" w:rsidP="00EB126D">
            <w:pPr>
              <w:pStyle w:val="Prrafodelista"/>
              <w:numPr>
                <w:ilvl w:val="0"/>
                <w:numId w:val="5"/>
              </w:numPr>
              <w:spacing w:line="240" w:lineRule="auto"/>
              <w:rPr>
                <w:sz w:val="28"/>
                <w:szCs w:val="28"/>
              </w:rPr>
            </w:pPr>
            <w:r>
              <w:t>Uso de tecnologías que no son suficientemente maduras</w:t>
            </w:r>
            <w:r w:rsidR="005147F4">
              <w:t>.</w:t>
            </w:r>
          </w:p>
        </w:tc>
      </w:tr>
    </w:tbl>
    <w:p w:rsidR="00923142" w:rsidRDefault="00923142" w:rsidP="002B08E6">
      <w:pPr>
        <w:rPr>
          <w:ins w:id="360" w:author="Michael Hidalgo" w:date="2014-10-09T16:20:00Z"/>
        </w:rPr>
      </w:pPr>
    </w:p>
    <w:p w:rsidR="00BD621F" w:rsidRPr="002B08E6" w:rsidRDefault="00BD621F" w:rsidP="00BD621F">
      <w:pPr>
        <w:jc w:val="center"/>
      </w:pPr>
      <w:r>
        <w:t>Fuente : Propia.</w:t>
      </w:r>
    </w:p>
    <w:p w:rsidR="00D248D3" w:rsidRPr="00630281" w:rsidRDefault="00097D60" w:rsidP="00D248D3">
      <w:pPr>
        <w:pStyle w:val="Ttulo2"/>
        <w:rPr>
          <w:lang w:val="es-ES"/>
        </w:rPr>
      </w:pPr>
      <w:bookmarkStart w:id="361" w:name="_Toc274493535"/>
      <w:bookmarkStart w:id="362" w:name="_Toc274494372"/>
      <w:r w:rsidRPr="00630281">
        <w:rPr>
          <w:lang w:val="es-ES"/>
        </w:rPr>
        <w:t>1.</w:t>
      </w:r>
      <w:ins w:id="363" w:author="Michael Hidalgo" w:date="2014-10-06T18:39:00Z">
        <w:r w:rsidR="00630281" w:rsidRPr="00630281">
          <w:rPr>
            <w:lang w:val="es-ES"/>
          </w:rPr>
          <w:t>3</w:t>
        </w:r>
      </w:ins>
      <w:r w:rsidRPr="00630281">
        <w:rPr>
          <w:lang w:val="es-ES"/>
        </w:rPr>
        <w:t xml:space="preserve"> </w:t>
      </w:r>
      <w:r w:rsidR="00D248D3" w:rsidRPr="00630281">
        <w:rPr>
          <w:lang w:val="es-ES"/>
        </w:rPr>
        <w:t>Fortalezas</w:t>
      </w:r>
      <w:bookmarkEnd w:id="361"/>
      <w:bookmarkEnd w:id="362"/>
    </w:p>
    <w:p w:rsidR="007250F5" w:rsidRDefault="00630281" w:rsidP="002B08E6">
      <w:pPr>
        <w:pStyle w:val="Ttulo3"/>
      </w:pPr>
      <w:r>
        <w:t xml:space="preserve">1.3.1 </w:t>
      </w:r>
      <w:r w:rsidR="007250F5">
        <w:t>A</w:t>
      </w:r>
      <w:r w:rsidR="002B08E6">
        <w:t>mplia experiencia en el mercado de la</w:t>
      </w:r>
      <w:r w:rsidR="007250F5">
        <w:t xml:space="preserve"> seguridad de las aplicaciones.</w:t>
      </w:r>
      <w:r w:rsidR="002B08E6">
        <w:t xml:space="preserve"> </w:t>
      </w:r>
    </w:p>
    <w:p w:rsidR="002B08E6" w:rsidRDefault="007250F5" w:rsidP="007250F5">
      <w:r>
        <w:tab/>
      </w:r>
      <w:r w:rsidR="002B08E6">
        <w:t xml:space="preserve"> La empresa Security Innovation desde su fundación en el año 2001, se ha convertido en una autoridad en el tema de seguridad en el software, brindando herramientas y mejores prácticas para facultar a la industria de mecanismos para desarrollar software que sea seguro. </w:t>
      </w:r>
      <w:r>
        <w:t>La elaboración del prototipo funcional acá propuesto cuenta con todas las lecciones aprendidas a lo largo de los años en la organización, incluyendo el talento de profesionales en materia de seguridad informática</w:t>
      </w:r>
      <w:r w:rsidR="002D094F">
        <w:t>, a los cuales se acudirá de forma recurrente,</w:t>
      </w:r>
      <w:r>
        <w:t xml:space="preserve"> que constituye un pilar fundamental para desarrollar los principios básicos de seguridad de forma efectiva.</w:t>
      </w:r>
    </w:p>
    <w:p w:rsidR="007250F5" w:rsidRDefault="00630281" w:rsidP="007250F5">
      <w:pPr>
        <w:pStyle w:val="Ttulo3"/>
      </w:pPr>
      <w:r>
        <w:t xml:space="preserve">1.3.2 </w:t>
      </w:r>
      <w:r w:rsidR="007250F5">
        <w:t>Mayor comercialización de los productos :</w:t>
      </w:r>
    </w:p>
    <w:p w:rsidR="007250F5" w:rsidRDefault="007250F5" w:rsidP="007250F5">
      <w:r>
        <w:tab/>
        <w:t xml:space="preserve">La elaboración del prototipo funcional permitirá que los productos desarrollados por la organización, principalmente las guías y estándares, puedan ser comercializados más fácilmente, ya que el prototipo hará referencia  a las mejores prácticas desarrolladas por la organización así como </w:t>
      </w:r>
      <w:r>
        <w:lastRenderedPageBreak/>
        <w:t>las recomendaciones pertinentes, de forma tal que clientes potenciales puedan a su vez conocer más de los productos que la empresa ofrece.</w:t>
      </w:r>
    </w:p>
    <w:p w:rsidR="007250F5" w:rsidRDefault="00630281" w:rsidP="002D094F">
      <w:pPr>
        <w:pStyle w:val="Ttulo3"/>
        <w:spacing w:line="360" w:lineRule="auto"/>
      </w:pPr>
      <w:r>
        <w:t xml:space="preserve">1.3.3 </w:t>
      </w:r>
      <w:r w:rsidR="007250F5">
        <w:t>Integración con empresas en el mercado de la seguridad de las aplicaciones.</w:t>
      </w:r>
    </w:p>
    <w:p w:rsidR="007250F5" w:rsidRDefault="007250F5" w:rsidP="007250F5">
      <w:r>
        <w:tab/>
        <w:t>La organización ha trabajado en paralelo con gigantes de la industria informática en el mercado de la seguridad de la aplicaciones entre las que se encuentran HP Fortify, IBM y Checkmarx. Estas empresas a su vez tienen trayectoria elaborando herramientas para</w:t>
      </w:r>
      <w:r w:rsidR="002F618C">
        <w:t xml:space="preserve"> mejorar la seguridad en las aplicaciones de software. El hecho de trabajar en conjunto con terceras partes faculta que el conocimiento en áreas de investigación y desarrollo sea incorporado en los nuevos productos que se desarrollan.</w:t>
      </w:r>
    </w:p>
    <w:p w:rsidR="002F618C" w:rsidRDefault="00630281" w:rsidP="00A62257">
      <w:pPr>
        <w:pStyle w:val="Ttulo3"/>
      </w:pPr>
      <w:r>
        <w:t xml:space="preserve">1.3.4 </w:t>
      </w:r>
      <w:r w:rsidR="002F618C">
        <w:t>Empresa cuenta con áreas de investigación y desarrollo donde se produce tecnología de vanguardia</w:t>
      </w:r>
      <w:r w:rsidR="00A62257">
        <w:t>.</w:t>
      </w:r>
    </w:p>
    <w:p w:rsidR="00A62257" w:rsidRDefault="00A62257" w:rsidP="00A62257">
      <w:r>
        <w:tab/>
        <w:t xml:space="preserve">La empresa Security Innovation ha estado inmersa en proyectos de investigación y tecnología de punta en temas como lo son criptografía y algoritmos de </w:t>
      </w:r>
      <w:r w:rsidR="0055777A">
        <w:t xml:space="preserve">cifrado </w:t>
      </w:r>
      <w:r>
        <w:t xml:space="preserve">modernos y eficientes hasta  trabajar en conjunto con la industria de los sistemas de transporte inteligente, donde se busca disminuir la cantidad de accidentes de tránsito en carretera </w:t>
      </w:r>
      <w:r w:rsidR="002D094F">
        <w:t>por medio de la</w:t>
      </w:r>
      <w:r>
        <w:t xml:space="preserve"> tecnología. </w:t>
      </w:r>
      <w:r w:rsidR="0054262C">
        <w:tab/>
      </w:r>
      <w:r>
        <w:t>El hecho de participar en proyectos innovadores ha hecho que la empresa se reconocida aún más, de forma tal que el prototipo funcional propuesto busca formar parte de la lista de aplicaciones innovadoras ofrecidos por la organización.</w:t>
      </w:r>
    </w:p>
    <w:p w:rsidR="00A62257" w:rsidRDefault="00A62257" w:rsidP="002D094F">
      <w:pPr>
        <w:pStyle w:val="Ttulo3"/>
        <w:spacing w:line="360" w:lineRule="auto"/>
      </w:pPr>
      <w:r>
        <w:lastRenderedPageBreak/>
        <w:t xml:space="preserve"> </w:t>
      </w:r>
      <w:r w:rsidR="0055777A">
        <w:t xml:space="preserve">1.3.5 </w:t>
      </w:r>
      <w:r>
        <w:t xml:space="preserve">Facultar a empresas </w:t>
      </w:r>
      <w:r w:rsidR="0042633C">
        <w:t>a desarrollar aplicaciones de software más seguras.</w:t>
      </w:r>
    </w:p>
    <w:p w:rsidR="0042633C" w:rsidRPr="0042633C" w:rsidRDefault="0042633C" w:rsidP="0042633C">
      <w:r>
        <w:tab/>
        <w:t>El prototipo funcional propuesto viene a solventar una necesi</w:t>
      </w:r>
      <w:r w:rsidR="002D094F">
        <w:t>dad recurrente en el mercado, la</w:t>
      </w:r>
      <w:r>
        <w:t xml:space="preserve"> cual</w:t>
      </w:r>
      <w:r w:rsidR="002D094F">
        <w:t xml:space="preserve"> consiste en</w:t>
      </w:r>
      <w:r>
        <w:t xml:space="preserve"> brindarle a los desarrolladores de software retroalimentación en términos de seguridad cu</w:t>
      </w:r>
      <w:r w:rsidR="002D094F">
        <w:t>a</w:t>
      </w:r>
      <w:r>
        <w:t xml:space="preserve">ndo desarrollan aplicaciones. A lo largo de los años, Security Innovation ha tenido como objetivo brindar herramientas, guías y recursos educación (entre los que se destacan entrenamientos en línea y bases de datos de conocimiento) para que las organizaciones implementen software seguro. El prototipo funcional para realizar análisis estático de código se </w:t>
      </w:r>
      <w:r w:rsidR="00747E08">
        <w:t>alinea</w:t>
      </w:r>
      <w:ins w:id="364" w:author="Laica" w:date="2014-09-20T20:30:00Z">
        <w:r w:rsidR="00643CC1">
          <w:t xml:space="preserve"> </w:t>
        </w:r>
      </w:ins>
      <w:r>
        <w:t>perfectamente con los objetivos de la empresa y sus áreas de acción, facultando a los clientes a optar por nuevos productos.</w:t>
      </w:r>
    </w:p>
    <w:p w:rsidR="00A62257" w:rsidRDefault="00630281" w:rsidP="009E47C0">
      <w:pPr>
        <w:pStyle w:val="Ttulo2"/>
      </w:pPr>
      <w:bookmarkStart w:id="365" w:name="_Toc274493536"/>
      <w:bookmarkStart w:id="366" w:name="_Toc274494373"/>
      <w:r>
        <w:t>1.4</w:t>
      </w:r>
      <w:r w:rsidR="00097D60">
        <w:t xml:space="preserve"> </w:t>
      </w:r>
      <w:r w:rsidR="009E47C0">
        <w:t>Oportunidades</w:t>
      </w:r>
      <w:bookmarkEnd w:id="365"/>
      <w:bookmarkEnd w:id="366"/>
    </w:p>
    <w:p w:rsidR="00F15ABE" w:rsidRPr="00F15ABE" w:rsidRDefault="00630281" w:rsidP="00F15ABE">
      <w:pPr>
        <w:pStyle w:val="Ttulo3"/>
        <w:spacing w:line="360" w:lineRule="auto"/>
      </w:pPr>
      <w:r>
        <w:t xml:space="preserve">1.4.1 </w:t>
      </w:r>
      <w:r w:rsidR="009E47C0">
        <w:t>Creciente demanda en seguridad de aplicaciones por parte de la industria.</w:t>
      </w:r>
    </w:p>
    <w:p w:rsidR="009E47C0" w:rsidRDefault="00977103" w:rsidP="009E47C0">
      <w:ins w:id="367" w:author="Michael Hidalgo" w:date="2014-10-06T18:44:00Z">
        <w:r>
          <w:tab/>
        </w:r>
      </w:ins>
      <w:r w:rsidR="00A97AD6">
        <w:t>En un panorama como el actual donde la cantidad de incidentes en seguridad informática va en aumento, surge la necesidad de implementar mecanismos para evitar ser víctima de un ataque cibernético. Paul, Mano (2011) es claro cuando indica que :</w:t>
      </w:r>
    </w:p>
    <w:p w:rsidR="00A97AD6" w:rsidRDefault="00A97AD6" w:rsidP="00923142">
      <w:pPr>
        <w:spacing w:line="360" w:lineRule="auto"/>
      </w:pPr>
      <w:r>
        <w:tab/>
        <w:t xml:space="preserve">En una época cuando las brechas de seguridad en el software le están </w:t>
      </w:r>
      <w:r>
        <w:tab/>
        <w:t xml:space="preserve">costando a las compañías multas más grandes y cargas regulatorias, </w:t>
      </w:r>
      <w:r>
        <w:tab/>
        <w:t xml:space="preserve">desarrollar software que sea confiable en su funcionalidad, resistente a </w:t>
      </w:r>
      <w:r>
        <w:tab/>
        <w:t xml:space="preserve">ataques, y que sea recuperable cuando se interrumpen las operaciones </w:t>
      </w:r>
      <w:r>
        <w:tab/>
        <w:t>del negocio es una necesidad. (p</w:t>
      </w:r>
      <w:r w:rsidR="00895797">
        <w:t xml:space="preserve"> 1).</w:t>
      </w:r>
    </w:p>
    <w:p w:rsidR="00895797" w:rsidRDefault="00895797" w:rsidP="00A97AD6">
      <w:pPr>
        <w:spacing w:line="240" w:lineRule="auto"/>
      </w:pPr>
    </w:p>
    <w:p w:rsidR="00A62257" w:rsidRDefault="00895797" w:rsidP="00895797">
      <w:r>
        <w:tab/>
        <w:t xml:space="preserve">A medida que </w:t>
      </w:r>
      <w:r w:rsidR="00177CC2">
        <w:t xml:space="preserve">esta </w:t>
      </w:r>
      <w:r>
        <w:t xml:space="preserve">necesidad de desarrollar software que sea resistente a ataques informáticos </w:t>
      </w:r>
      <w:r w:rsidR="00337C18">
        <w:t>se vuelve imperativa</w:t>
      </w:r>
      <w:r>
        <w:t xml:space="preserve">, las empresas están solicitando herramientas que les ayuden a protegerse y evitar ser víctimas de un eventual ataque cibernético. </w:t>
      </w:r>
      <w:r w:rsidR="00F14508">
        <w:t xml:space="preserve">El prototipo funcional propuesto para desarrollar análisis estático de código se ajusta perfectamente a </w:t>
      </w:r>
      <w:r w:rsidR="00177CC2">
        <w:t xml:space="preserve">esta </w:t>
      </w:r>
      <w:r w:rsidR="00F14508">
        <w:t>realidad.</w:t>
      </w:r>
    </w:p>
    <w:p w:rsidR="00337C18" w:rsidRDefault="00337C18" w:rsidP="00895797"/>
    <w:p w:rsidR="00F14508" w:rsidRDefault="00630281" w:rsidP="00F14508">
      <w:pPr>
        <w:pStyle w:val="Ttulo3"/>
      </w:pPr>
      <w:r>
        <w:t xml:space="preserve">1.4.2 </w:t>
      </w:r>
      <w:r w:rsidR="00F14508">
        <w:t xml:space="preserve">Rápida evolución del lenguaje de programación C# </w:t>
      </w:r>
    </w:p>
    <w:p w:rsidR="00F14508" w:rsidRDefault="00F14508" w:rsidP="00F14508">
      <w:pPr>
        <w:rPr>
          <w:ins w:id="368" w:author="Michael Hidalgo" w:date="2014-10-09T16:22:00Z"/>
        </w:rPr>
      </w:pPr>
      <w:r>
        <w:tab/>
        <w:t>El lenguaje de programación C# (pronunciado C Sharp) ha tenido una constante y rápida evolución, permitiendo incorporar nuevas características donde se desarrolla aplicaciones de software más rápido que a su vez presenta código más atractivo semántica y sintácticamente. Aunado a la rápida evolución se destaca la apertura del compilador de C# por medio de una interfaz de programación de aplicaciones (API por sus siglas en inglés), facultando a los ingenieros a desarrollar aplicaciones que anteriormente no era</w:t>
      </w:r>
      <w:r w:rsidR="00337C18">
        <w:t>n</w:t>
      </w:r>
      <w:r>
        <w:t xml:space="preserve"> posible</w:t>
      </w:r>
      <w:r w:rsidR="00337C18">
        <w:t>s de construir</w:t>
      </w:r>
      <w:r>
        <w:t>, abriendo</w:t>
      </w:r>
      <w:r w:rsidR="00337C18">
        <w:t xml:space="preserve"> de </w:t>
      </w:r>
      <w:r w:rsidR="00177CC2">
        <w:t xml:space="preserve">esta </w:t>
      </w:r>
      <w:r w:rsidR="00337C18">
        <w:t>forma</w:t>
      </w:r>
      <w:r>
        <w:t xml:space="preserve"> un nuevo camino en el campo de la investigación y desarrollo de aplicaciones y componentes dentro del ambiente de desarrollo integrado. El prototipo funcional utilizará las </w:t>
      </w:r>
      <w:r w:rsidR="00F15ABE">
        <w:t>características proporcionadas por el lenguaje de programación a fin de poder crear un producto que sea eventualmente extensible.</w:t>
      </w:r>
    </w:p>
    <w:p w:rsidR="00BD621F" w:rsidRDefault="00BD621F" w:rsidP="00F14508">
      <w:pPr>
        <w:rPr>
          <w:ins w:id="369" w:author="Michael Hidalgo" w:date="2014-10-09T16:22:00Z"/>
        </w:rPr>
      </w:pPr>
    </w:p>
    <w:p w:rsidR="00BD621F" w:rsidRDefault="00BD621F" w:rsidP="00F14508"/>
    <w:p w:rsidR="00A25D4A" w:rsidRDefault="00630281" w:rsidP="00A25D4A">
      <w:pPr>
        <w:pStyle w:val="Ttulo3"/>
      </w:pPr>
      <w:r>
        <w:lastRenderedPageBreak/>
        <w:t xml:space="preserve">1.4.3 </w:t>
      </w:r>
      <w:r w:rsidR="00CC7A62">
        <w:t>Herramienta integrada en el ambiente de desarrollo</w:t>
      </w:r>
    </w:p>
    <w:p w:rsidR="00CC7A62" w:rsidRDefault="00CC7A62" w:rsidP="00CC7A62">
      <w:r>
        <w:tab/>
        <w:t>El componente de seguridad se instalará en el ambiente de desarrollo integrado denominado Visual Studio .NET. Tradicionalmente, los desarrolladores de software están familiarizados con componentes de terceras empresas que les permitan personalizar el ambiente, entre los que se incluyen componentes para generación de código, reingeniería, búsquedas, ordenamiento entre otras. Este componente utiliza el mismo concepto de las aplicaciones mencionadas anteriormente de forma tal que para el desarrollador de software será transparente</w:t>
      </w:r>
      <w:r w:rsidR="00337C18">
        <w:t xml:space="preserve"> el uso del </w:t>
      </w:r>
      <w:r w:rsidR="001C0DE5">
        <w:t>mismo, reduciendo</w:t>
      </w:r>
      <w:r>
        <w:t xml:space="preserve"> de </w:t>
      </w:r>
      <w:r w:rsidR="00177CC2">
        <w:t xml:space="preserve">esta </w:t>
      </w:r>
      <w:r>
        <w:t>forma la resistencia al cambio.</w:t>
      </w:r>
    </w:p>
    <w:p w:rsidR="00CC7A62" w:rsidRDefault="00630281" w:rsidP="00CC7A62">
      <w:pPr>
        <w:pStyle w:val="Ttulo3"/>
      </w:pPr>
      <w:r>
        <w:t xml:space="preserve">1.4.4 </w:t>
      </w:r>
      <w:r w:rsidR="00CC7A62">
        <w:t xml:space="preserve">Acercamiento de nuevos clientes potenciales </w:t>
      </w:r>
    </w:p>
    <w:p w:rsidR="00CC7A62" w:rsidRDefault="00CC7A62" w:rsidP="00CC7A62">
      <w:r>
        <w:tab/>
        <w:t>La empresa Security Innovation recientemente adquirió a la empres</w:t>
      </w:r>
      <w:r w:rsidR="00776F97">
        <w:t>a</w:t>
      </w:r>
      <w:r>
        <w:t xml:space="preserve"> </w:t>
      </w:r>
      <w:proofErr w:type="spellStart"/>
      <w:r>
        <w:t>Safelight</w:t>
      </w:r>
      <w:proofErr w:type="spellEnd"/>
      <w:r>
        <w:rPr>
          <w:rStyle w:val="Refdenotaalpie"/>
        </w:rPr>
        <w:footnoteReference w:id="3"/>
      </w:r>
      <w:r w:rsidR="00776F97">
        <w:t>, lo cual le permite aumentar la cartera de clientes y la diversificación de los productos. Este enfoque permite que clientes potenciales puedan evaluar los productos existentes y posteriormente evaluar y utilizar el complemento de seguridad a desarrollarse. De forma periódica nuevos clientes solicitan periodos de evaluación de los productos desarrollados en Security Innovation y muchos de ellos se convierten a su vez en nuevos clientes.</w:t>
      </w:r>
    </w:p>
    <w:p w:rsidR="001F5B65" w:rsidRDefault="00D23F03" w:rsidP="001F5B65">
      <w:pPr>
        <w:pStyle w:val="Ttulo2"/>
      </w:pPr>
      <w:bookmarkStart w:id="371" w:name="_Toc274493537"/>
      <w:bookmarkStart w:id="372" w:name="_Toc274494374"/>
      <w:r>
        <w:lastRenderedPageBreak/>
        <w:t>1.</w:t>
      </w:r>
      <w:ins w:id="373" w:author="Michael Hidalgo" w:date="2014-10-06T18:41:00Z">
        <w:r w:rsidR="00630281">
          <w:t>5</w:t>
        </w:r>
      </w:ins>
      <w:r>
        <w:t xml:space="preserve"> </w:t>
      </w:r>
      <w:r w:rsidR="001F5B65">
        <w:t>Debilidades</w:t>
      </w:r>
      <w:bookmarkEnd w:id="371"/>
      <w:bookmarkEnd w:id="372"/>
    </w:p>
    <w:p w:rsidR="001F5B65" w:rsidRDefault="00630281" w:rsidP="001F5B65">
      <w:pPr>
        <w:pStyle w:val="Ttulo3"/>
      </w:pPr>
      <w:r>
        <w:t xml:space="preserve">1.5.1 </w:t>
      </w:r>
      <w:r w:rsidR="001F5B65">
        <w:t>Poca o nula inserción en el campo del análisis estático de código</w:t>
      </w:r>
    </w:p>
    <w:p w:rsidR="001F5B65" w:rsidRDefault="001F5B65" w:rsidP="001F5B65">
      <w:r>
        <w:tab/>
        <w:t>Pese a que la empresa Security Innovation ha sido una institución respetable que ofrece los mejores productos de la industria para mejorar la seguridad en las aplicaciones de software, ha tenido poca si no es que nula participación en</w:t>
      </w:r>
      <w:r w:rsidR="00337C18">
        <w:t xml:space="preserve"> el campo de</w:t>
      </w:r>
      <w:r>
        <w:t xml:space="preserve"> el análisis estático de código. Debido a ello, se ha integrado con herramientas de terceros que son los que verdaderamente realizan el análisis del código fuente y las mejores prácticas de la empresa son luego despegadas. Esta dependencia en herramientas de terceros es importante pero a su vez es una limitación, puesto que no se pueden comercializar los productos de forma independiente. Debido a la poca participación en </w:t>
      </w:r>
      <w:r w:rsidR="00177CC2">
        <w:t xml:space="preserve">este </w:t>
      </w:r>
      <w:r>
        <w:t>mercado, existen otras empresas que han formado un</w:t>
      </w:r>
      <w:r w:rsidR="001E3ED3">
        <w:t xml:space="preserve"> sólido ecosistema y que de forma más madura ofrecen sus productos </w:t>
      </w:r>
      <w:r w:rsidR="00337C18">
        <w:t>a los clientes en varias industrias.</w:t>
      </w:r>
      <w:r w:rsidR="001E3ED3">
        <w:t xml:space="preserve"> </w:t>
      </w:r>
    </w:p>
    <w:p w:rsidR="00370926" w:rsidRDefault="00630281" w:rsidP="00370926">
      <w:pPr>
        <w:pStyle w:val="Ttulo3"/>
        <w:spacing w:line="360" w:lineRule="auto"/>
      </w:pPr>
      <w:r>
        <w:t xml:space="preserve">1.5.2 </w:t>
      </w:r>
      <w:r w:rsidR="00370926">
        <w:t>Dependencia de terceras empresas para realizar el análisis estático de código.</w:t>
      </w:r>
    </w:p>
    <w:p w:rsidR="00370926" w:rsidRDefault="00370926" w:rsidP="00370926">
      <w:r>
        <w:tab/>
        <w:t xml:space="preserve">Existe una dependencia con otras empresas en el mercado para integrar productos en conjunto. Este enfoque es necesario pero no es suficiente. Cuando se trabaja en conjunto con otras organizaciones existen contratos de comercialización del producto que se deben respetar, al igual que el tema de licenciamiento. Esto obliga a que los clientes tengan dos productos instalados en lugar de tener uno solo. Muchas veces incluso relucen </w:t>
      </w:r>
      <w:r>
        <w:lastRenderedPageBreak/>
        <w:t xml:space="preserve">problemas de compatibilidad entre las partes que generan la tendencia a errores y al trabajo coordinado. De igual forma si las herramientas de terceros </w:t>
      </w:r>
      <w:r w:rsidR="00177CC2">
        <w:t xml:space="preserve">de </w:t>
      </w:r>
      <w:r>
        <w:t>las cuales se depende tiene</w:t>
      </w:r>
      <w:r w:rsidR="00177CC2">
        <w:t>n</w:t>
      </w:r>
      <w:r>
        <w:t xml:space="preserve"> un costo elevado, pequeñas y medianas empresas no podrían cubrir el prec</w:t>
      </w:r>
      <w:r w:rsidR="00337C18">
        <w:t>io de las respectivas licencias y por ende no pueden hacer uso de la integración.</w:t>
      </w:r>
    </w:p>
    <w:p w:rsidR="00DC7C0D" w:rsidRDefault="00630281" w:rsidP="00DC7C0D">
      <w:pPr>
        <w:pStyle w:val="Ttulo3"/>
        <w:spacing w:line="360" w:lineRule="auto"/>
      </w:pPr>
      <w:r>
        <w:t xml:space="preserve">1.5.3 </w:t>
      </w:r>
      <w:r w:rsidR="00DC7C0D">
        <w:t>Proyectos de código abierto y gratuito ofrecen productos similares a muy bajo costo.</w:t>
      </w:r>
    </w:p>
    <w:p w:rsidR="00DC7C0D" w:rsidRDefault="00022B80" w:rsidP="00DC7C0D">
      <w:r>
        <w:tab/>
        <w:t>En algunos casos el factor económico es determinante para decidir si se adquiere o no un producto. Este proceso se convierte en un poco más complicado si existen herramientas de código abierto y gratuito</w:t>
      </w:r>
      <w:r w:rsidR="00177CC2">
        <w:t>,</w:t>
      </w:r>
      <w:r>
        <w:t xml:space="preserve"> que si bien es cierto no se asemejan a los productos comerciales, tienen un funcionamiento un tanto parecido. Este factor genera que se prefiera implementar controles internos y políticas basados en estándares gratuitos </w:t>
      </w:r>
      <w:r w:rsidR="00F61DA2">
        <w:t>. Las organizacion</w:t>
      </w:r>
      <w:r w:rsidR="00BF06CB">
        <w:t>es que comercializan productos se ven confrontados cuando la calidad de los estándares y herramientas grat</w:t>
      </w:r>
      <w:r w:rsidR="00337C18">
        <w:t>uitas es ampliamente reconocida.</w:t>
      </w:r>
    </w:p>
    <w:p w:rsidR="00BF06CB" w:rsidRDefault="00630281" w:rsidP="00BF06CB">
      <w:pPr>
        <w:pStyle w:val="Ttulo3"/>
        <w:spacing w:line="360" w:lineRule="auto"/>
      </w:pPr>
      <w:r>
        <w:t xml:space="preserve">1.5.4 </w:t>
      </w:r>
      <w:proofErr w:type="spellStart"/>
      <w:r w:rsidR="00BF06CB">
        <w:t>Plugin</w:t>
      </w:r>
      <w:proofErr w:type="spellEnd"/>
      <w:r w:rsidR="00BF06CB">
        <w:t xml:space="preserve"> limitado a un lenguaje de programación y a un entorno integrado de desarrollo.</w:t>
      </w:r>
    </w:p>
    <w:p w:rsidR="00BF06CB" w:rsidRDefault="00BF06CB" w:rsidP="00BF06CB">
      <w:r>
        <w:tab/>
        <w:t xml:space="preserve">El prototipo funcional del componente o plugin a desarrollarse está </w:t>
      </w:r>
      <w:r w:rsidR="00337C18">
        <w:t>destinado</w:t>
      </w:r>
      <w:r>
        <w:t xml:space="preserve"> al ambiente de desarrollo Visual Studio.NET y al lenguaje de programación C# . Esto significa que se limita a </w:t>
      </w:r>
      <w:r w:rsidR="00177CC2">
        <w:t xml:space="preserve">estas </w:t>
      </w:r>
      <w:r>
        <w:t>dos tecnologías y no abarca otras plataformas ampliamente utilizadas como lo es Java</w:t>
      </w:r>
      <w:r w:rsidR="00337C18">
        <w:t xml:space="preserve"> por ejemplo</w:t>
      </w:r>
      <w:r>
        <w:t xml:space="preserve">. Incluso impide que se realice el análisis de código en otros lenguajes dentro </w:t>
      </w:r>
      <w:r>
        <w:lastRenderedPageBreak/>
        <w:t xml:space="preserve">de la plataforma de programación de Microsoft, como lo es el caso del lenguaje </w:t>
      </w:r>
      <w:r w:rsidR="007F3C1E">
        <w:t>Visual</w:t>
      </w:r>
      <w:r>
        <w:t xml:space="preserve"> Basic.NET.</w:t>
      </w:r>
    </w:p>
    <w:p w:rsidR="007F3C1E" w:rsidRDefault="00D87F43" w:rsidP="007F3C1E">
      <w:pPr>
        <w:pStyle w:val="Ttulo2"/>
      </w:pPr>
      <w:bookmarkStart w:id="374" w:name="_Toc274493538"/>
      <w:bookmarkStart w:id="375" w:name="_Toc274494375"/>
      <w:r>
        <w:t>1.</w:t>
      </w:r>
      <w:ins w:id="376" w:author="Michael Hidalgo" w:date="2014-10-06T18:42:00Z">
        <w:r w:rsidR="00630281">
          <w:t>6</w:t>
        </w:r>
      </w:ins>
      <w:r>
        <w:t xml:space="preserve"> </w:t>
      </w:r>
      <w:r w:rsidR="007F3C1E">
        <w:t>Amenazas</w:t>
      </w:r>
      <w:bookmarkEnd w:id="374"/>
      <w:bookmarkEnd w:id="375"/>
    </w:p>
    <w:p w:rsidR="007F3C1E" w:rsidRDefault="00630281" w:rsidP="007F3C1E">
      <w:pPr>
        <w:pStyle w:val="Ttulo3"/>
      </w:pPr>
      <w:r>
        <w:t xml:space="preserve">1.6.1 </w:t>
      </w:r>
      <w:r w:rsidR="007F3C1E">
        <w:t>La competencia ofrece productos similares e integrados</w:t>
      </w:r>
    </w:p>
    <w:p w:rsidR="00734724" w:rsidRDefault="007F3C1E" w:rsidP="007F3C1E">
      <w:pPr>
        <w:rPr>
          <w:ins w:id="377" w:author="Michael Hidalgo" w:date="2014-10-05T20:53:00Z"/>
        </w:rPr>
      </w:pPr>
      <w:r>
        <w:tab/>
      </w:r>
      <w:r w:rsidR="00B50973">
        <w:t>A pesar de los retos en el momento de implementar seguridad en las organizaciones, la necesidad de proteger los activos de la empresa es vita</w:t>
      </w:r>
      <w:r w:rsidR="0090474E">
        <w:t>l</w:t>
      </w:r>
      <w:r w:rsidR="00B50973">
        <w:t xml:space="preserve">. </w:t>
      </w:r>
      <w:r w:rsidR="0054262C">
        <w:tab/>
      </w:r>
      <w:r w:rsidR="00B50973">
        <w:t xml:space="preserve">Por </w:t>
      </w:r>
      <w:r w:rsidR="00177CC2">
        <w:t xml:space="preserve">esta </w:t>
      </w:r>
      <w:r w:rsidR="00B50973">
        <w:t>razón</w:t>
      </w:r>
      <w:r w:rsidR="00177CC2">
        <w:t>,</w:t>
      </w:r>
      <w:r w:rsidR="00B50973">
        <w:t xml:space="preserve"> se cuenta hoy con variedad de productos similares que le facultan a la industria mejorar e incluso identificar defectos de seguridad en el software que se desarrolla. Muchas de </w:t>
      </w:r>
      <w:r w:rsidR="00177CC2">
        <w:t xml:space="preserve">estas </w:t>
      </w:r>
      <w:r w:rsidR="00B50973">
        <w:t>organizaciones, con años de prevalencia en el mercado, crean productos innovadores con el resp</w:t>
      </w:r>
      <w:r w:rsidR="0090474E">
        <w:t>aldo de calidad del fabricante y que son atractivas por su grado de confianza.</w:t>
      </w:r>
      <w:r w:rsidR="00457E07">
        <w:t xml:space="preserve"> </w:t>
      </w:r>
    </w:p>
    <w:p w:rsidR="00734724" w:rsidRDefault="00734724" w:rsidP="007F3C1E">
      <w:pPr>
        <w:rPr>
          <w:ins w:id="378" w:author="Michael Hidalgo" w:date="2014-10-05T20:53:00Z"/>
        </w:rPr>
      </w:pPr>
      <w:ins w:id="379" w:author="Michael Hidalgo" w:date="2014-10-05T20:53:00Z">
        <w:r>
          <w:tab/>
        </w:r>
      </w:ins>
      <w:r w:rsidR="00457E07">
        <w:t xml:space="preserve">Dentro de la lista de organizaciones líderes en el mercado de la seguridad de las aplicaciones figuran IBM con el producto denominado AppScan, Hewlett-Packard ofrece el producto Fortify Software Security Center, Checkmarx a su vez de forma emergente ha ganado territorio incursionando con la herramienta llamada </w:t>
      </w:r>
      <w:proofErr w:type="spellStart"/>
      <w:r w:rsidR="00457E07">
        <w:t>Static</w:t>
      </w:r>
      <w:proofErr w:type="spellEnd"/>
      <w:r w:rsidR="00457E07">
        <w:t xml:space="preserve"> </w:t>
      </w:r>
      <w:proofErr w:type="spellStart"/>
      <w:r w:rsidR="00457E07">
        <w:t>Code</w:t>
      </w:r>
      <w:proofErr w:type="spellEnd"/>
      <w:r w:rsidR="00457E07">
        <w:t xml:space="preserve"> </w:t>
      </w:r>
      <w:proofErr w:type="spellStart"/>
      <w:r w:rsidR="00457E07">
        <w:t>Analysis</w:t>
      </w:r>
      <w:proofErr w:type="spellEnd"/>
      <w:r w:rsidR="00C20940">
        <w:t xml:space="preserve"> y la empresa </w:t>
      </w:r>
      <w:proofErr w:type="spellStart"/>
      <w:r w:rsidR="00C20940">
        <w:t>White</w:t>
      </w:r>
      <w:r w:rsidR="00457E07">
        <w:t>Hat</w:t>
      </w:r>
      <w:proofErr w:type="spellEnd"/>
      <w:r w:rsidR="00457E07">
        <w:t xml:space="preserve"> ofrece el producto denominado </w:t>
      </w:r>
      <w:proofErr w:type="spellStart"/>
      <w:r w:rsidR="00457E07">
        <w:t>WhiteHat</w:t>
      </w:r>
      <w:proofErr w:type="spellEnd"/>
      <w:r w:rsidR="00457E07">
        <w:t xml:space="preserve"> </w:t>
      </w:r>
      <w:proofErr w:type="spellStart"/>
      <w:r w:rsidR="00457E07">
        <w:t>Sentinel</w:t>
      </w:r>
      <w:proofErr w:type="spellEnd"/>
      <w:r w:rsidR="00457E07">
        <w:t>.</w:t>
      </w:r>
      <w:r w:rsidR="00C20940">
        <w:t xml:space="preserve"> </w:t>
      </w:r>
    </w:p>
    <w:p w:rsidR="00734724" w:rsidRDefault="00734724" w:rsidP="007F3C1E">
      <w:pPr>
        <w:rPr>
          <w:ins w:id="380" w:author="Michael Hidalgo" w:date="2014-10-05T20:53:00Z"/>
        </w:rPr>
      </w:pPr>
      <w:ins w:id="381" w:author="Michael Hidalgo" w:date="2014-10-05T20:53:00Z">
        <w:r>
          <w:tab/>
        </w:r>
      </w:ins>
      <w:r w:rsidR="00457E07">
        <w:t>El enfoque proporcionado por las herramientas mencionadas anteriormente, brindan la posibili</w:t>
      </w:r>
      <w:r w:rsidR="00C20940">
        <w:t xml:space="preserve">dad de realizar un análisis del código fuente, con el objetivo de encontrar vulnerabilidades y generan de esta forma un reporte con los hallazgos, eventualmente el desarrollador analiza </w:t>
      </w:r>
      <w:r w:rsidR="00C20940">
        <w:lastRenderedPageBreak/>
        <w:t>detalladamente el informe y procede con las correcciones dictadas por la herramienta.</w:t>
      </w:r>
    </w:p>
    <w:p w:rsidR="007F3C1E" w:rsidRDefault="00734724" w:rsidP="007F3C1E">
      <w:ins w:id="382" w:author="Michael Hidalgo" w:date="2014-10-05T20:53:00Z">
        <w:r>
          <w:tab/>
        </w:r>
      </w:ins>
      <w:r w:rsidR="0090474E">
        <w:t xml:space="preserve"> Así mismo los clientes, usuarios de </w:t>
      </w:r>
      <w:r w:rsidR="00177CC2">
        <w:t xml:space="preserve">estas </w:t>
      </w:r>
      <w:r w:rsidR="0090474E">
        <w:t xml:space="preserve">aplicaciones, se preocupan por implementar las herramientas que sean efectivas y que les brinden el grado de protección que ellos requieren. Por tal razón es normal que una empresa pueda escoger y evaluar más de un producto donde deberá decidir </w:t>
      </w:r>
      <w:r w:rsidR="00177CC2">
        <w:t xml:space="preserve">cuál </w:t>
      </w:r>
      <w:r w:rsidR="0090474E">
        <w:t>le brida</w:t>
      </w:r>
      <w:r w:rsidR="00177CC2">
        <w:t>rá</w:t>
      </w:r>
      <w:r w:rsidR="0090474E">
        <w:t xml:space="preserve"> una mejor opción.</w:t>
      </w:r>
    </w:p>
    <w:p w:rsidR="0090474E" w:rsidRDefault="00630281" w:rsidP="0090474E">
      <w:pPr>
        <w:pStyle w:val="Ttulo3"/>
      </w:pPr>
      <w:ins w:id="383" w:author="Michael Hidalgo" w:date="2014-10-06T18:42:00Z">
        <w:r>
          <w:t xml:space="preserve">1.6.2 </w:t>
        </w:r>
      </w:ins>
      <w:r w:rsidR="0090474E">
        <w:t>Clientes prefieren productos unificados</w:t>
      </w:r>
    </w:p>
    <w:p w:rsidR="006A2122" w:rsidRDefault="0090474E" w:rsidP="0090474E">
      <w:pPr>
        <w:rPr>
          <w:ins w:id="384" w:author="Laica" w:date="2014-10-04T21:04:00Z"/>
        </w:rPr>
      </w:pPr>
      <w:r>
        <w:tab/>
        <w:t xml:space="preserve">Siempre existe la </w:t>
      </w:r>
      <w:r w:rsidR="00337C18">
        <w:t>opción</w:t>
      </w:r>
      <w:r>
        <w:t xml:space="preserve"> de que un cliente elija otro producto que satisfaga las necesidades y que le permita cumplir a cabalidad con sus objetivos estratégicos</w:t>
      </w:r>
      <w:r w:rsidR="00D54E61">
        <w:t xml:space="preserve"> de la organización</w:t>
      </w:r>
      <w:r>
        <w:t>. De igual forma buscará aquellas soluciones de software que puedan ser implementadas</w:t>
      </w:r>
      <w:r w:rsidR="00062A45">
        <w:t xml:space="preserve"> y adaptadas fácilmente</w:t>
      </w:r>
      <w:r>
        <w:t>.</w:t>
      </w:r>
      <w:r w:rsidR="009C7F74">
        <w:t xml:space="preserve"> Una herramienta unificada es aquella que ofrece múltiples y comunes operaciones sin necesidad de </w:t>
      </w:r>
      <w:r w:rsidR="00062A45">
        <w:t>que el usuario necesite adquirir</w:t>
      </w:r>
      <w:r w:rsidR="009C7F74">
        <w:t xml:space="preserve"> componentes de terceros, lo cual facilita entre muchas otras cosas los costos de licenciamiento. </w:t>
      </w:r>
    </w:p>
    <w:p w:rsidR="006A2122" w:rsidRDefault="009C7F74" w:rsidP="0090474E">
      <w:pPr>
        <w:rPr>
          <w:ins w:id="385" w:author="Laica" w:date="2014-10-04T21:05:00Z"/>
        </w:rPr>
      </w:pPr>
      <w:r>
        <w:t xml:space="preserve">En seguridad de aplicaciones por ejemplo, herramientas como lo son HP Fortify son ampliamente utilizadas a nivel corporativo porque aparte del respaldo comercial que existe, las empresas encuentran en esta herramienta un producto unificado donde pueden hacer análisis periódico del código fuente, dentro del mismo entorno de desarrollo integrado, incluso permitiendo que aplicaciones en tecnologías no adyacentes puedan ser analizadas de </w:t>
      </w:r>
      <w:r>
        <w:lastRenderedPageBreak/>
        <w:t xml:space="preserve">forma transparente. El usuario a su vez puede decidir la periodicidad con la que el análisis es realizado, definir ciertas reglas intrínsecas de la organización, extender la funcionalidad de la herramienta y predefinir la forma en que los reportes son generados, todo esto desde la misma </w:t>
      </w:r>
      <w:r w:rsidR="00062A45">
        <w:t xml:space="preserve">configuración de la </w:t>
      </w:r>
      <w:r>
        <w:t xml:space="preserve">herramienta. </w:t>
      </w:r>
    </w:p>
    <w:p w:rsidR="006A2122" w:rsidRDefault="009C7F74" w:rsidP="0090474E">
      <w:pPr>
        <w:rPr>
          <w:ins w:id="386" w:author="Laica" w:date="2014-10-04T21:05:00Z"/>
        </w:rPr>
      </w:pPr>
      <w:r>
        <w:t xml:space="preserve">De </w:t>
      </w:r>
      <w:ins w:id="387" w:author="Laica" w:date="2014-10-04T21:05:00Z">
        <w:r w:rsidR="006A2122">
          <w:t>e</w:t>
        </w:r>
      </w:ins>
      <w:r>
        <w:t xml:space="preserve">sta forma existe gran variedad de productos que tienen como objetivo </w:t>
      </w:r>
      <w:r w:rsidR="00062A45">
        <w:t xml:space="preserve">brindar un ecosistema donde todas las tareas relacionadas con seguridad dentro del ciclo de vida del desarrollo del software estén disponibles ahí mismo, sin necesidad de adquirir otros productos. </w:t>
      </w:r>
    </w:p>
    <w:p w:rsidR="0065237C" w:rsidRDefault="0090474E" w:rsidP="0090474E">
      <w:pPr>
        <w:rPr>
          <w:ins w:id="388" w:author="Michael Hidalgo" w:date="2014-10-09T16:22:00Z"/>
        </w:rPr>
      </w:pPr>
      <w:r>
        <w:t>Cuando existe complejidad en el momento de implementar una solución de software en la organización</w:t>
      </w:r>
      <w:r w:rsidR="002F71E3">
        <w:t>, se pierde la funcionalidad de la misma</w:t>
      </w:r>
      <w:r>
        <w:t xml:space="preserve">, ya que se crea una </w:t>
      </w:r>
      <w:r w:rsidR="00177CC2">
        <w:t xml:space="preserve">atmósfera </w:t>
      </w:r>
      <w:r>
        <w:t>negativa donde se ve como un verdadero reto poder utilizar</w:t>
      </w:r>
      <w:r w:rsidR="002F71E3">
        <w:t>la</w:t>
      </w:r>
      <w:r>
        <w:t xml:space="preserve"> de forma adecuada. Esto se evidencia cuando </w:t>
      </w:r>
      <w:r w:rsidR="00E656C7">
        <w:t>no existe un producto unificado y problemas de compatibilidad.</w:t>
      </w:r>
      <w:r w:rsidR="00062A45">
        <w:t xml:space="preserve"> </w:t>
      </w:r>
    </w:p>
    <w:p w:rsidR="0090474E" w:rsidRDefault="0065237C" w:rsidP="0090474E">
      <w:ins w:id="389" w:author="Michael Hidalgo" w:date="2014-10-09T16:22:00Z">
        <w:r>
          <w:tab/>
        </w:r>
      </w:ins>
      <w:r w:rsidR="00062A45">
        <w:t xml:space="preserve">Bajo </w:t>
      </w:r>
      <w:r w:rsidR="00985CD5">
        <w:t xml:space="preserve">esta </w:t>
      </w:r>
      <w:r w:rsidR="00062A45">
        <w:t>perspectiva es claro notar que una empresa tienda a preferir productos maduros especializados en brindar soluciones a aplicaciones de software vulnerables a ataques informáticos.</w:t>
      </w:r>
    </w:p>
    <w:p w:rsidR="00A90114" w:rsidRDefault="00E10AE1" w:rsidP="00E10AE1">
      <w:r>
        <w:t>1.6.3 Uso de tecnologías que no son suficientemente  maduras.</w:t>
      </w:r>
    </w:p>
    <w:p w:rsidR="000606A5" w:rsidRDefault="00A90114" w:rsidP="00E10AE1">
      <w:r>
        <w:tab/>
      </w:r>
      <w:r w:rsidR="00E10AE1">
        <w:t xml:space="preserve">El prototipo funcional centra sus características únicas en el nuevo compilador de C# denominado Roslyn. No obstante Roslyn es un producto relativamente nuevo que todavía se encuentra en una etapa conocida como </w:t>
      </w:r>
      <w:r w:rsidR="00B917CE">
        <w:t xml:space="preserve">vista preliminar de tecnología para la comunidad o CTP por sus siglas en inglés que obedece a Community Technology Preview. En dicha etapa del </w:t>
      </w:r>
      <w:r w:rsidR="00B917CE">
        <w:lastRenderedPageBreak/>
        <w:t xml:space="preserve">software, la cual es provista a la comunidad, se pueden encontrar errores de diseño e implementación así como errores inesperados, que si bien es cierto son corregidos por el proveedor, puede que tarde mucho tiempo. También puede suceder que alguna funcionalidad </w:t>
      </w:r>
      <w:r w:rsidR="00150297">
        <w:t>requerida</w:t>
      </w:r>
      <w:r w:rsidR="00B917CE">
        <w:t xml:space="preserve"> para el proyecto no </w:t>
      </w:r>
      <w:del w:id="390" w:author="Laica" w:date="2014-10-09T21:39:00Z">
        <w:r w:rsidR="00B917CE" w:rsidDel="00D05523">
          <w:delText xml:space="preserve">este </w:delText>
        </w:r>
      </w:del>
      <w:ins w:id="391" w:author="Laica" w:date="2014-10-09T21:39:00Z">
        <w:r w:rsidR="00D05523">
          <w:t xml:space="preserve">esté </w:t>
        </w:r>
      </w:ins>
      <w:r w:rsidR="00B917CE">
        <w:t xml:space="preserve">todavía implementada ni disponible para el </w:t>
      </w:r>
      <w:del w:id="392" w:author="Laica" w:date="2014-10-09T21:39:00Z">
        <w:r w:rsidR="00B917CE" w:rsidDel="00D05523">
          <w:delText xml:space="preserve">publico </w:delText>
        </w:r>
      </w:del>
      <w:ins w:id="393" w:author="Laica" w:date="2014-10-09T21:39:00Z">
        <w:r w:rsidR="00D05523">
          <w:t xml:space="preserve">público </w:t>
        </w:r>
      </w:ins>
      <w:r w:rsidR="00B917CE">
        <w:t>en general.</w:t>
      </w:r>
    </w:p>
    <w:p w:rsidR="00B917CE" w:rsidRPr="00D05523" w:rsidRDefault="00B917CE" w:rsidP="00E10AE1">
      <w:pPr>
        <w:rPr>
          <w:lang w:val="en-US"/>
          <w:rPrChange w:id="394" w:author="Laica" w:date="2014-10-09T21:36:00Z">
            <w:rPr/>
          </w:rPrChange>
        </w:rPr>
      </w:pPr>
      <w:r>
        <w:tab/>
      </w:r>
      <w:proofErr w:type="spellStart"/>
      <w:r w:rsidR="009B5629" w:rsidRPr="00D05523">
        <w:rPr>
          <w:lang w:val="en-US"/>
          <w:rPrChange w:id="395" w:author="Laica" w:date="2014-10-09T21:36:00Z">
            <w:rPr/>
          </w:rPrChange>
        </w:rPr>
        <w:t>Chaudhary</w:t>
      </w:r>
      <w:proofErr w:type="spellEnd"/>
      <w:ins w:id="396" w:author="Michael Hidalgo" w:date="2014-10-09T16:23:00Z">
        <w:r w:rsidR="004E360D" w:rsidRPr="00D05523">
          <w:rPr>
            <w:lang w:val="en-US"/>
            <w:rPrChange w:id="397" w:author="Laica" w:date="2014-10-09T21:36:00Z">
              <w:rPr/>
            </w:rPrChange>
          </w:rPr>
          <w:t xml:space="preserve"> </w:t>
        </w:r>
      </w:ins>
      <w:r w:rsidRPr="00D05523">
        <w:rPr>
          <w:lang w:val="en-US"/>
          <w:rPrChange w:id="398" w:author="Laica" w:date="2014-10-09T21:36:00Z">
            <w:rPr/>
          </w:rPrChange>
        </w:rPr>
        <w:t xml:space="preserve">(2010) </w:t>
      </w:r>
      <w:proofErr w:type="spellStart"/>
      <w:r w:rsidRPr="00D05523">
        <w:rPr>
          <w:lang w:val="en-US"/>
          <w:rPrChange w:id="399" w:author="Laica" w:date="2014-10-09T21:36:00Z">
            <w:rPr/>
          </w:rPrChange>
        </w:rPr>
        <w:t>cuando</w:t>
      </w:r>
      <w:proofErr w:type="spellEnd"/>
      <w:r w:rsidRPr="00D05523">
        <w:rPr>
          <w:lang w:val="en-US"/>
          <w:rPrChange w:id="400" w:author="Laica" w:date="2014-10-09T21:36:00Z">
            <w:rPr/>
          </w:rPrChange>
        </w:rPr>
        <w:t xml:space="preserve"> se </w:t>
      </w:r>
      <w:proofErr w:type="spellStart"/>
      <w:r w:rsidRPr="00D05523">
        <w:rPr>
          <w:lang w:val="en-US"/>
          <w:rPrChange w:id="401" w:author="Laica" w:date="2014-10-09T21:36:00Z">
            <w:rPr/>
          </w:rPrChange>
        </w:rPr>
        <w:t>refiere</w:t>
      </w:r>
      <w:proofErr w:type="spellEnd"/>
      <w:r w:rsidRPr="00D05523">
        <w:rPr>
          <w:lang w:val="en-US"/>
          <w:rPrChange w:id="402" w:author="Laica" w:date="2014-10-09T21:36:00Z">
            <w:rPr/>
          </w:rPrChange>
        </w:rPr>
        <w:t xml:space="preserve"> a Commu</w:t>
      </w:r>
      <w:r w:rsidR="00150297" w:rsidRPr="00D05523">
        <w:rPr>
          <w:lang w:val="en-US"/>
          <w:rPrChange w:id="403" w:author="Laica" w:date="2014-10-09T21:36:00Z">
            <w:rPr/>
          </w:rPrChange>
        </w:rPr>
        <w:t>ni</w:t>
      </w:r>
      <w:r w:rsidRPr="00D05523">
        <w:rPr>
          <w:lang w:val="en-US"/>
          <w:rPrChange w:id="404" w:author="Laica" w:date="2014-10-09T21:36:00Z">
            <w:rPr/>
          </w:rPrChange>
        </w:rPr>
        <w:t xml:space="preserve">ty Technology Preview </w:t>
      </w:r>
      <w:proofErr w:type="spellStart"/>
      <w:proofErr w:type="gramStart"/>
      <w:r w:rsidRPr="00D05523">
        <w:rPr>
          <w:lang w:val="en-US"/>
          <w:rPrChange w:id="405" w:author="Laica" w:date="2014-10-09T21:36:00Z">
            <w:rPr/>
          </w:rPrChange>
        </w:rPr>
        <w:t>indica</w:t>
      </w:r>
      <w:proofErr w:type="spellEnd"/>
      <w:r w:rsidRPr="00D05523">
        <w:rPr>
          <w:lang w:val="en-US"/>
          <w:rPrChange w:id="406" w:author="Laica" w:date="2014-10-09T21:36:00Z">
            <w:rPr/>
          </w:rPrChange>
        </w:rPr>
        <w:t xml:space="preserve"> :</w:t>
      </w:r>
      <w:proofErr w:type="gramEnd"/>
    </w:p>
    <w:p w:rsidR="00B917CE" w:rsidRDefault="00B917CE" w:rsidP="009C2454">
      <w:r w:rsidRPr="00D05523">
        <w:rPr>
          <w:lang w:val="en-US"/>
          <w:rPrChange w:id="407" w:author="Laica" w:date="2014-10-09T21:36:00Z">
            <w:rPr/>
          </w:rPrChange>
        </w:rPr>
        <w:tab/>
      </w:r>
      <w:r>
        <w:t>Típicamente, u</w:t>
      </w:r>
      <w:r w:rsidR="001C6D8C">
        <w:t xml:space="preserve">na versión de software se compone de las siguientes </w:t>
      </w:r>
      <w:ins w:id="408" w:author="Michael Hidalgo" w:date="2014-10-09T15:41:00Z">
        <w:r w:rsidR="009B5629">
          <w:tab/>
        </w:r>
      </w:ins>
      <w:proofErr w:type="gramStart"/>
      <w:r w:rsidR="001C6D8C">
        <w:t>fases :</w:t>
      </w:r>
      <w:proofErr w:type="gramEnd"/>
      <w:r w:rsidR="001C6D8C">
        <w:t xml:space="preserve"> Definición, Planeamiento, Desarrollo, Estabilización e Hitos. </w:t>
      </w:r>
      <w:ins w:id="409" w:author="Michael Hidalgo" w:date="2014-10-09T15:41:00Z">
        <w:r w:rsidR="009B5629">
          <w:tab/>
        </w:r>
      </w:ins>
      <w:r w:rsidR="001C6D8C">
        <w:t xml:space="preserve">Muchos productos de software utilizan variaciones de </w:t>
      </w:r>
      <w:del w:id="410" w:author="Laica" w:date="2014-10-09T21:39:00Z">
        <w:r w:rsidR="001C6D8C" w:rsidDel="00D05523">
          <w:delText xml:space="preserve">éste </w:delText>
        </w:r>
      </w:del>
      <w:ins w:id="411" w:author="Laica" w:date="2014-10-09T21:39:00Z">
        <w:r w:rsidR="00D05523">
          <w:t xml:space="preserve">este </w:t>
        </w:r>
      </w:ins>
      <w:r w:rsidR="001C6D8C">
        <w:t xml:space="preserve">proceso y la </w:t>
      </w:r>
      <w:ins w:id="412" w:author="Michael Hidalgo" w:date="2014-10-09T15:41:00Z">
        <w:r w:rsidR="009B5629">
          <w:tab/>
        </w:r>
      </w:ins>
      <w:r w:rsidR="001C6D8C">
        <w:t xml:space="preserve">mayoría de las veces existen versiones públicas (alfa, beta, candidato a </w:t>
      </w:r>
      <w:ins w:id="413" w:author="Michael Hidalgo" w:date="2014-10-09T15:41:00Z">
        <w:r w:rsidR="009B5629">
          <w:tab/>
        </w:r>
      </w:ins>
      <w:r w:rsidR="001C6D8C">
        <w:t>versión</w:t>
      </w:r>
      <w:r w:rsidR="009B5629">
        <w:t xml:space="preserve">, versión final) que permiten que la calidad del producto aumente </w:t>
      </w:r>
      <w:ins w:id="414" w:author="Michael Hidalgo" w:date="2014-10-09T15:41:00Z">
        <w:r w:rsidR="009B5629">
          <w:tab/>
        </w:r>
      </w:ins>
      <w:r w:rsidR="009B5629">
        <w:t>hasta llegar a los niveles aceptados. Algunas veces</w:t>
      </w:r>
      <w:del w:id="415" w:author="Laica" w:date="2014-10-09T21:39:00Z">
        <w:r w:rsidR="009B5629" w:rsidDel="00D05523">
          <w:delText xml:space="preserve"> </w:delText>
        </w:r>
      </w:del>
      <w:r w:rsidR="009B5629">
        <w:t xml:space="preserve">, existe un lazo </w:t>
      </w:r>
      <w:ins w:id="416" w:author="Michael Hidalgo" w:date="2014-10-09T15:41:00Z">
        <w:r w:rsidR="009B5629">
          <w:tab/>
        </w:r>
      </w:ins>
      <w:r w:rsidR="009B5629">
        <w:t xml:space="preserve">estrecho con empresas pequeñas para recibir retroalimentación de </w:t>
      </w:r>
      <w:ins w:id="417" w:author="Michael Hidalgo" w:date="2014-10-09T15:41:00Z">
        <w:r w:rsidR="009B5629">
          <w:tab/>
        </w:r>
      </w:ins>
      <w:r w:rsidR="009B5629">
        <w:t xml:space="preserve">forma temprana mientras las versiones públicas están disponibles para </w:t>
      </w:r>
      <w:ins w:id="418" w:author="Michael Hidalgo" w:date="2014-10-09T15:41:00Z">
        <w:r w:rsidR="009B5629">
          <w:tab/>
        </w:r>
      </w:ins>
      <w:r w:rsidR="009B5629">
        <w:t>recibir retroalimentación de grandes audiencias.</w:t>
      </w:r>
    </w:p>
    <w:p w:rsidR="00A076C8" w:rsidRDefault="00A076C8" w:rsidP="00A90114"/>
    <w:p w:rsidR="00DC0D83" w:rsidRDefault="009B5629" w:rsidP="009B5629">
      <w:pPr>
        <w:rPr>
          <w:ins w:id="419" w:author="Michael Hidalgo" w:date="2014-10-09T16:04:00Z"/>
        </w:rPr>
      </w:pPr>
      <w:r>
        <w:tab/>
        <w:t>En vista de la definición anterior se pude comprender que el hecho de que la plataforma Roslyn no esté lo suficientemente madura, existe el riesgo de que un algún error inesperado limite de cierta forma la funcionalidad del producto, esto se considera una amenaza para el proyecto, puesto que eventualmente podría causar un retraso considerado en el producto.</w:t>
      </w:r>
    </w:p>
    <w:p w:rsidR="00A076C8" w:rsidRDefault="00DC0D83" w:rsidP="009B5629">
      <w:ins w:id="420" w:author="Michael Hidalgo" w:date="2014-10-09T16:04:00Z">
        <w:r>
          <w:lastRenderedPageBreak/>
          <w:tab/>
        </w:r>
      </w:ins>
      <w:r w:rsidR="009B5629">
        <w:t xml:space="preserve"> Incluso se podría suponer que la solución de un defecto técnico de la plataforma no se resolverá si no hasta que se siga el debido proceso y de esta forma se considera un factor determinante.</w:t>
      </w:r>
    </w:p>
    <w:p w:rsidR="008F7FAB" w:rsidRDefault="008F7FAB" w:rsidP="00A90114">
      <w:r>
        <w:tab/>
        <w:t>Tal como se ilustra en la siguiente imagen, con fecha Octubre de 2014 existen 220 asuntos reportados en el sitio oficial de Roslyn. Pese a que no todos esos asuntos listados corresponden a errores propiamente, si son solicitudes activas de usuarios que tratan de obtener un producto de mejor calidad.</w:t>
      </w:r>
    </w:p>
    <w:p w:rsidR="008F7FAB" w:rsidRDefault="008F7FAB" w:rsidP="008F7FAB">
      <w:pPr>
        <w:pStyle w:val="Ttulo3"/>
        <w:spacing w:line="240" w:lineRule="auto"/>
      </w:pPr>
      <w:bookmarkStart w:id="421" w:name="_Toc274493477"/>
      <w:r>
        <w:t xml:space="preserve">Figura </w:t>
      </w:r>
      <w:fldSimple w:instr=" SEQ Figura \* ARABIC ">
        <w:ins w:id="422" w:author="Michael Hidalgo" w:date="2014-10-09T16:47:00Z">
          <w:r w:rsidR="00B13142">
            <w:rPr>
              <w:noProof/>
            </w:rPr>
            <w:t>7</w:t>
          </w:r>
        </w:ins>
      </w:fldSimple>
      <w:r>
        <w:t xml:space="preserve"> Listado de defectos o asuntos creados para la plataforma Roslyn</w:t>
      </w:r>
      <w:bookmarkEnd w:id="421"/>
    </w:p>
    <w:p w:rsidR="008F7FAB" w:rsidRDefault="008F7FAB" w:rsidP="00A90114">
      <w:r>
        <w:rPr>
          <w:noProof/>
          <w:lang w:val="en-US"/>
        </w:rPr>
        <w:drawing>
          <wp:inline distT="0" distB="0" distL="0" distR="0">
            <wp:extent cx="5324475" cy="28517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3.46.56 P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2851785"/>
                    </a:xfrm>
                    <a:prstGeom prst="rect">
                      <a:avLst/>
                    </a:prstGeom>
                  </pic:spPr>
                </pic:pic>
              </a:graphicData>
            </a:graphic>
          </wp:inline>
        </w:drawing>
      </w:r>
    </w:p>
    <w:p w:rsidR="00A076C8" w:rsidRDefault="008F7FAB" w:rsidP="008F7FAB">
      <w:pPr>
        <w:pStyle w:val="Ttulo3"/>
      </w:pPr>
      <w:r>
        <w:t xml:space="preserve">Fuente : </w:t>
      </w:r>
      <w:r w:rsidRPr="008F7FAB">
        <w:t>https://roslyn.codeplex.com/workitem/list/advanced?size=100</w:t>
      </w:r>
    </w:p>
    <w:p w:rsidR="00A076C8" w:rsidRDefault="00A076C8" w:rsidP="00A90114"/>
    <w:p w:rsidR="00A076C8" w:rsidRDefault="009C2454" w:rsidP="00A90114">
      <w:ins w:id="423" w:author="Michael Hidalgo" w:date="2014-10-09T16:23:00Z">
        <w:r>
          <w:tab/>
        </w:r>
      </w:ins>
      <w:r w:rsidR="008F7FAB">
        <w:t xml:space="preserve">Aunado a ello se puede observar que la plataforma de compilación Roslyn es de código abierto; los desarrolladores en general pueden extender </w:t>
      </w:r>
      <w:r w:rsidR="008F7FAB">
        <w:lastRenderedPageBreak/>
        <w:t xml:space="preserve">la plataforma y agregar mejoras sustanciales, no obstante existe el riesgo que se incluya código fuente erróneo, sin </w:t>
      </w:r>
      <w:r w:rsidR="00DC0D83">
        <w:t xml:space="preserve">pasar por alto </w:t>
      </w:r>
      <w:r w:rsidR="008F7FAB">
        <w:t>las exhaustivas revisiones de código que puedan estar asociados a éste proyecto.</w:t>
      </w:r>
    </w:p>
    <w:p w:rsidR="008F7FAB" w:rsidRDefault="008F7FAB" w:rsidP="00A90114">
      <w:r>
        <w:tab/>
        <w:t xml:space="preserve">El hecho de que permita la inclusión de código de otras personas y no necesariamente de Microsoft es un activo, pues se asegura que la versión a desarrollar es lo más cercano a las necesidades emergentes de los usuarios, no obstante </w:t>
      </w:r>
      <w:r w:rsidR="00280B23">
        <w:t>siempre existe la posibilidad de que coexista algún evento inesperado, causado precisamente por un defecto en el código fuente.</w:t>
      </w:r>
    </w:p>
    <w:p w:rsidR="00280B23" w:rsidRDefault="00E858AF" w:rsidP="00A90114">
      <w:ins w:id="424" w:author="Michael Hidalgo" w:date="2014-10-09T16:05:00Z">
        <w:r>
          <w:tab/>
        </w:r>
      </w:ins>
      <w:r w:rsidR="00280B23">
        <w:t>En la imagen siguiente se muestra que la plataforma de compilación Roslyn se encuentra bajo la licencia  de Apache 2.0 . Según se indica en el sitio oficial de Apache (2014) “La Fundación Apache Software usa varias licencias para distribuir software y documentación, aceptar colaboración regular de individuos y corporaciones y aceptar donaciones.”</w:t>
      </w:r>
    </w:p>
    <w:p w:rsidR="00280B23" w:rsidRDefault="00280B23" w:rsidP="00280B23">
      <w:pPr>
        <w:pStyle w:val="Ttulo3"/>
        <w:jc w:val="right"/>
      </w:pPr>
      <w:bookmarkStart w:id="425" w:name="_Toc274493478"/>
      <w:r>
        <w:t xml:space="preserve">Figura </w:t>
      </w:r>
      <w:fldSimple w:instr=" SEQ Figura \* ARABIC ">
        <w:ins w:id="426" w:author="Michael Hidalgo" w:date="2014-10-09T16:47:00Z">
          <w:r w:rsidR="00B13142">
            <w:rPr>
              <w:noProof/>
            </w:rPr>
            <w:t>8</w:t>
          </w:r>
        </w:ins>
      </w:fldSimple>
      <w:r>
        <w:t xml:space="preserve"> Licencia Apache 2.0 de la plataforma de compilación Roslyn.</w:t>
      </w:r>
      <w:bookmarkEnd w:id="425"/>
    </w:p>
    <w:p w:rsidR="00A076C8" w:rsidRDefault="00280B23" w:rsidP="00A90114">
      <w:r>
        <w:rPr>
          <w:noProof/>
          <w:lang w:val="en-US"/>
        </w:rPr>
        <w:drawing>
          <wp:inline distT="0" distB="0" distL="0" distR="0">
            <wp:extent cx="5324475" cy="2233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4.01.25 PM.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2233930"/>
                    </a:xfrm>
                    <a:prstGeom prst="rect">
                      <a:avLst/>
                    </a:prstGeom>
                  </pic:spPr>
                </pic:pic>
              </a:graphicData>
            </a:graphic>
          </wp:inline>
        </w:drawing>
      </w:r>
    </w:p>
    <w:p w:rsidR="00A076C8" w:rsidRDefault="00280B23" w:rsidP="00280B23">
      <w:pPr>
        <w:pStyle w:val="Ttulo3"/>
      </w:pPr>
      <w:r>
        <w:t xml:space="preserve">Fuente : </w:t>
      </w:r>
      <w:r w:rsidRPr="00280B23">
        <w:t>https://roslyn.codeplex.com/license</w:t>
      </w:r>
    </w:p>
    <w:p w:rsidR="00FB0D7D" w:rsidRDefault="00FB0D7D" w:rsidP="00A90114"/>
    <w:p w:rsidR="00FB0D7D" w:rsidRDefault="00FB0D7D" w:rsidP="00A90114"/>
    <w:p w:rsidR="00561B1B" w:rsidRDefault="00561B1B" w:rsidP="00A90114"/>
    <w:p w:rsidR="00561B1B" w:rsidRDefault="00561B1B" w:rsidP="00A90114"/>
    <w:p w:rsidR="00561B1B" w:rsidRDefault="00561B1B" w:rsidP="00A90114"/>
    <w:p w:rsidR="00561B1B" w:rsidRDefault="00561B1B" w:rsidP="00A90114"/>
    <w:p w:rsidR="00561B1B" w:rsidRDefault="00561B1B" w:rsidP="00A90114"/>
    <w:p w:rsidR="00561B1B" w:rsidRDefault="00561B1B" w:rsidP="00A90114"/>
    <w:p w:rsidR="00561B1B" w:rsidRDefault="00561B1B" w:rsidP="00A90114">
      <w:pPr>
        <w:rPr>
          <w:ins w:id="427" w:author="Michael Hidalgo" w:date="2014-10-09T16:03:00Z"/>
        </w:rPr>
      </w:pPr>
    </w:p>
    <w:p w:rsidR="00DC0D83" w:rsidRDefault="00DC0D83" w:rsidP="00A90114">
      <w:pPr>
        <w:rPr>
          <w:ins w:id="428" w:author="Michael Hidalgo" w:date="2014-10-09T16:03:00Z"/>
        </w:rPr>
      </w:pPr>
    </w:p>
    <w:p w:rsidR="00DC0D83" w:rsidRDefault="00DC0D83" w:rsidP="00A90114">
      <w:pPr>
        <w:rPr>
          <w:ins w:id="429" w:author="Michael Hidalgo" w:date="2014-10-09T16:03:00Z"/>
        </w:rPr>
      </w:pPr>
    </w:p>
    <w:p w:rsidR="00DC0D83" w:rsidRDefault="00DC0D83" w:rsidP="00A90114">
      <w:pPr>
        <w:rPr>
          <w:ins w:id="430" w:author="Michael Hidalgo" w:date="2014-10-09T16:03:00Z"/>
        </w:rPr>
      </w:pPr>
    </w:p>
    <w:p w:rsidR="00DC0D83" w:rsidRDefault="00DC0D83" w:rsidP="00A90114">
      <w:pPr>
        <w:rPr>
          <w:ins w:id="431" w:author="Michael Hidalgo" w:date="2014-10-09T16:03:00Z"/>
        </w:rPr>
      </w:pPr>
    </w:p>
    <w:p w:rsidR="00DC0D83" w:rsidRDefault="00DC0D83" w:rsidP="00A90114">
      <w:pPr>
        <w:rPr>
          <w:ins w:id="432" w:author="Michael Hidalgo" w:date="2014-10-09T16:03:00Z"/>
        </w:rPr>
      </w:pPr>
    </w:p>
    <w:p w:rsidR="00DC0D83" w:rsidRDefault="00DC0D83" w:rsidP="00A90114">
      <w:pPr>
        <w:rPr>
          <w:ins w:id="433" w:author="Michael Hidalgo" w:date="2014-10-09T16:03:00Z"/>
        </w:rPr>
      </w:pPr>
    </w:p>
    <w:p w:rsidR="00DC0D83" w:rsidRDefault="00DC0D83" w:rsidP="00A90114">
      <w:pPr>
        <w:rPr>
          <w:ins w:id="434" w:author="Michael Hidalgo" w:date="2014-10-09T16:03:00Z"/>
        </w:rPr>
      </w:pPr>
    </w:p>
    <w:p w:rsidR="00DC0D83" w:rsidRDefault="00DC0D83" w:rsidP="00A90114">
      <w:pPr>
        <w:rPr>
          <w:ins w:id="435" w:author="Michael Hidalgo" w:date="2014-10-09T16:03:00Z"/>
        </w:rPr>
      </w:pPr>
    </w:p>
    <w:p w:rsidR="00DC0D83" w:rsidRDefault="00DC0D83" w:rsidP="00A90114">
      <w:pPr>
        <w:rPr>
          <w:ins w:id="436" w:author="Michael Hidalgo" w:date="2014-10-09T16:03:00Z"/>
        </w:rPr>
      </w:pPr>
    </w:p>
    <w:p w:rsidR="00DC0D83" w:rsidRDefault="00DC0D83" w:rsidP="00A90114">
      <w:pPr>
        <w:rPr>
          <w:ins w:id="437" w:author="Michael Hidalgo" w:date="2014-10-09T16:03:00Z"/>
        </w:rPr>
      </w:pPr>
    </w:p>
    <w:p w:rsidR="00DC0D83" w:rsidRDefault="00DC0D83" w:rsidP="00A90114">
      <w:pPr>
        <w:rPr>
          <w:ins w:id="438" w:author="Michael Hidalgo" w:date="2014-10-09T16:03:00Z"/>
        </w:rPr>
      </w:pPr>
    </w:p>
    <w:p w:rsidR="00DC0D83" w:rsidRDefault="00DC0D83" w:rsidP="00A90114">
      <w:pPr>
        <w:rPr>
          <w:ins w:id="439" w:author="Michael Hidalgo" w:date="2014-10-09T16:03:00Z"/>
        </w:rPr>
      </w:pPr>
    </w:p>
    <w:p w:rsidR="00DC0D83" w:rsidRDefault="00DC0D83" w:rsidP="00A90114"/>
    <w:p w:rsidR="009C2454" w:rsidRDefault="009C2454" w:rsidP="001515F3">
      <w:pPr>
        <w:pStyle w:val="Ttulo1"/>
        <w:spacing w:line="240" w:lineRule="auto"/>
        <w:jc w:val="right"/>
        <w:rPr>
          <w:ins w:id="440" w:author="Michael Hidalgo" w:date="2014-10-09T16:24:00Z"/>
        </w:rPr>
      </w:pPr>
    </w:p>
    <w:p w:rsidR="009C2454" w:rsidRDefault="009C2454" w:rsidP="001515F3">
      <w:pPr>
        <w:pStyle w:val="Ttulo1"/>
        <w:spacing w:line="240" w:lineRule="auto"/>
        <w:jc w:val="right"/>
        <w:rPr>
          <w:ins w:id="441" w:author="Michael Hidalgo" w:date="2014-10-09T16:24:00Z"/>
        </w:rPr>
      </w:pPr>
    </w:p>
    <w:p w:rsidR="009C2454" w:rsidRDefault="009C2454" w:rsidP="001515F3">
      <w:pPr>
        <w:pStyle w:val="Ttulo1"/>
        <w:spacing w:line="240" w:lineRule="auto"/>
        <w:jc w:val="right"/>
        <w:rPr>
          <w:ins w:id="442" w:author="Michael Hidalgo" w:date="2014-10-09T16:24:00Z"/>
        </w:rPr>
      </w:pPr>
    </w:p>
    <w:p w:rsidR="009C2454" w:rsidRDefault="009C2454" w:rsidP="001515F3">
      <w:pPr>
        <w:pStyle w:val="Ttulo1"/>
        <w:spacing w:line="240" w:lineRule="auto"/>
        <w:jc w:val="right"/>
        <w:rPr>
          <w:ins w:id="443" w:author="Michael Hidalgo" w:date="2014-10-09T16:24:00Z"/>
        </w:rPr>
      </w:pPr>
    </w:p>
    <w:p w:rsidR="009C2454" w:rsidRDefault="009C2454" w:rsidP="001515F3">
      <w:pPr>
        <w:pStyle w:val="Ttulo1"/>
        <w:spacing w:line="240" w:lineRule="auto"/>
        <w:jc w:val="right"/>
        <w:rPr>
          <w:ins w:id="444" w:author="Michael Hidalgo" w:date="2014-10-09T16:24:00Z"/>
        </w:rPr>
      </w:pPr>
    </w:p>
    <w:p w:rsidR="009C2454" w:rsidRDefault="009C2454" w:rsidP="001515F3">
      <w:pPr>
        <w:pStyle w:val="Ttulo1"/>
        <w:spacing w:line="240" w:lineRule="auto"/>
        <w:jc w:val="right"/>
        <w:rPr>
          <w:ins w:id="445" w:author="Michael Hidalgo" w:date="2014-10-09T16:24:00Z"/>
        </w:rPr>
      </w:pPr>
    </w:p>
    <w:p w:rsidR="009C2454" w:rsidRDefault="009C2454" w:rsidP="001515F3">
      <w:pPr>
        <w:pStyle w:val="Ttulo1"/>
        <w:spacing w:line="240" w:lineRule="auto"/>
        <w:jc w:val="right"/>
        <w:rPr>
          <w:ins w:id="446" w:author="Michael Hidalgo" w:date="2014-10-09T16:24:00Z"/>
        </w:rPr>
      </w:pPr>
    </w:p>
    <w:p w:rsidR="009C2454" w:rsidRDefault="009C2454" w:rsidP="001515F3">
      <w:pPr>
        <w:pStyle w:val="Ttulo1"/>
        <w:spacing w:line="240" w:lineRule="auto"/>
        <w:jc w:val="right"/>
        <w:rPr>
          <w:ins w:id="447" w:author="Michael Hidalgo" w:date="2014-10-09T16:24:00Z"/>
        </w:rPr>
      </w:pPr>
    </w:p>
    <w:p w:rsidR="009C2454" w:rsidRDefault="009C2454" w:rsidP="001515F3">
      <w:pPr>
        <w:pStyle w:val="Ttulo1"/>
        <w:spacing w:line="240" w:lineRule="auto"/>
        <w:jc w:val="right"/>
        <w:rPr>
          <w:ins w:id="448" w:author="Michael Hidalgo" w:date="2014-10-09T16:24:00Z"/>
        </w:rPr>
      </w:pPr>
    </w:p>
    <w:p w:rsidR="009C2454" w:rsidRDefault="009C2454" w:rsidP="001515F3">
      <w:pPr>
        <w:pStyle w:val="Ttulo1"/>
        <w:spacing w:line="240" w:lineRule="auto"/>
        <w:jc w:val="right"/>
        <w:rPr>
          <w:ins w:id="449" w:author="Michael Hidalgo" w:date="2014-10-09T16:24:00Z"/>
        </w:rPr>
      </w:pPr>
    </w:p>
    <w:p w:rsidR="006D2081" w:rsidRDefault="006A2122" w:rsidP="001515F3">
      <w:pPr>
        <w:pStyle w:val="Ttulo1"/>
        <w:spacing w:line="240" w:lineRule="auto"/>
        <w:jc w:val="right"/>
        <w:rPr>
          <w:ins w:id="450" w:author="Michael Hidalgo" w:date="2014-10-06T09:42:00Z"/>
        </w:rPr>
      </w:pPr>
      <w:bookmarkStart w:id="451" w:name="_Toc274493539"/>
      <w:bookmarkStart w:id="452" w:name="_Toc274494376"/>
      <w:r>
        <w:t xml:space="preserve">CAPÍTULO </w:t>
      </w:r>
      <w:r w:rsidR="00561B1B">
        <w:t>ll</w:t>
      </w:r>
      <w:bookmarkEnd w:id="451"/>
      <w:bookmarkEnd w:id="452"/>
      <w:r w:rsidR="00561B1B">
        <w:t xml:space="preserve">  </w:t>
      </w:r>
    </w:p>
    <w:p w:rsidR="00561B1B" w:rsidRDefault="00561B1B" w:rsidP="001515F3">
      <w:pPr>
        <w:pStyle w:val="Ttulo1"/>
        <w:spacing w:line="240" w:lineRule="auto"/>
        <w:jc w:val="right"/>
        <w:rPr>
          <w:ins w:id="453" w:author="Michael Hidalgo" w:date="2014-10-06T09:42:00Z"/>
        </w:rPr>
      </w:pPr>
      <w:bookmarkStart w:id="454" w:name="_Toc274493540"/>
      <w:bookmarkStart w:id="455" w:name="_Toc274494377"/>
      <w:r>
        <w:t xml:space="preserve">MARCO </w:t>
      </w:r>
      <w:r w:rsidR="006A2122">
        <w:t>TEÓRICO</w:t>
      </w:r>
      <w:bookmarkEnd w:id="454"/>
      <w:bookmarkEnd w:id="455"/>
    </w:p>
    <w:p w:rsidR="006D2081" w:rsidRDefault="006D2081" w:rsidP="001515F3">
      <w:pPr>
        <w:rPr>
          <w:ins w:id="456" w:author="Michael Hidalgo" w:date="2014-10-06T09:42:00Z"/>
        </w:rPr>
      </w:pPr>
    </w:p>
    <w:p w:rsidR="006D2081" w:rsidRDefault="006D2081" w:rsidP="001515F3">
      <w:pPr>
        <w:rPr>
          <w:ins w:id="457" w:author="Michael Hidalgo" w:date="2014-10-06T09:42:00Z"/>
        </w:rPr>
      </w:pPr>
    </w:p>
    <w:p w:rsidR="006D2081" w:rsidRPr="006D2081" w:rsidRDefault="006D2081" w:rsidP="001515F3"/>
    <w:p w:rsidR="00561B1B" w:rsidRDefault="00561B1B" w:rsidP="00A90114">
      <w:pPr>
        <w:rPr>
          <w:ins w:id="458" w:author="Michael Hidalgo" w:date="2014-10-06T09:42:00Z"/>
        </w:rPr>
      </w:pPr>
    </w:p>
    <w:p w:rsidR="006D2081" w:rsidRDefault="006D2081" w:rsidP="00A90114"/>
    <w:p w:rsidR="00A85FBC" w:rsidRDefault="00561B1B" w:rsidP="00A85FBC">
      <w:r>
        <w:lastRenderedPageBreak/>
        <w:tab/>
        <w:t xml:space="preserve">En el capítulo presente, se consignan una serie de términos y conceptos fundamentales para el </w:t>
      </w:r>
      <w:r w:rsidR="0064021D">
        <w:t xml:space="preserve">prototipo </w:t>
      </w:r>
      <w:r>
        <w:t xml:space="preserve">propuesto, cuyo significado es relevante para comprender mejor aspectos técnicos y específicos al prototipo. </w:t>
      </w:r>
      <w:ins w:id="459" w:author="Michael Hidalgo" w:date="2014-10-03T18:04:00Z">
        <w:r w:rsidR="001B48FD">
          <w:tab/>
        </w:r>
      </w:ins>
      <w:r>
        <w:t xml:space="preserve">Así mismo, </w:t>
      </w:r>
      <w:ins w:id="460" w:author="Laica" w:date="2014-10-04T21:11:00Z">
        <w:r w:rsidR="006A2122">
          <w:t>e</w:t>
        </w:r>
      </w:ins>
      <w:r>
        <w:t>ste capítulo tiene como objetivo servir de r</w:t>
      </w:r>
      <w:r w:rsidR="00941B2E">
        <w:t>eferencia ante cualquier eventual término utilizado en éste documento, de forma tal que exista una definición clara y concisa que ayude a trazar una hoja de ruta y un panorama explicativo de los términos aquí utilizados.</w:t>
      </w:r>
    </w:p>
    <w:p w:rsidR="006D453A" w:rsidRDefault="00E62166" w:rsidP="00B12004">
      <w:pPr>
        <w:pStyle w:val="Ttulo2"/>
        <w:rPr>
          <w:ins w:id="461" w:author="Michael Hidalgo" w:date="2014-10-01T21:31:00Z"/>
        </w:rPr>
      </w:pPr>
      <w:bookmarkStart w:id="462" w:name="_Toc274493541"/>
      <w:bookmarkStart w:id="463" w:name="_Toc274494378"/>
      <w:r>
        <w:t xml:space="preserve">2.1 </w:t>
      </w:r>
      <w:r w:rsidR="00A85FBC">
        <w:t>Sistemas de Información</w:t>
      </w:r>
      <w:bookmarkEnd w:id="462"/>
      <w:bookmarkEnd w:id="463"/>
      <w:r w:rsidR="00A85FBC">
        <w:t xml:space="preserve"> </w:t>
      </w:r>
    </w:p>
    <w:p w:rsidR="006A2122" w:rsidRDefault="00B12004" w:rsidP="006D453A">
      <w:pPr>
        <w:rPr>
          <w:ins w:id="464" w:author="Laica" w:date="2014-10-04T21:11:00Z"/>
        </w:rPr>
      </w:pPr>
      <w:r>
        <w:t xml:space="preserve"> </w:t>
      </w:r>
      <w:r w:rsidR="006D453A">
        <w:tab/>
      </w:r>
      <w:r w:rsidR="002A2034">
        <w:t xml:space="preserve">Un sistema de información </w:t>
      </w:r>
      <w:r w:rsidR="00BC4CA4">
        <w:t>se compone de</w:t>
      </w:r>
      <w:r w:rsidR="002A2034">
        <w:t xml:space="preserve"> un conjunto de elementos</w:t>
      </w:r>
      <w:ins w:id="465" w:author="Michael Hidalgo" w:date="2014-10-03T18:05:00Z">
        <w:r w:rsidR="001B48FD">
          <w:t xml:space="preserve">, </w:t>
        </w:r>
      </w:ins>
      <w:r w:rsidR="002A2034">
        <w:t xml:space="preserve">que tienen como objetivo común recolectar, almacenar procesar y analizar datos. Por medio de un sistema de información es que los datos almacenados y recopilados son debidamente procesados y convertidos en información, la cual es utilizada como base durante el proceso de toma de decisiones. </w:t>
      </w:r>
    </w:p>
    <w:p w:rsidR="00A85FBC" w:rsidRDefault="002A2034" w:rsidP="006D453A">
      <w:r>
        <w:t xml:space="preserve">Los autores Kendall &amp; Kendall (2011), refiriéndose a </w:t>
      </w:r>
      <w:r w:rsidR="006A2122">
        <w:t xml:space="preserve">este </w:t>
      </w:r>
      <w:r>
        <w:t>tema indican que “Los sistemas de información se desarrollan para distintos fines, dependiendo de las necesidades de los humanos</w:t>
      </w:r>
      <w:r w:rsidR="00BC4CA4">
        <w:t xml:space="preserve"> y la empresa.</w:t>
      </w:r>
      <w:r>
        <w:t xml:space="preserve">” </w:t>
      </w:r>
      <w:r w:rsidR="004C131C">
        <w:t>(p. 2). En una sociedad globalizada como en la que se vive actualmente, los sistemas de información juegan un rol fundamental; tareas que en antaño se hacían de forma manual, con el advenimiento de los sistemas de información se han podido automatizar, permitiendo que exista un aprovechamiento consistente de recursos dentro de la organización.</w:t>
      </w:r>
    </w:p>
    <w:p w:rsidR="004C131C" w:rsidRDefault="004C131C" w:rsidP="006D453A">
      <w:r>
        <w:lastRenderedPageBreak/>
        <w:tab/>
      </w:r>
      <w:r w:rsidR="002A1C7A">
        <w:t>Existen</w:t>
      </w:r>
      <w:r>
        <w:t xml:space="preserve"> </w:t>
      </w:r>
      <w:r w:rsidR="002A1C7A">
        <w:t>varios tipos de sistemas de información entre los que se destacan :</w:t>
      </w:r>
    </w:p>
    <w:p w:rsidR="006E52B6" w:rsidRDefault="002A1C7A" w:rsidP="002A1C7A">
      <w:pPr>
        <w:pStyle w:val="Prrafodelista"/>
        <w:numPr>
          <w:ilvl w:val="0"/>
          <w:numId w:val="21"/>
        </w:numPr>
        <w:rPr>
          <w:ins w:id="466" w:author="Michael Hidalgo" w:date="2014-10-03T18:09:00Z"/>
        </w:rPr>
      </w:pPr>
      <w:r w:rsidRPr="006622D0">
        <w:t xml:space="preserve">Sistemas de procesamiento de transacciones: </w:t>
      </w:r>
    </w:p>
    <w:p w:rsidR="002A1C7A" w:rsidRDefault="006E52B6" w:rsidP="006E52B6">
      <w:ins w:id="467" w:author="Michael Hidalgo" w:date="2014-10-03T18:09:00Z">
        <w:r>
          <w:tab/>
        </w:r>
      </w:ins>
      <w:r w:rsidR="002A1C7A" w:rsidRPr="006622D0">
        <w:t xml:space="preserve">Dentro de </w:t>
      </w:r>
      <w:ins w:id="468" w:author="Laica" w:date="2014-10-04T21:12:00Z">
        <w:r w:rsidR="006A2122">
          <w:t>e</w:t>
        </w:r>
      </w:ins>
      <w:r w:rsidR="002A1C7A" w:rsidRPr="006622D0">
        <w:t xml:space="preserve">sta categoría se agrupan los sistemas que realizan volúmenes inmensos de transacciones para la organización, como por ejemplo sistemas de procesamiento de datos de una entidad financiera. Los autores Kendall &amp; Kendall (2011) sostienen que </w:t>
      </w:r>
      <w:ins w:id="469" w:author="Michael Hidalgo" w:date="2014-10-09T17:21:00Z">
        <w:r w:rsidR="00275879">
          <w:t>e</w:t>
        </w:r>
      </w:ins>
      <w:r w:rsidR="002A1C7A" w:rsidRPr="006622D0">
        <w:t>stos sistemas  “…eliminan el tedio de las operaciones transaccionales necesarias y reduce el tiempo que se requeriría para hacerlo de forma manual” (p.</w:t>
      </w:r>
      <w:r w:rsidR="002A1C7A">
        <w:t xml:space="preserve"> 2).</w:t>
      </w:r>
    </w:p>
    <w:p w:rsidR="006E52B6" w:rsidRDefault="002A1C7A" w:rsidP="002A1C7A">
      <w:pPr>
        <w:pStyle w:val="Prrafodelista"/>
        <w:numPr>
          <w:ilvl w:val="0"/>
          <w:numId w:val="21"/>
        </w:numPr>
        <w:rPr>
          <w:ins w:id="470" w:author="Michael Hidalgo" w:date="2014-10-03T18:09:00Z"/>
        </w:rPr>
      </w:pPr>
      <w:r>
        <w:t>Sistemas de automatización de oficinas :</w:t>
      </w:r>
    </w:p>
    <w:p w:rsidR="002A1C7A" w:rsidRDefault="006E52B6" w:rsidP="006E52B6">
      <w:ins w:id="471" w:author="Michael Hidalgo" w:date="2014-10-03T18:09:00Z">
        <w:r>
          <w:tab/>
        </w:r>
      </w:ins>
      <w:r w:rsidR="002A1C7A">
        <w:t xml:space="preserve"> Tienen como objetivo servir de soporte a  aquellas persas que analizan la información y hacen ciertas transformaciones antes de poder distribuirlos. Por ejemplo se podría mencionar el caso de una persona que aprueba el pago de horas extra</w:t>
      </w:r>
      <w:r w:rsidR="008949A4">
        <w:t xml:space="preserve">, ya que </w:t>
      </w:r>
      <w:ins w:id="472" w:author="Michael Hidalgo" w:date="2014-10-03T18:06:00Z">
        <w:r w:rsidR="001B48FD">
          <w:t>é</w:t>
        </w:r>
      </w:ins>
      <w:r w:rsidR="008949A4">
        <w:t>l debe transformar y manipular los datos para que el pago sea efectivo o no.</w:t>
      </w:r>
    </w:p>
    <w:p w:rsidR="006E52B6" w:rsidRDefault="008949A4" w:rsidP="002A1C7A">
      <w:pPr>
        <w:pStyle w:val="Prrafodelista"/>
        <w:numPr>
          <w:ilvl w:val="0"/>
          <w:numId w:val="21"/>
        </w:numPr>
      </w:pPr>
      <w:r>
        <w:t>Sistemas de información administrativa</w:t>
      </w:r>
      <w:r w:rsidR="00B84D34">
        <w:t>:</w:t>
      </w:r>
    </w:p>
    <w:p w:rsidR="008949A4" w:rsidRDefault="006E52B6" w:rsidP="006E52B6">
      <w:r>
        <w:tab/>
      </w:r>
      <w:r w:rsidR="00985CD5">
        <w:t>Dentro de la categoría de sistemas de información administrativa</w:t>
      </w:r>
      <w:r w:rsidR="008949A4">
        <w:t xml:space="preserve"> se citan los sistemas que sirven de soporte a los empleados de una organización con el objetivo de hacer el trabajo más eficiente. Kendall &amp; Kendall (2011) cuando se refieren a </w:t>
      </w:r>
      <w:r w:rsidR="003729A1">
        <w:t xml:space="preserve">este </w:t>
      </w:r>
      <w:r w:rsidR="008949A4">
        <w:t>tipo de sistemas indican que “Los sistemas de información administrativa producen información que se utiliza en el proceso de toma de decisiones.” (p. 3).</w:t>
      </w:r>
    </w:p>
    <w:p w:rsidR="001B48FD" w:rsidRDefault="008949A4" w:rsidP="002A1C7A">
      <w:pPr>
        <w:pStyle w:val="Prrafodelista"/>
        <w:numPr>
          <w:ilvl w:val="0"/>
          <w:numId w:val="21"/>
        </w:numPr>
        <w:rPr>
          <w:ins w:id="473" w:author="Michael Hidalgo" w:date="2014-10-03T18:08:00Z"/>
        </w:rPr>
      </w:pPr>
      <w:r>
        <w:t>Sistema de soporte de decisiones:</w:t>
      </w:r>
    </w:p>
    <w:p w:rsidR="008949A4" w:rsidRDefault="001B48FD" w:rsidP="006E52B6">
      <w:ins w:id="474" w:author="Michael Hidalgo" w:date="2014-10-03T18:08:00Z">
        <w:r>
          <w:lastRenderedPageBreak/>
          <w:tab/>
        </w:r>
      </w:ins>
      <w:r w:rsidR="008949A4">
        <w:t xml:space="preserve"> Son sistemas de información especializados cuyo objetivo es brindarle al usuario información de forma tal que él pueda tomar decisiones basado en la información disponible. Un aspecto importante a mencionar es que según los autores Kendall &amp; Kendall (2011)</w:t>
      </w:r>
      <w:r>
        <w:t xml:space="preserve"> estos sistemas</w:t>
      </w:r>
      <w:r w:rsidR="008949A4">
        <w:t xml:space="preserve"> “… está enfocado a brindar respaldo a la toma de decisiones en todas las fases, aunque el la decisión misma le corresponde de manera exclusiva al usuario”. (p. 3).</w:t>
      </w:r>
    </w:p>
    <w:p w:rsidR="00B84D34" w:rsidRDefault="005538C6" w:rsidP="002A1C7A">
      <w:pPr>
        <w:pStyle w:val="Prrafodelista"/>
        <w:numPr>
          <w:ilvl w:val="0"/>
          <w:numId w:val="21"/>
        </w:numPr>
        <w:rPr>
          <w:ins w:id="475" w:author="Michael Hidalgo" w:date="2014-10-03T18:10:00Z"/>
        </w:rPr>
      </w:pPr>
      <w:r>
        <w:t>Inteligencia artificial y sistemas expertos</w:t>
      </w:r>
      <w:ins w:id="476" w:author="Michael Hidalgo" w:date="2014-10-03T18:10:00Z">
        <w:r w:rsidR="00B84D34">
          <w:t>:</w:t>
        </w:r>
      </w:ins>
    </w:p>
    <w:p w:rsidR="005538C6" w:rsidRDefault="003C3136" w:rsidP="003C3136">
      <w:r>
        <w:tab/>
        <w:t>Este tipo de sistemas utilizan las técnicas utilizadas por la ingeniería artificial y que tienen como función ayudar de forma sustancial a las empresas en sus negocios. Kendall &amp; Kendall (2011) establecen que “Los sistemas expertos son una clase muy especial de sistemas de información que han demostrado su utilidad comercial gracias a la disponibilidad extendida de software y hardware.” (p. 2).</w:t>
      </w:r>
    </w:p>
    <w:p w:rsidR="005538C6" w:rsidRDefault="00E62166" w:rsidP="00636771">
      <w:pPr>
        <w:pStyle w:val="Ttulo2"/>
      </w:pPr>
      <w:bookmarkStart w:id="477" w:name="_Toc274493542"/>
      <w:bookmarkStart w:id="478" w:name="_Toc274494379"/>
      <w:r>
        <w:t xml:space="preserve">2.2 </w:t>
      </w:r>
      <w:r w:rsidR="00636771">
        <w:t>Desarrollo de Sistemas</w:t>
      </w:r>
      <w:bookmarkEnd w:id="477"/>
      <w:bookmarkEnd w:id="478"/>
    </w:p>
    <w:p w:rsidR="00636771" w:rsidRDefault="00636771" w:rsidP="00636771">
      <w:r>
        <w:tab/>
        <w:t>El proceso de desarrollo de sistemas, considerado como una forma de arte para algunos autores</w:t>
      </w:r>
      <w:r w:rsidR="003755F7">
        <w:t xml:space="preserve"> entre los que figuran Donald E. </w:t>
      </w:r>
      <w:proofErr w:type="spellStart"/>
      <w:r w:rsidR="003755F7">
        <w:t>Knuth</w:t>
      </w:r>
      <w:proofErr w:type="spellEnd"/>
      <w:r w:rsidR="003755F7">
        <w:t xml:space="preserve"> en su reconocida obra de cuatro volúmenes denominada </w:t>
      </w:r>
      <w:r w:rsidR="009C2454">
        <w:t>“</w:t>
      </w:r>
      <w:proofErr w:type="spellStart"/>
      <w:r w:rsidR="003755F7">
        <w:t>The</w:t>
      </w:r>
      <w:proofErr w:type="spellEnd"/>
      <w:r w:rsidR="003755F7">
        <w:t xml:space="preserve"> Art of </w:t>
      </w:r>
      <w:proofErr w:type="spellStart"/>
      <w:r w:rsidR="003755F7">
        <w:t>Computer</w:t>
      </w:r>
      <w:proofErr w:type="spellEnd"/>
      <w:r w:rsidR="003755F7">
        <w:t xml:space="preserve"> </w:t>
      </w:r>
      <w:proofErr w:type="spellStart"/>
      <w:r w:rsidR="003755F7">
        <w:t>Programming</w:t>
      </w:r>
      <w:proofErr w:type="spellEnd"/>
      <w:r w:rsidR="009C2454">
        <w:t>”</w:t>
      </w:r>
      <w:r w:rsidR="003755F7">
        <w:t xml:space="preserve">, </w:t>
      </w:r>
      <w:proofErr w:type="spellStart"/>
      <w:r w:rsidR="003755F7">
        <w:t>Addison-Wesley</w:t>
      </w:r>
      <w:proofErr w:type="spellEnd"/>
      <w:r w:rsidR="003755F7">
        <w:t xml:space="preserve"> Professional 1997</w:t>
      </w:r>
      <w:r>
        <w:t xml:space="preserve">, contempla las diferentes etapas y metodologías necesarios para desarrollar una aplicación de software. Pese a que la ingeniería en computación es una rama de la ciencia relativamente nueva, el auge de sistemas de información en la industria y en la sociedad, amerita que exista un proceso unificado para el desarrollo de </w:t>
      </w:r>
      <w:r>
        <w:lastRenderedPageBreak/>
        <w:t xml:space="preserve">sistemas eficientes que no solamente cumpla con los objetivos para los cuales fue diseñado si no que también </w:t>
      </w:r>
      <w:r w:rsidR="00960E5D">
        <w:t>sea</w:t>
      </w:r>
      <w:r>
        <w:t xml:space="preserve"> resistente a fallos y recuperable</w:t>
      </w:r>
      <w:r w:rsidR="00E03133">
        <w:t xml:space="preserve"> ante cualquier eventualidad.</w:t>
      </w:r>
    </w:p>
    <w:p w:rsidR="00B6328E" w:rsidRDefault="000E0450" w:rsidP="00636771">
      <w:r>
        <w:tab/>
      </w:r>
      <w:r w:rsidR="00B6328E">
        <w:t>En el desarrollo de sistemas existen varias metodologías, a veces llamadas también procesos por varios autores</w:t>
      </w:r>
      <w:r w:rsidR="00ED5C54">
        <w:t xml:space="preserve"> tal es el caso de </w:t>
      </w:r>
      <w:proofErr w:type="gramStart"/>
      <w:r w:rsidR="00ED5C54">
        <w:t>Sommerville(</w:t>
      </w:r>
      <w:proofErr w:type="gramEnd"/>
      <w:r w:rsidR="00ED5C54">
        <w:t>2011) el cual argumenta que “</w:t>
      </w:r>
      <w:r w:rsidR="00216643">
        <w:t>Un proceso de software es una serie de actividades relacionadas que conduce a la elaboración de un producto de software</w:t>
      </w:r>
      <w:r w:rsidR="00ED5C54">
        <w:t>.” (p. 2</w:t>
      </w:r>
      <w:r w:rsidR="00216643">
        <w:t>8</w:t>
      </w:r>
      <w:r w:rsidR="00ED5C54">
        <w:t>). El</w:t>
      </w:r>
      <w:r w:rsidR="00B6328E">
        <w:t xml:space="preserve"> objetivo</w:t>
      </w:r>
      <w:r w:rsidR="00ED5C54">
        <w:t xml:space="preserve"> de la metodología</w:t>
      </w:r>
      <w:r w:rsidR="00B6328E">
        <w:t xml:space="preserve"> es definir las actividades y la secuencia necesarias para la correcta implementación de sistemas. A continuación se muestran varios enfoques.</w:t>
      </w:r>
    </w:p>
    <w:p w:rsidR="00F35925" w:rsidRDefault="00E62166" w:rsidP="00B6328E">
      <w:pPr>
        <w:pStyle w:val="Ttulo3"/>
        <w:rPr>
          <w:ins w:id="479" w:author="Michael Hidalgo" w:date="2014-10-03T06:30:00Z"/>
        </w:rPr>
      </w:pPr>
      <w:r>
        <w:t xml:space="preserve">2.2.1 </w:t>
      </w:r>
      <w:r w:rsidR="00B6328E">
        <w:t>Modelo en Cascada (waterfall)</w:t>
      </w:r>
    </w:p>
    <w:p w:rsidR="00B6328E" w:rsidRDefault="00F35925" w:rsidP="00F35925">
      <w:ins w:id="480" w:author="Michael Hidalgo" w:date="2014-10-03T06:30:00Z">
        <w:r>
          <w:tab/>
        </w:r>
      </w:ins>
      <w:r w:rsidR="00B6328E">
        <w:t xml:space="preserve">Este modelo propone una planificación detallada de las diversas actividades del proceso antes de trabajar en ellas. De </w:t>
      </w:r>
      <w:r w:rsidR="003729A1">
        <w:t xml:space="preserve">esta </w:t>
      </w:r>
      <w:r w:rsidR="00B6328E">
        <w:t>forma se identifican las actividades fundamentales del desarrollo de sistemas tales como desarrollo, validación de datos, recopilación de requerimientos, ejecución de pruebas  y luego se  representan como fases separadas.  El autor Sommerville</w:t>
      </w:r>
      <w:ins w:id="481" w:author="Michael Hidalgo" w:date="2014-10-09T16:25:00Z">
        <w:r w:rsidR="009C2454">
          <w:t xml:space="preserve"> </w:t>
        </w:r>
      </w:ins>
      <w:r w:rsidR="00B6328E">
        <w:t>(2011) identifica cinco fases o etapas en el modelo en cascada, las cuales son:</w:t>
      </w:r>
    </w:p>
    <w:p w:rsidR="00B6328E" w:rsidRDefault="00B6328E" w:rsidP="005B5A12">
      <w:pPr>
        <w:pStyle w:val="Prrafodelista"/>
        <w:numPr>
          <w:ilvl w:val="0"/>
          <w:numId w:val="22"/>
        </w:numPr>
      </w:pPr>
      <w:r>
        <w:t>Análisis y definición de requerimientos :</w:t>
      </w:r>
      <w:r w:rsidR="00254303">
        <w:t xml:space="preserve"> Tomando en consideración a los usuarios del sistema, se definen las restricciones y los objetivos del sistema.</w:t>
      </w:r>
    </w:p>
    <w:p w:rsidR="00254303" w:rsidRDefault="00254303" w:rsidP="005B5A12">
      <w:pPr>
        <w:pStyle w:val="Prrafodelista"/>
        <w:numPr>
          <w:ilvl w:val="0"/>
          <w:numId w:val="22"/>
        </w:numPr>
      </w:pPr>
      <w:r>
        <w:lastRenderedPageBreak/>
        <w:t xml:space="preserve">Diseño del sistema : </w:t>
      </w:r>
      <w:r w:rsidR="005B5A12">
        <w:t>Sommerville</w:t>
      </w:r>
      <w:ins w:id="482" w:author="Michael Hidalgo" w:date="2014-10-09T16:25:00Z">
        <w:r w:rsidR="009C2454">
          <w:t xml:space="preserve"> </w:t>
        </w:r>
      </w:ins>
      <w:r w:rsidR="005B5A12">
        <w:t>(2011)</w:t>
      </w:r>
      <w:r>
        <w:t xml:space="preserve"> </w:t>
      </w:r>
      <w:r w:rsidR="005B5A12">
        <w:t xml:space="preserve">afirma que “El proceso de diseño de sistemas asigna los requerimientos, para sistemas de hardware o de software, al establecer una arquitectura global” (p. 31). En </w:t>
      </w:r>
      <w:ins w:id="483" w:author="Laica" w:date="2014-10-04T21:14:00Z">
        <w:r w:rsidR="003729A1">
          <w:t>e</w:t>
        </w:r>
      </w:ins>
      <w:r w:rsidR="005B5A12">
        <w:t>ste proceso de diseño se busca crear una abstracción e identificación de los componentes del sistema y como interactúan entre ellos.</w:t>
      </w:r>
    </w:p>
    <w:p w:rsidR="005B5A12" w:rsidRDefault="005B5A12" w:rsidP="005B5A12">
      <w:pPr>
        <w:pStyle w:val="Prrafodelista"/>
        <w:numPr>
          <w:ilvl w:val="0"/>
          <w:numId w:val="22"/>
        </w:numPr>
      </w:pPr>
      <w:r>
        <w:t>Implementación y prueba de unidad : En esta fase el diseño de software se implementa a manera d</w:t>
      </w:r>
      <w:r w:rsidR="00154442">
        <w:t xml:space="preserve">e un conjunto de programas. </w:t>
      </w:r>
      <w:proofErr w:type="spellStart"/>
      <w:r w:rsidR="00154442">
        <w:t>Osherove</w:t>
      </w:r>
      <w:proofErr w:type="spellEnd"/>
      <w:ins w:id="484" w:author="Michael Hidalgo" w:date="2014-10-09T16:25:00Z">
        <w:r w:rsidR="009C2454">
          <w:t xml:space="preserve"> </w:t>
        </w:r>
      </w:ins>
      <w:r w:rsidR="00154442">
        <w:t>(2009) cuando se refiere al concepto de pruebas de unidad afirma que “Una prueba de unidad es una pieza de código automatizada que invoca el método o clase que está siendo probada y luego valida algunas asunciones del comportamiento de la clase” (p. 11). Así mismo Sommerville (2011) supone que “La prueba de unidad consiste en verificar que cada unidad cumpla con su especificación.” (p. 31).</w:t>
      </w:r>
    </w:p>
    <w:p w:rsidR="00154442" w:rsidRDefault="00154442" w:rsidP="005B5A12">
      <w:pPr>
        <w:pStyle w:val="Prrafodelista"/>
        <w:numPr>
          <w:ilvl w:val="0"/>
          <w:numId w:val="22"/>
        </w:numPr>
      </w:pPr>
      <w:r>
        <w:t>Integración y prueba de sistema : Durante la fase de integración los diferentes módulos o subprogramas se conciben como un único sistema y se realiza un proceso de pruebas completo a fin de determinar que se haya cumplido con los requerimientos iniciales.</w:t>
      </w:r>
    </w:p>
    <w:p w:rsidR="00BD1D75" w:rsidRDefault="00154442" w:rsidP="00BD1D75">
      <w:pPr>
        <w:pStyle w:val="Prrafodelista"/>
        <w:numPr>
          <w:ilvl w:val="0"/>
          <w:numId w:val="22"/>
        </w:numPr>
      </w:pPr>
      <w:r>
        <w:t>Operación y Mantenimiento : En esta fase el sistema está listo para ser implementado y utilizado por los usuarios</w:t>
      </w:r>
      <w:r w:rsidR="00BD1D75">
        <w:t xml:space="preserve">. Para Sommerville (2011) “…ésta es la fase más larga del ciclo de </w:t>
      </w:r>
      <w:r w:rsidR="00BD1D75">
        <w:lastRenderedPageBreak/>
        <w:t>vida, donde el sistema se instala y se pone en práctica”  (p. 31). Durante las etapas de mantenimiento se busca solventar errores presentados en el momento de utilizar el sistema y además se utiliza para agregar mejoras sustanciales y desarrollo de nuevos requerimientos.</w:t>
      </w:r>
    </w:p>
    <w:p w:rsidR="009C2454" w:rsidRDefault="009C2454" w:rsidP="00CD0E7F">
      <w:pPr>
        <w:pStyle w:val="Ttulo3"/>
      </w:pPr>
      <w:bookmarkStart w:id="485" w:name="_Toc274493479"/>
      <w:r>
        <w:t xml:space="preserve">Figura </w:t>
      </w:r>
      <w:fldSimple w:instr=" SEQ Figura \* ARABIC ">
        <w:ins w:id="486" w:author="Michael Hidalgo" w:date="2014-10-09T16:47:00Z">
          <w:r w:rsidR="00B13142">
            <w:rPr>
              <w:noProof/>
            </w:rPr>
            <w:t>9</w:t>
          </w:r>
        </w:ins>
        <w:del w:id="487" w:author="Michael Hidalgo" w:date="2014-10-09T16:47:00Z">
          <w:r w:rsidR="00680D5B" w:rsidDel="00B13142">
            <w:rPr>
              <w:noProof/>
            </w:rPr>
            <w:delText>8</w:delText>
          </w:r>
        </w:del>
      </w:fldSimple>
      <w:r>
        <w:t xml:space="preserve"> Modelo en cascada (Waterfall)</w:t>
      </w:r>
      <w:bookmarkEnd w:id="485"/>
    </w:p>
    <w:p w:rsidR="00BD1D75" w:rsidRPr="00B6328E" w:rsidRDefault="00BD1D75" w:rsidP="00BD1D75">
      <w:r>
        <w:rPr>
          <w:noProof/>
          <w:lang w:val="en-US"/>
        </w:rPr>
        <w:drawing>
          <wp:inline distT="0" distB="0" distL="0" distR="0">
            <wp:extent cx="5324475" cy="330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a sommerville.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302000"/>
                    </a:xfrm>
                    <a:prstGeom prst="rect">
                      <a:avLst/>
                    </a:prstGeom>
                  </pic:spPr>
                </pic:pic>
              </a:graphicData>
            </a:graphic>
          </wp:inline>
        </w:drawing>
      </w:r>
    </w:p>
    <w:p w:rsidR="00A85FBC" w:rsidRDefault="00BD1D75" w:rsidP="00CD0E7F">
      <w:pPr>
        <w:pStyle w:val="Ttulo3"/>
      </w:pPr>
      <w:r>
        <w:t>Fuente : Ingeniería de Software, Novena Edición  Pearson 2011</w:t>
      </w:r>
    </w:p>
    <w:p w:rsidR="00E03133" w:rsidRDefault="00E62166" w:rsidP="00BC44B4">
      <w:pPr>
        <w:pStyle w:val="Ttulo3"/>
      </w:pPr>
      <w:r>
        <w:t xml:space="preserve">2.2.2 </w:t>
      </w:r>
      <w:r w:rsidR="00E03133">
        <w:t xml:space="preserve">Desarrollo Incremental </w:t>
      </w:r>
    </w:p>
    <w:p w:rsidR="00CD0E7F" w:rsidRDefault="00E03133" w:rsidP="00E03133">
      <w:pPr>
        <w:rPr>
          <w:ins w:id="488" w:author="Michael Hidalgo" w:date="2014-10-09T16:27:00Z"/>
        </w:rPr>
      </w:pPr>
      <w:r>
        <w:tab/>
        <w:t xml:space="preserve">Este modelo aboga por realizar una implementación inicial, la cual es expuesta para que el usuario brinde retroalimentación y comentarios; una vez recibida </w:t>
      </w:r>
      <w:ins w:id="489" w:author="Laica" w:date="2014-10-04T21:14:00Z">
        <w:r w:rsidR="003729A1">
          <w:t>e</w:t>
        </w:r>
      </w:ins>
      <w:r>
        <w:t>sta retroalimentación, se desarrollan diferentes versiones del producto hasta que se consigue un producto adecuado.</w:t>
      </w:r>
    </w:p>
    <w:p w:rsidR="00E03133" w:rsidRDefault="00CD0E7F" w:rsidP="00E03133">
      <w:ins w:id="490" w:author="Michael Hidalgo" w:date="2014-10-09T16:27:00Z">
        <w:r>
          <w:lastRenderedPageBreak/>
          <w:tab/>
        </w:r>
      </w:ins>
      <w:r w:rsidR="007700FF">
        <w:t>Según Sommerville</w:t>
      </w:r>
      <w:ins w:id="491" w:author="Michael Hidalgo" w:date="2014-10-09T16:27:00Z">
        <w:r>
          <w:t xml:space="preserve"> </w:t>
        </w:r>
      </w:ins>
      <w:r w:rsidR="007700FF">
        <w:t>(2011) “El desarrollo incremental refleja la forma en la que se resuelven los problemas”.(p. 33). Este mismo autor también indica que el desarrollo incremental es mejor que el modelo en cascada debido a que “… resulta más barato y fácil de realizar cambios en el software conforme éste se diseña.” (p. 33).</w:t>
      </w:r>
    </w:p>
    <w:p w:rsidR="007700FF" w:rsidRDefault="00E62166" w:rsidP="00663815">
      <w:pPr>
        <w:pStyle w:val="Ttulo3"/>
      </w:pPr>
      <w:r>
        <w:t xml:space="preserve">2.2.3 </w:t>
      </w:r>
      <w:r w:rsidR="007700FF">
        <w:t>Ingeniería de software orientada a reutilización</w:t>
      </w:r>
    </w:p>
    <w:p w:rsidR="007700FF" w:rsidRDefault="007700FF" w:rsidP="007700FF">
      <w:r>
        <w:t xml:space="preserve">Este modelo de desarrollo de sistemas se asemeja bastante a otros modelos existentes, con la diferencia de que aboga por la reutilización de componentes, de forma que no </w:t>
      </w:r>
      <w:r w:rsidR="00960E5D">
        <w:t>exista duplicidad</w:t>
      </w:r>
      <w:r>
        <w:t>. Sommerville (2011) es claro cuando indica que</w:t>
      </w:r>
      <w:r w:rsidR="00663815">
        <w:t>:</w:t>
      </w:r>
    </w:p>
    <w:p w:rsidR="007700FF" w:rsidRDefault="007700FF" w:rsidP="00193D46">
      <w:pPr>
        <w:spacing w:line="360" w:lineRule="auto"/>
      </w:pPr>
      <w:r>
        <w:tab/>
        <w:t>La ingeniería de software orientada a la reutilización</w:t>
      </w:r>
      <w:r w:rsidR="00663815">
        <w:t xml:space="preserve"> tiene la clara </w:t>
      </w:r>
      <w:r w:rsidR="00663815">
        <w:tab/>
        <w:t xml:space="preserve">ventaja de reducir la cantidad de software a desarrollar y, por lo tanto, </w:t>
      </w:r>
      <w:r w:rsidR="00663815">
        <w:tab/>
      </w:r>
      <w:ins w:id="492" w:author="Michael Hidalgo" w:date="2014-10-03T18:17:00Z">
        <w:r w:rsidR="00960E5D">
          <w:t>l</w:t>
        </w:r>
      </w:ins>
      <w:r w:rsidR="00663815">
        <w:t xml:space="preserve">a de disminuir costos y riesgos; por lo general, también conduce a </w:t>
      </w:r>
      <w:r w:rsidR="00663815">
        <w:tab/>
        <w:t xml:space="preserve">entregas más rápidas de software. Sin embargo, son inevitables los </w:t>
      </w:r>
      <w:r w:rsidR="00663815">
        <w:tab/>
        <w:t xml:space="preserve">compromisos de requerimientos y esto conducirá hacia un sistema que </w:t>
      </w:r>
      <w:r w:rsidR="00663815">
        <w:tab/>
        <w:t>no cubra las necesidades reales de los usuarios. (p. 36).</w:t>
      </w:r>
    </w:p>
    <w:p w:rsidR="00B21567" w:rsidRDefault="00B21567" w:rsidP="007700FF">
      <w:r>
        <w:tab/>
        <w:t xml:space="preserve">En la siguiente imagen se aprecia la ingeniería de software orientada a reutilización, nótese que existe una fase denominada diseño de sistemas con reutilización, donde se contempla poder reutilizar </w:t>
      </w:r>
      <w:r w:rsidR="00960E5D">
        <w:t>código, diseños, flujos de trabajo entre otros</w:t>
      </w:r>
      <w:r>
        <w:t>.</w:t>
      </w:r>
    </w:p>
    <w:p w:rsidR="00663815" w:rsidRDefault="00663815" w:rsidP="00193D46">
      <w:pPr>
        <w:spacing w:line="240" w:lineRule="auto"/>
        <w:rPr>
          <w:ins w:id="493" w:author="Michael Hidalgo" w:date="2014-10-09T16:29:00Z"/>
        </w:rPr>
      </w:pPr>
    </w:p>
    <w:p w:rsidR="00CD0E7F" w:rsidRDefault="00CD0E7F" w:rsidP="00193D46">
      <w:pPr>
        <w:spacing w:line="240" w:lineRule="auto"/>
        <w:rPr>
          <w:ins w:id="494" w:author="Michael Hidalgo" w:date="2014-10-09T16:29:00Z"/>
        </w:rPr>
      </w:pPr>
    </w:p>
    <w:p w:rsidR="00CD0E7F" w:rsidRDefault="00CD0E7F" w:rsidP="00193D46">
      <w:pPr>
        <w:spacing w:line="240" w:lineRule="auto"/>
        <w:rPr>
          <w:ins w:id="495" w:author="Michael Hidalgo" w:date="2014-10-09T16:29:00Z"/>
        </w:rPr>
      </w:pPr>
    </w:p>
    <w:p w:rsidR="00CD0E7F" w:rsidRDefault="00CD0E7F" w:rsidP="00193D46">
      <w:pPr>
        <w:spacing w:line="240" w:lineRule="auto"/>
        <w:rPr>
          <w:ins w:id="496" w:author="Michael Hidalgo" w:date="2014-10-09T16:29:00Z"/>
        </w:rPr>
      </w:pPr>
    </w:p>
    <w:p w:rsidR="00CD0E7F" w:rsidRDefault="00CD0E7F" w:rsidP="00193D46">
      <w:pPr>
        <w:spacing w:line="240" w:lineRule="auto"/>
        <w:rPr>
          <w:ins w:id="497" w:author="Michael Hidalgo" w:date="2014-10-09T16:29:00Z"/>
        </w:rPr>
      </w:pPr>
    </w:p>
    <w:p w:rsidR="00CD0E7F" w:rsidRPr="007700FF" w:rsidRDefault="00CD0E7F" w:rsidP="00193D46">
      <w:pPr>
        <w:spacing w:line="240" w:lineRule="auto"/>
      </w:pPr>
    </w:p>
    <w:p w:rsidR="00CD0E7F" w:rsidRDefault="00CD0E7F" w:rsidP="00EF69A7">
      <w:pPr>
        <w:pStyle w:val="Ttulo3"/>
        <w:rPr>
          <w:ins w:id="498" w:author="Michael Hidalgo" w:date="2014-10-09T16:28:00Z"/>
        </w:rPr>
      </w:pPr>
      <w:bookmarkStart w:id="499" w:name="_Toc274493480"/>
      <w:ins w:id="500" w:author="Michael Hidalgo" w:date="2014-10-09T16:28:00Z">
        <w:r>
          <w:lastRenderedPageBreak/>
          <w:t xml:space="preserve">Figura </w:t>
        </w:r>
        <w:r w:rsidR="00476949">
          <w:fldChar w:fldCharType="begin"/>
        </w:r>
        <w:r>
          <w:instrText xml:space="preserve"> SEQ Figura \* ARABIC </w:instrText>
        </w:r>
      </w:ins>
      <w:r w:rsidR="00476949">
        <w:fldChar w:fldCharType="separate"/>
      </w:r>
      <w:ins w:id="501" w:author="Michael Hidalgo" w:date="2014-10-09T16:47:00Z">
        <w:r w:rsidR="00B13142">
          <w:rPr>
            <w:noProof/>
          </w:rPr>
          <w:t>10</w:t>
        </w:r>
      </w:ins>
      <w:ins w:id="502" w:author="Michael Hidalgo" w:date="2014-10-09T16:28:00Z">
        <w:r w:rsidR="00476949">
          <w:fldChar w:fldCharType="end"/>
        </w:r>
        <w:r>
          <w:t xml:space="preserve"> Ingeniería de software orientada a la reutilización</w:t>
        </w:r>
        <w:bookmarkEnd w:id="499"/>
      </w:ins>
    </w:p>
    <w:p w:rsidR="0064021D" w:rsidRDefault="00D65437" w:rsidP="00A90114">
      <w:r>
        <w:rPr>
          <w:noProof/>
          <w:lang w:val="en-US"/>
        </w:rPr>
        <w:drawing>
          <wp:inline distT="0" distB="0" distL="0" distR="0">
            <wp:extent cx="5029118" cy="1295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 7.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29201" cy="1295474"/>
                    </a:xfrm>
                    <a:prstGeom prst="rect">
                      <a:avLst/>
                    </a:prstGeom>
                  </pic:spPr>
                </pic:pic>
              </a:graphicData>
            </a:graphic>
          </wp:inline>
        </w:drawing>
      </w:r>
    </w:p>
    <w:p w:rsidR="000606A5" w:rsidRDefault="00D65437" w:rsidP="007106E9">
      <w:pPr>
        <w:pStyle w:val="Ttulo3"/>
      </w:pPr>
      <w:r>
        <w:t>Fuente : Ingeniería de Software, Novena Edición  Pearson 2011</w:t>
      </w:r>
    </w:p>
    <w:p w:rsidR="007E2A39" w:rsidRDefault="007E2A39" w:rsidP="00A90114"/>
    <w:p w:rsidR="001B73C7" w:rsidRDefault="00E62166" w:rsidP="009E029F">
      <w:pPr>
        <w:pStyle w:val="Ttulo2"/>
      </w:pPr>
      <w:bookmarkStart w:id="503" w:name="_Toc274493543"/>
      <w:bookmarkStart w:id="504" w:name="_Toc274494380"/>
      <w:r>
        <w:t xml:space="preserve">2.3 </w:t>
      </w:r>
      <w:r w:rsidR="001B73C7">
        <w:t>Plugin</w:t>
      </w:r>
      <w:bookmarkEnd w:id="503"/>
      <w:bookmarkEnd w:id="504"/>
      <w:r w:rsidR="001B73C7">
        <w:t xml:space="preserve"> </w:t>
      </w:r>
    </w:p>
    <w:p w:rsidR="0064021D" w:rsidRDefault="001B73C7" w:rsidP="009B40D0">
      <w:r>
        <w:tab/>
        <w:t xml:space="preserve">Un plugin es una extensión o complemento desarrollado para solventar una necesidad específica dentro de una tecnología </w:t>
      </w:r>
      <w:r w:rsidR="00960E5D">
        <w:t>determinada</w:t>
      </w:r>
      <w:r>
        <w:t xml:space="preserve">. Es generalmente  utilizado en los entornos de desarrollo integrado como Eclipse o Visual Studio y además en navegadores </w:t>
      </w:r>
      <w:r w:rsidR="00D5751D">
        <w:t xml:space="preserve">o agentes de usuario más populares entre los que figuran Google </w:t>
      </w:r>
      <w:proofErr w:type="spellStart"/>
      <w:r w:rsidR="00D5751D">
        <w:t>Chrome</w:t>
      </w:r>
      <w:proofErr w:type="spellEnd"/>
      <w:r w:rsidR="00D5751D">
        <w:t xml:space="preserve"> y  </w:t>
      </w:r>
      <w:proofErr w:type="spellStart"/>
      <w:r w:rsidR="00D5751D">
        <w:t>Mozilla</w:t>
      </w:r>
      <w:proofErr w:type="spellEnd"/>
      <w:r w:rsidR="00D5751D">
        <w:t xml:space="preserve"> </w:t>
      </w:r>
      <w:proofErr w:type="spellStart"/>
      <w:r w:rsidR="00D5751D">
        <w:t>Firefox</w:t>
      </w:r>
      <w:proofErr w:type="spellEnd"/>
      <w:r w:rsidR="00D5751D">
        <w:t xml:space="preserve">. El objetivo de </w:t>
      </w:r>
      <w:ins w:id="505" w:author="Laica" w:date="2014-10-04T21:15:00Z">
        <w:r w:rsidR="003729A1">
          <w:t>e</w:t>
        </w:r>
      </w:ins>
      <w:r w:rsidR="00D5751D">
        <w:t xml:space="preserve">stos complementos es extender la funcionalidad o proveer más herramientas de las que están comúnmente disponibles a fin de realizar tareas específicas. En la actualidad existe gran diversidad de </w:t>
      </w:r>
      <w:ins w:id="506" w:author="Laica" w:date="2014-10-04T21:15:00Z">
        <w:r w:rsidR="003729A1">
          <w:t>e</w:t>
        </w:r>
      </w:ins>
      <w:r w:rsidR="00D5751D">
        <w:t>stas extensiones que permiten por ejemplo buscar y reemplazar texto, convertir texto de minúscula a mayúscula y viceversa, encontrar texto con contenido similar entre muchas otras cosas.</w:t>
      </w:r>
    </w:p>
    <w:p w:rsidR="007323DE" w:rsidRDefault="007323DE" w:rsidP="009B40D0">
      <w:r>
        <w:lastRenderedPageBreak/>
        <w:tab/>
      </w:r>
      <w:r w:rsidR="006C2AAC">
        <w:t>La Fundación Eclipse(2003) argumenta que un plugin es “…un componente que provee cierto tipo de servicios dentro del contexto de Eclipse.”</w:t>
      </w:r>
    </w:p>
    <w:p w:rsidR="00B62929" w:rsidRDefault="007E2A39" w:rsidP="009B40D0">
      <w:r>
        <w:tab/>
        <w:t>En la siguiente imagen se muestran algunos ejemplos de extensiones para el navegador Firefox.</w:t>
      </w:r>
    </w:p>
    <w:p w:rsidR="004D1B49" w:rsidRDefault="004D1B49" w:rsidP="004D1B49">
      <w:pPr>
        <w:pStyle w:val="Ttulo3"/>
      </w:pPr>
      <w:bookmarkStart w:id="507" w:name="_Toc274493481"/>
      <w:r>
        <w:t xml:space="preserve">Figura </w:t>
      </w:r>
      <w:fldSimple w:instr=" SEQ Figura \* ARABIC ">
        <w:ins w:id="508" w:author="Michael Hidalgo" w:date="2014-10-09T16:47:00Z">
          <w:r w:rsidR="00B13142">
            <w:rPr>
              <w:noProof/>
            </w:rPr>
            <w:t>11</w:t>
          </w:r>
        </w:ins>
        <w:del w:id="509" w:author="Michael Hidalgo" w:date="2014-10-09T16:47:00Z">
          <w:r w:rsidR="00680D5B" w:rsidDel="00B13142">
            <w:rPr>
              <w:noProof/>
            </w:rPr>
            <w:delText>10</w:delText>
          </w:r>
        </w:del>
      </w:fldSimple>
      <w:r>
        <w:t xml:space="preserve"> Extensiones disponibles para Firefox</w:t>
      </w:r>
      <w:bookmarkEnd w:id="507"/>
    </w:p>
    <w:p w:rsidR="007E2A39" w:rsidRDefault="007E2A39" w:rsidP="009B40D0">
      <w:r>
        <w:rPr>
          <w:noProof/>
          <w:lang w:val="en-US"/>
        </w:rPr>
        <w:drawing>
          <wp:inline distT="0" distB="0" distL="0" distR="0">
            <wp:extent cx="5210897" cy="2572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4.20.31 PM.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14296" cy="2574503"/>
                    </a:xfrm>
                    <a:prstGeom prst="rect">
                      <a:avLst/>
                    </a:prstGeom>
                  </pic:spPr>
                </pic:pic>
              </a:graphicData>
            </a:graphic>
          </wp:inline>
        </w:drawing>
      </w:r>
    </w:p>
    <w:p w:rsidR="007E2A39" w:rsidRDefault="007E2A39" w:rsidP="00591FA0">
      <w:pPr>
        <w:pStyle w:val="Ttulo3"/>
      </w:pPr>
      <w:r>
        <w:t>Fuente:</w:t>
      </w:r>
      <w:r w:rsidRPr="007E2A39">
        <w:t xml:space="preserve"> https://addons.mozilla.org/es/firefox/</w:t>
      </w:r>
    </w:p>
    <w:p w:rsidR="00D5751D" w:rsidRDefault="00E62166" w:rsidP="006622D0">
      <w:pPr>
        <w:pStyle w:val="Ttulo2"/>
      </w:pPr>
      <w:bookmarkStart w:id="510" w:name="_Toc274493544"/>
      <w:bookmarkStart w:id="511" w:name="_Toc274494381"/>
      <w:r>
        <w:t xml:space="preserve">2.4 </w:t>
      </w:r>
      <w:r w:rsidR="00D5751D">
        <w:t>Prototipo</w:t>
      </w:r>
      <w:bookmarkEnd w:id="510"/>
      <w:bookmarkEnd w:id="511"/>
    </w:p>
    <w:p w:rsidR="00D5751D" w:rsidRDefault="00D5751D" w:rsidP="009B40D0">
      <w:pPr>
        <w:rPr>
          <w:ins w:id="512" w:author="Michael Hidalgo" w:date="2014-10-03T16:22:00Z"/>
        </w:rPr>
      </w:pPr>
      <w:r>
        <w:tab/>
        <w:t xml:space="preserve">Sommerville (2011) define prototipo como “Una versión inicial de un sistema de software que se usa para demostrar conceptos, tratar opciones de diseño y encontrar más sobre el problema y posibles soluciones.” (p. 45). </w:t>
      </w:r>
      <w:ins w:id="513" w:author="Michael Hidalgo" w:date="2014-10-03T18:19:00Z">
        <w:r w:rsidR="00960E5D">
          <w:tab/>
        </w:r>
      </w:ins>
      <w:r>
        <w:t xml:space="preserve">Partiendo de la definición anterior se observa que el prototipo es una herramienta de suma importancia pues permite tener una mejor percepción </w:t>
      </w:r>
      <w:r>
        <w:lastRenderedPageBreak/>
        <w:t xml:space="preserve">del problema a resolver y de </w:t>
      </w:r>
      <w:ins w:id="514" w:author="Laica" w:date="2014-10-04T21:16:00Z">
        <w:r w:rsidR="003729A1">
          <w:t>e</w:t>
        </w:r>
      </w:ins>
      <w:r>
        <w:t>sta forma encontrar soluciones a problemas de diseño</w:t>
      </w:r>
      <w:r>
        <w:tab/>
        <w:t xml:space="preserve"> e incluso encontrar en una etapa temprana alguna complicación en el futuro. Según afirma Somerville (2011) “Los prototipos no tienen que ser ejecutables para ser útiles” (p. 46).</w:t>
      </w:r>
    </w:p>
    <w:p w:rsidR="001C1B6A" w:rsidRDefault="001C1B6A" w:rsidP="009B40D0">
      <w:pPr>
        <w:rPr>
          <w:ins w:id="515" w:author="Michael Hidalgo" w:date="2014-10-03T16:22:00Z"/>
        </w:rPr>
      </w:pPr>
    </w:p>
    <w:p w:rsidR="001C1B6A" w:rsidRDefault="001C1B6A" w:rsidP="009B40D0"/>
    <w:p w:rsidR="00530887" w:rsidRDefault="00E62166" w:rsidP="006622D0">
      <w:pPr>
        <w:pStyle w:val="Ttulo2"/>
      </w:pPr>
      <w:bookmarkStart w:id="516" w:name="_Toc274493545"/>
      <w:bookmarkStart w:id="517" w:name="_Toc274494382"/>
      <w:r>
        <w:t xml:space="preserve">2.5 </w:t>
      </w:r>
      <w:r w:rsidR="00530887">
        <w:t xml:space="preserve">Tecnologías de </w:t>
      </w:r>
      <w:ins w:id="518" w:author="Michael Hidalgo" w:date="2014-10-07T13:26:00Z">
        <w:r w:rsidR="003E533A">
          <w:t>I</w:t>
        </w:r>
      </w:ins>
      <w:r w:rsidR="00530887">
        <w:t xml:space="preserve">nformación y </w:t>
      </w:r>
      <w:ins w:id="519" w:author="Michael Hidalgo" w:date="2014-10-07T13:26:00Z">
        <w:r w:rsidR="003E533A">
          <w:t>C</w:t>
        </w:r>
      </w:ins>
      <w:r w:rsidR="00530887">
        <w:t>omunicaci</w:t>
      </w:r>
      <w:r w:rsidR="00496EBB">
        <w:t>ones</w:t>
      </w:r>
      <w:bookmarkEnd w:id="516"/>
      <w:bookmarkEnd w:id="517"/>
    </w:p>
    <w:p w:rsidR="00530887" w:rsidRDefault="00530887" w:rsidP="009B40D0">
      <w:r>
        <w:tab/>
        <w:t>Son un conjunto de normas que agrupan elementos de infraestructura que permiten hacer más ágil y eficiente la comunicación entre los seres humanos, facultándolos para que puedan realizar sus actividades diarias de forma oportuna. Dentro de este modelo se sitúan las personas, los elementos de infraestructura tales como servidores, redes inalámbricas y telefonía entre otros elementos cuyo objetivo común es poner al alcance de los seres humanos mecanismos para que se comuniquen mejor y por ende mejorar las relaciones humanas.</w:t>
      </w:r>
    </w:p>
    <w:p w:rsidR="00496EBB" w:rsidRDefault="00496EBB" w:rsidP="009B40D0">
      <w:r>
        <w:tab/>
        <w:t>Los autores Monge, R., Hewitt, J (2004) refiriéndose a las tecnologías de información y comunicaciones  indican que “… las Tecnologías de Información y Comunicaciones (TICs) hacen alusión a los medios e instrumentos que se emplean para ser posible la transmisión de voz, datos, texto e imágenes en forma digital.”</w:t>
      </w:r>
    </w:p>
    <w:p w:rsidR="00530887" w:rsidRDefault="00E62166" w:rsidP="006622D0">
      <w:pPr>
        <w:pStyle w:val="Ttulo2"/>
      </w:pPr>
      <w:bookmarkStart w:id="520" w:name="_Toc274493546"/>
      <w:bookmarkStart w:id="521" w:name="_Toc274494383"/>
      <w:r>
        <w:lastRenderedPageBreak/>
        <w:t xml:space="preserve">2.6 </w:t>
      </w:r>
      <w:r w:rsidR="00530887">
        <w:t>Software</w:t>
      </w:r>
      <w:bookmarkEnd w:id="520"/>
      <w:bookmarkEnd w:id="521"/>
    </w:p>
    <w:p w:rsidR="00082A99" w:rsidRDefault="00530887" w:rsidP="009B40D0">
      <w:pPr>
        <w:rPr>
          <w:ins w:id="522" w:author="Michael Hidalgo" w:date="2014-10-09T16:33:00Z"/>
        </w:rPr>
      </w:pPr>
      <w:r>
        <w:tab/>
        <w:t xml:space="preserve">Es un término genérico que hace referencia a el conjunto de programas que forman parte de una computadora. Pese a ser un anglicismo, </w:t>
      </w:r>
      <w:r w:rsidR="007D7B91">
        <w:t xml:space="preserve">el diccionario de la Real Academia de la Lengua Española (2001) define el software como el “Conjunto de programas, instrucciones y reglas informáticas para ejecutar ciertas tareas en una computadora”. Basado en </w:t>
      </w:r>
      <w:ins w:id="523" w:author="Laica" w:date="2014-10-04T21:17:00Z">
        <w:r w:rsidR="003729A1">
          <w:t>e</w:t>
        </w:r>
      </w:ins>
      <w:r w:rsidR="007D7B91">
        <w:t xml:space="preserve">sta definición, se puede interpretar que el software son aquellos componentes intangibles de una computadora. </w:t>
      </w:r>
    </w:p>
    <w:p w:rsidR="00530887" w:rsidRDefault="00082A99" w:rsidP="009B40D0">
      <w:ins w:id="524" w:author="Michael Hidalgo" w:date="2014-10-09T16:33:00Z">
        <w:r>
          <w:tab/>
        </w:r>
      </w:ins>
      <w:r w:rsidR="007D7B91">
        <w:t xml:space="preserve">Para </w:t>
      </w:r>
      <w:proofErr w:type="spellStart"/>
      <w:r w:rsidR="007D7B91">
        <w:t>Tanenbaum</w:t>
      </w:r>
      <w:proofErr w:type="spellEnd"/>
      <w:r w:rsidR="007D7B91">
        <w:t xml:space="preserve"> (1998) “El programa de sistema más fundamental es el sistema operativo que controla todos los recursos de la computadora”</w:t>
      </w:r>
      <w:r w:rsidR="00B20E9E">
        <w:t>. Partiendo de la definición que brinda el autor, se reconoce que el sistema operativo dentro de una computadora es el sistema más importante ya que sus tareas están relacionadas con el manejo de los recursos y con permitir que nuevas aplicaciones sean instaladas y ejecutadas.</w:t>
      </w:r>
    </w:p>
    <w:p w:rsidR="00283E08" w:rsidRDefault="00E62166" w:rsidP="00A72651">
      <w:pPr>
        <w:pStyle w:val="Ttulo2"/>
      </w:pPr>
      <w:bookmarkStart w:id="525" w:name="_Toc274493547"/>
      <w:bookmarkStart w:id="526" w:name="_Toc274494384"/>
      <w:r>
        <w:t xml:space="preserve">2.7 </w:t>
      </w:r>
      <w:r w:rsidR="00BE5ECD">
        <w:t>Hardware</w:t>
      </w:r>
      <w:bookmarkEnd w:id="525"/>
      <w:bookmarkEnd w:id="526"/>
    </w:p>
    <w:p w:rsidR="00BE5ECD" w:rsidRDefault="00BE5ECD" w:rsidP="00A72651">
      <w:r>
        <w:tab/>
        <w:t>Se entiende por hardware todos los elementos tecnológicos que pueden ser percibidos por medio de los sentidos, tal es el caso de los servidores físicos, computadoras portátiles, impresoras, teclados, monitores dispositivos de red entre otros. El hardware tiene un rol fundamental en la tecnología pues habilita al usuario a realizar mejor sus tareas.</w:t>
      </w:r>
    </w:p>
    <w:p w:rsidR="006B1276" w:rsidRDefault="006B1276" w:rsidP="00A72651">
      <w:r>
        <w:lastRenderedPageBreak/>
        <w:tab/>
        <w:t>Microsoft (2014)</w:t>
      </w:r>
      <w:r>
        <w:rPr>
          <w:rStyle w:val="Refdenotaalpie"/>
        </w:rPr>
        <w:footnoteReference w:id="4"/>
      </w:r>
      <w:r>
        <w:t xml:space="preserve"> define Hardware al indicar que “Las partes físicas, las cuales usted puede ver y tocar, se denominan de forma colectiva como hardware.”</w:t>
      </w:r>
    </w:p>
    <w:p w:rsidR="00082A99" w:rsidRDefault="00082A99" w:rsidP="00082A99">
      <w:pPr>
        <w:pStyle w:val="Ttulo3"/>
      </w:pPr>
      <w:bookmarkStart w:id="528" w:name="_Toc274493482"/>
      <w:r>
        <w:t xml:space="preserve">Figura </w:t>
      </w:r>
      <w:fldSimple w:instr=" SEQ Figura \* ARABIC ">
        <w:ins w:id="529" w:author="Michael Hidalgo" w:date="2014-10-09T16:47:00Z">
          <w:r w:rsidR="00B13142">
            <w:rPr>
              <w:noProof/>
            </w:rPr>
            <w:t>12</w:t>
          </w:r>
        </w:ins>
        <w:del w:id="530" w:author="Michael Hidalgo" w:date="2014-10-09T16:47:00Z">
          <w:r w:rsidR="00680D5B" w:rsidDel="00B13142">
            <w:rPr>
              <w:noProof/>
            </w:rPr>
            <w:delText>11</w:delText>
          </w:r>
        </w:del>
      </w:fldSimple>
      <w:r>
        <w:t xml:space="preserve"> Ejemplo de Hardware</w:t>
      </w:r>
      <w:bookmarkEnd w:id="528"/>
    </w:p>
    <w:p w:rsidR="00BE5ECD" w:rsidRDefault="00BE5ECD" w:rsidP="00960E5D">
      <w:pPr>
        <w:jc w:val="center"/>
      </w:pPr>
      <w:r>
        <w:rPr>
          <w:noProof/>
          <w:lang w:val="en-US"/>
        </w:rPr>
        <w:drawing>
          <wp:inline distT="0" distB="0" distL="0" distR="0">
            <wp:extent cx="2471351" cy="29189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cpu.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71351" cy="2918919"/>
                    </a:xfrm>
                    <a:prstGeom prst="rect">
                      <a:avLst/>
                    </a:prstGeom>
                  </pic:spPr>
                </pic:pic>
              </a:graphicData>
            </a:graphic>
          </wp:inline>
        </w:drawing>
      </w:r>
    </w:p>
    <w:p w:rsidR="00BE5ECD" w:rsidRPr="00BE5ECD" w:rsidRDefault="00BE5ECD" w:rsidP="00896932">
      <w:pPr>
        <w:pStyle w:val="Ttulo3"/>
      </w:pPr>
      <w:r>
        <w:t xml:space="preserve">Fuente: Microsoft </w:t>
      </w:r>
      <w:r w:rsidRPr="00BE5ECD">
        <w:t>http://goo.gl/8BrfXK</w:t>
      </w:r>
    </w:p>
    <w:p w:rsidR="00015408" w:rsidRDefault="00E62166" w:rsidP="00D1762E">
      <w:pPr>
        <w:pStyle w:val="Ttulo2"/>
      </w:pPr>
      <w:bookmarkStart w:id="531" w:name="_Toc274493548"/>
      <w:bookmarkStart w:id="532" w:name="_Toc274494385"/>
      <w:r>
        <w:t xml:space="preserve">2.8 </w:t>
      </w:r>
      <w:r w:rsidR="00015408">
        <w:t>Computadora</w:t>
      </w:r>
      <w:bookmarkEnd w:id="531"/>
      <w:bookmarkEnd w:id="532"/>
    </w:p>
    <w:p w:rsidR="00015408" w:rsidRDefault="00015408" w:rsidP="009B40D0">
      <w:r>
        <w:tab/>
        <w:t xml:space="preserve">Una computadora es una máquina que tiene como función básica </w:t>
      </w:r>
      <w:r w:rsidR="00960E5D">
        <w:t xml:space="preserve">capturar </w:t>
      </w:r>
      <w:r>
        <w:t xml:space="preserve">datos de entrada, procesarlos y emitir una salida. </w:t>
      </w:r>
      <w:proofErr w:type="spellStart"/>
      <w:r>
        <w:t>Stroustrup</w:t>
      </w:r>
      <w:proofErr w:type="spellEnd"/>
      <w:r>
        <w:t xml:space="preserve"> (2009) afirma que “Las computadoras son construidas por personas para que sean usadas por personas” (p. 21), luego indica que “</w:t>
      </w:r>
      <w:r w:rsidR="00960E5D">
        <w:t>Una c</w:t>
      </w:r>
      <w:r>
        <w:t>omputadora es una herramienta bastante genérica</w:t>
      </w:r>
      <w:r w:rsidR="001132F0">
        <w:t xml:space="preserve">; puede ser usada para un rango inimaginable </w:t>
      </w:r>
      <w:r w:rsidR="001132F0">
        <w:lastRenderedPageBreak/>
        <w:t>de tareas. Hace que un programa sea útil para alguien</w:t>
      </w:r>
      <w:r>
        <w:t>”</w:t>
      </w:r>
      <w:r w:rsidR="001132F0">
        <w:t xml:space="preserve"> (p. 21).</w:t>
      </w:r>
      <w:r w:rsidR="00960E5D">
        <w:t xml:space="preserve"> En la imagen siguiente se puede apreciar una computadora ordinaria que fácilmente se encuentra en un hogar.</w:t>
      </w:r>
    </w:p>
    <w:p w:rsidR="00896932" w:rsidRDefault="00896932" w:rsidP="00896932">
      <w:pPr>
        <w:pStyle w:val="Ttulo3"/>
      </w:pPr>
      <w:bookmarkStart w:id="533" w:name="_Toc274493483"/>
      <w:r>
        <w:t xml:space="preserve">Figura </w:t>
      </w:r>
      <w:fldSimple w:instr=" SEQ Figura \* ARABIC ">
        <w:ins w:id="534" w:author="Michael Hidalgo" w:date="2014-10-09T16:47:00Z">
          <w:r w:rsidR="00B13142">
            <w:rPr>
              <w:noProof/>
            </w:rPr>
            <w:t>13</w:t>
          </w:r>
        </w:ins>
        <w:del w:id="535" w:author="Michael Hidalgo" w:date="2014-10-09T16:47:00Z">
          <w:r w:rsidR="00680D5B" w:rsidDel="00B13142">
            <w:rPr>
              <w:noProof/>
            </w:rPr>
            <w:delText>12</w:delText>
          </w:r>
        </w:del>
      </w:fldSimple>
      <w:r>
        <w:t xml:space="preserve"> Computadora Ordinaria</w:t>
      </w:r>
      <w:bookmarkEnd w:id="533"/>
    </w:p>
    <w:p w:rsidR="001132F0" w:rsidRDefault="001132F0" w:rsidP="00735B42">
      <w:pPr>
        <w:jc w:val="center"/>
      </w:pPr>
      <w:r>
        <w:rPr>
          <w:noProof/>
          <w:lang w:val="en-US"/>
        </w:rPr>
        <w:drawing>
          <wp:inline distT="0" distB="0" distL="0" distR="0">
            <wp:extent cx="3615984" cy="283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2 at 4.31.44 PM.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615984" cy="2832100"/>
                    </a:xfrm>
                    <a:prstGeom prst="rect">
                      <a:avLst/>
                    </a:prstGeom>
                  </pic:spPr>
                </pic:pic>
              </a:graphicData>
            </a:graphic>
          </wp:inline>
        </w:drawing>
      </w:r>
    </w:p>
    <w:p w:rsidR="003C3DBB" w:rsidRDefault="003C3DBB" w:rsidP="00410255">
      <w:pPr>
        <w:pStyle w:val="Ttulo3"/>
      </w:pPr>
      <w:r>
        <w:t xml:space="preserve">Fuente: </w:t>
      </w:r>
      <w:r w:rsidR="00BE5ECD">
        <w:t xml:space="preserve">Microsoft </w:t>
      </w:r>
      <w:r w:rsidR="00BE5ECD" w:rsidRPr="00BE5ECD">
        <w:t>http://goo.gl/8BrfXK</w:t>
      </w:r>
    </w:p>
    <w:p w:rsidR="003C3DBB" w:rsidRPr="00015408" w:rsidRDefault="003C3DBB" w:rsidP="0040689A">
      <w:pPr>
        <w:spacing w:line="240" w:lineRule="auto"/>
      </w:pPr>
    </w:p>
    <w:p w:rsidR="00015408" w:rsidRDefault="00E62166" w:rsidP="006622D0">
      <w:pPr>
        <w:pStyle w:val="Ttulo2"/>
      </w:pPr>
      <w:bookmarkStart w:id="536" w:name="_Toc274493549"/>
      <w:bookmarkStart w:id="537" w:name="_Toc274494386"/>
      <w:r>
        <w:t xml:space="preserve">2.9 </w:t>
      </w:r>
      <w:commentRangeStart w:id="538"/>
      <w:r w:rsidR="00015408">
        <w:t>Aplicaciones de software</w:t>
      </w:r>
      <w:bookmarkEnd w:id="536"/>
      <w:bookmarkEnd w:id="537"/>
      <w:commentRangeEnd w:id="538"/>
      <w:r w:rsidR="00832FB4">
        <w:rPr>
          <w:rStyle w:val="Refdecomentario"/>
          <w:rFonts w:eastAsiaTheme="minorEastAsia" w:cstheme="minorBidi"/>
          <w:b w:val="0"/>
          <w:bCs w:val="0"/>
          <w:color w:val="auto"/>
        </w:rPr>
        <w:commentReference w:id="538"/>
      </w:r>
    </w:p>
    <w:p w:rsidR="00960E5D" w:rsidRPr="00015408" w:rsidRDefault="00015408" w:rsidP="0040689A">
      <w:r>
        <w:tab/>
        <w:t>Son programas informáticos desarrollados con el objetivo de ayudar a resolver un problema del negocio por medio de una computadora y que están desarrollados en una tecnología específica. Estas aplicaciones de software pueden ser desarrolladas a lo interno de las organizaciones o puede ser subcontratad</w:t>
      </w:r>
      <w:r w:rsidR="00960E5D">
        <w:t>as</w:t>
      </w:r>
      <w:r>
        <w:t>.</w:t>
      </w:r>
    </w:p>
    <w:p w:rsidR="00B20E9E" w:rsidRDefault="00E62166" w:rsidP="006622D0">
      <w:pPr>
        <w:pStyle w:val="Ttulo2"/>
      </w:pPr>
      <w:bookmarkStart w:id="539" w:name="_Toc274493550"/>
      <w:bookmarkStart w:id="540" w:name="_Toc274494387"/>
      <w:r>
        <w:lastRenderedPageBreak/>
        <w:t xml:space="preserve">2.10 </w:t>
      </w:r>
      <w:r w:rsidR="00B20E9E">
        <w:t>Usuario malicioso</w:t>
      </w:r>
      <w:bookmarkEnd w:id="539"/>
      <w:bookmarkEnd w:id="540"/>
    </w:p>
    <w:p w:rsidR="00B20E9E" w:rsidRDefault="00B20E9E" w:rsidP="0040689A">
      <w:r>
        <w:tab/>
        <w:t>Es un usuario experto de la tecnología pero que busca la forma de darle un uso inapropiado a la misma, con el objetivo de descubrir alguna vulnerabilidad existente y comprometer la seguridad del sistema, alterar o robar información considerada sensitiva para la organización y comprometer a otros usuarios del sistema.</w:t>
      </w:r>
      <w:r w:rsidR="005928C6">
        <w:t xml:space="preserve"> </w:t>
      </w:r>
    </w:p>
    <w:p w:rsidR="005928C6" w:rsidRPr="00D05523" w:rsidRDefault="005928C6" w:rsidP="005928C6">
      <w:pPr>
        <w:rPr>
          <w:lang w:val="es-CR"/>
          <w:rPrChange w:id="541" w:author="Laica" w:date="2014-10-09T21:36:00Z">
            <w:rPr>
              <w:lang w:val="en-US"/>
            </w:rPr>
          </w:rPrChange>
        </w:rPr>
      </w:pPr>
      <w:r>
        <w:tab/>
      </w:r>
      <w:r w:rsidR="006F28E1">
        <w:t xml:space="preserve">Los autores </w:t>
      </w:r>
      <w:r>
        <w:t>Elden, C</w:t>
      </w:r>
      <w:proofErr w:type="gramStart"/>
      <w:r>
        <w:t>. ,</w:t>
      </w:r>
      <w:proofErr w:type="gramEnd"/>
      <w:r>
        <w:t xml:space="preserve"> </w:t>
      </w:r>
      <w:proofErr w:type="spellStart"/>
      <w:r w:rsidRPr="00D05523">
        <w:rPr>
          <w:lang w:val="es-CR"/>
          <w:rPrChange w:id="542" w:author="Laica" w:date="2014-10-09T21:36:00Z">
            <w:rPr>
              <w:lang w:val="en-US"/>
            </w:rPr>
          </w:rPrChange>
        </w:rPr>
        <w:t>Swaminatha</w:t>
      </w:r>
      <w:proofErr w:type="spellEnd"/>
      <w:r w:rsidRPr="00D05523">
        <w:rPr>
          <w:lang w:val="es-CR"/>
          <w:rPrChange w:id="543" w:author="Laica" w:date="2014-10-09T21:36:00Z">
            <w:rPr>
              <w:lang w:val="en-US"/>
            </w:rPr>
          </w:rPrChange>
        </w:rPr>
        <w:t xml:space="preserve">, T (2003) </w:t>
      </w:r>
      <w:r w:rsidR="002234AD" w:rsidRPr="00D05523">
        <w:rPr>
          <w:lang w:val="es-CR"/>
          <w:rPrChange w:id="544" w:author="Laica" w:date="2014-10-09T21:36:00Z">
            <w:rPr>
              <w:lang w:val="en-US"/>
            </w:rPr>
          </w:rPrChange>
        </w:rPr>
        <w:t>acotan que “un usuario malicioso es un individual o grupo que tiene el conocimiento, las habilidades o el acceso a comprometer la seguridad de un sistema</w:t>
      </w:r>
      <w:ins w:id="545" w:author="Michael Hidalgo" w:date="2014-10-06T23:10:00Z">
        <w:r w:rsidR="002234AD" w:rsidRPr="00D05523">
          <w:rPr>
            <w:lang w:val="es-CR"/>
            <w:rPrChange w:id="546" w:author="Laica" w:date="2014-10-09T21:36:00Z">
              <w:rPr>
                <w:lang w:val="en-US"/>
              </w:rPr>
            </w:rPrChange>
          </w:rPr>
          <w:t>.</w:t>
        </w:r>
      </w:ins>
      <w:r w:rsidR="002234AD" w:rsidRPr="00D05523">
        <w:rPr>
          <w:lang w:val="es-CR"/>
          <w:rPrChange w:id="547" w:author="Laica" w:date="2014-10-09T21:36:00Z">
            <w:rPr>
              <w:lang w:val="en-US"/>
            </w:rPr>
          </w:rPrChange>
        </w:rPr>
        <w:t xml:space="preserve">” </w:t>
      </w:r>
    </w:p>
    <w:p w:rsidR="005928C6" w:rsidRDefault="005928C6" w:rsidP="0040689A"/>
    <w:p w:rsidR="00B20E9E" w:rsidRDefault="00E62166" w:rsidP="006622D0">
      <w:pPr>
        <w:pStyle w:val="Ttulo2"/>
      </w:pPr>
      <w:bookmarkStart w:id="548" w:name="_Toc274493551"/>
      <w:bookmarkStart w:id="549" w:name="_Toc274494388"/>
      <w:r>
        <w:t xml:space="preserve">2.11 </w:t>
      </w:r>
      <w:r w:rsidR="00E74028">
        <w:t>Hacker</w:t>
      </w:r>
      <w:bookmarkEnd w:id="548"/>
      <w:bookmarkEnd w:id="549"/>
    </w:p>
    <w:p w:rsidR="00E74028" w:rsidRDefault="00E74028" w:rsidP="0040689A">
      <w:r>
        <w:tab/>
        <w:t xml:space="preserve">Según Erickson (2008) el término hacker se refiere a aquella persona que tiene un modo de pensar distinto al de la mayoría cuando indica que “La </w:t>
      </w:r>
      <w:r w:rsidR="00F136DA">
        <w:t>esencia</w:t>
      </w:r>
      <w:r>
        <w:t xml:space="preserve"> de </w:t>
      </w:r>
      <w:r w:rsidR="00F136DA">
        <w:t>hacking</w:t>
      </w:r>
      <w:r>
        <w:t xml:space="preserve"> consiste en la búsqueda de usos no previstos o pasados</w:t>
      </w:r>
      <w:r w:rsidR="00F136DA">
        <w:t xml:space="preserve"> por alto por un usuario normal</w:t>
      </w:r>
      <w:r>
        <w:t>”</w:t>
      </w:r>
      <w:r w:rsidR="00F136DA">
        <w:t xml:space="preserve">. Tomando como base la definición que el autor brinda, se puede determinar que un hacker no es un criminal que comete delitos informáticos, si no es </w:t>
      </w:r>
      <w:r w:rsidR="003729A1">
        <w:t xml:space="preserve">más </w:t>
      </w:r>
      <w:r w:rsidR="00F136DA">
        <w:t xml:space="preserve">bien una persona que tiene un modo de pensar distinto al convencional y que aprovecha </w:t>
      </w:r>
      <w:r w:rsidR="003729A1">
        <w:t xml:space="preserve">esta </w:t>
      </w:r>
      <w:r w:rsidR="00F136DA">
        <w:t xml:space="preserve">capacidad para alcanzar grandes logros. </w:t>
      </w:r>
    </w:p>
    <w:p w:rsidR="00AB4071" w:rsidRDefault="00E62166" w:rsidP="006622D0">
      <w:pPr>
        <w:pStyle w:val="Ttulo2"/>
      </w:pPr>
      <w:bookmarkStart w:id="550" w:name="_Toc274493552"/>
      <w:bookmarkStart w:id="551" w:name="_Toc274494389"/>
      <w:r>
        <w:lastRenderedPageBreak/>
        <w:t xml:space="preserve">2.12 </w:t>
      </w:r>
      <w:r w:rsidR="00AB4071">
        <w:t>Activo</w:t>
      </w:r>
      <w:bookmarkEnd w:id="550"/>
      <w:bookmarkEnd w:id="551"/>
    </w:p>
    <w:p w:rsidR="00AB4071" w:rsidRDefault="00AB4071" w:rsidP="0040689A">
      <w:r>
        <w:tab/>
        <w:t xml:space="preserve">Un activo son aquellos componentes que tienen un valor para la organización y que la pérdida del mismo o el deterioro causa una interrupción de las operaciones e impide que una organización pueda alcanzar sus metas. </w:t>
      </w:r>
      <w:ins w:id="552" w:author="Michael Hidalgo" w:date="2014-10-03T18:23:00Z">
        <w:r w:rsidR="00960E5D">
          <w:tab/>
        </w:r>
      </w:ins>
      <w:r>
        <w:t>En una época como la actual la información de una empresa es quizá el activo más importante y por ende es necesario implementar controles para proteger el acceso no autorizado a la información . Según afirma Paul (2011) “Los activos pueden ser tangibles e intangibles en su naturaleza”, luego el mismo autor indica que  “Los activos tangibles son aquellos que pueden ser percibidos por los sentidos”.</w:t>
      </w:r>
      <w:r w:rsidR="006D26DC">
        <w:t>(p. 16).</w:t>
      </w:r>
    </w:p>
    <w:p w:rsidR="000727AC" w:rsidRDefault="000727AC" w:rsidP="0040689A"/>
    <w:p w:rsidR="00AB4071" w:rsidRDefault="00E62166" w:rsidP="006622D0">
      <w:pPr>
        <w:pStyle w:val="Ttulo2"/>
      </w:pPr>
      <w:bookmarkStart w:id="553" w:name="_Toc274493553"/>
      <w:bookmarkStart w:id="554" w:name="_Toc274494390"/>
      <w:r>
        <w:t xml:space="preserve">2.13 </w:t>
      </w:r>
      <w:r w:rsidR="00AB4071">
        <w:t>Vulnerabilidad</w:t>
      </w:r>
      <w:bookmarkEnd w:id="553"/>
      <w:bookmarkEnd w:id="554"/>
    </w:p>
    <w:p w:rsidR="00AB4071" w:rsidRDefault="00AB4071" w:rsidP="0040689A">
      <w:r>
        <w:tab/>
        <w:t xml:space="preserve">Paul (2011) define el concepto de vulnerabilidad como “Una debilidad que puede ser ejecutada accidentalmente o explotada intencionalmente por un atacante, resultando en la brecha de la política de seguridad”. Como lo indica el autor, una vulnerabilidad está asociada al concepto de debilidad o falla que es causada de forma accidental o intencional. Cuando se habla de vulnerabilidades en el código de fuente se habla por lo tanto </w:t>
      </w:r>
      <w:r w:rsidR="003A749C">
        <w:t>a fallas introducidas por los desarrolladores durante el proceso de desarrollo del software y que son aprovechadas por usuarios maliciosos para comprometer al sistema y a la organización.</w:t>
      </w:r>
    </w:p>
    <w:p w:rsidR="003A749C" w:rsidRDefault="00E62166" w:rsidP="006622D0">
      <w:pPr>
        <w:pStyle w:val="Ttulo2"/>
      </w:pPr>
      <w:bookmarkStart w:id="555" w:name="_Toc274493554"/>
      <w:bookmarkStart w:id="556" w:name="_Toc274494391"/>
      <w:r>
        <w:lastRenderedPageBreak/>
        <w:t xml:space="preserve">2.14 </w:t>
      </w:r>
      <w:r w:rsidR="003A749C">
        <w:t>Ataque informático</w:t>
      </w:r>
      <w:bookmarkEnd w:id="555"/>
      <w:bookmarkEnd w:id="556"/>
    </w:p>
    <w:p w:rsidR="003A749C" w:rsidRDefault="003A749C" w:rsidP="0040689A">
      <w:r>
        <w:t>El autor y experto en seguridad Paul(2011) define el concepto de ataque al mencionar que</w:t>
      </w:r>
    </w:p>
    <w:p w:rsidR="003A749C" w:rsidRDefault="003A749C" w:rsidP="000727AC">
      <w:pPr>
        <w:spacing w:line="360" w:lineRule="auto"/>
      </w:pPr>
      <w:r>
        <w:tab/>
        <w:t xml:space="preserve">Los agentes de riesgo pueden intencionalmente causar que un riesgo </w:t>
      </w:r>
      <w:r>
        <w:tab/>
        <w:t xml:space="preserve">se materialice o que las amenazas puedan ocurrir como resultado de </w:t>
      </w:r>
      <w:r>
        <w:tab/>
        <w:t xml:space="preserve">un error de usuario o que haya sido descubierto accidentalmente. </w:t>
      </w:r>
      <w:r>
        <w:tab/>
        <w:t xml:space="preserve">Cuando los agente de amenaza de forma activa o intencional causan </w:t>
      </w:r>
      <w:r>
        <w:tab/>
        <w:t>que un riesgo se materialice, se le conoce como un ataque. (p. 18).</w:t>
      </w:r>
    </w:p>
    <w:p w:rsidR="003A749C" w:rsidRDefault="003A749C" w:rsidP="0040689A">
      <w:pPr>
        <w:rPr>
          <w:ins w:id="557" w:author="Michael Hidalgo" w:date="2014-10-03T16:52:00Z"/>
        </w:rPr>
      </w:pPr>
      <w:r>
        <w:tab/>
        <w:t xml:space="preserve">En la definición anterior se aprecia como un ataque está relacionado a una actividad que se hace de forma intencional y que tendrá efectos adversos en las organizaciones son víctimas de </w:t>
      </w:r>
      <w:ins w:id="558" w:author="Michael Hidalgo" w:date="2014-10-09T17:21:00Z">
        <w:r w:rsidR="00275879">
          <w:t>e</w:t>
        </w:r>
      </w:ins>
      <w:r>
        <w:t>stos ataques.</w:t>
      </w:r>
    </w:p>
    <w:p w:rsidR="000727AC" w:rsidRDefault="000727AC" w:rsidP="0040689A"/>
    <w:p w:rsidR="003A749C" w:rsidRDefault="00E62166" w:rsidP="006622D0">
      <w:pPr>
        <w:pStyle w:val="Ttulo2"/>
      </w:pPr>
      <w:bookmarkStart w:id="559" w:name="_Toc274493555"/>
      <w:bookmarkStart w:id="560" w:name="_Toc274494392"/>
      <w:r>
        <w:t xml:space="preserve">2.15 </w:t>
      </w:r>
      <w:r w:rsidR="003A749C">
        <w:t>Probabilidad</w:t>
      </w:r>
      <w:bookmarkEnd w:id="559"/>
      <w:bookmarkEnd w:id="560"/>
    </w:p>
    <w:p w:rsidR="0036150A" w:rsidRPr="0036150A" w:rsidRDefault="0036150A" w:rsidP="00F35925">
      <w:r>
        <w:tab/>
      </w:r>
      <w:r w:rsidR="00BF2753">
        <w:t>En términos de riesgo, la probabilidad es la oportunidad de que una amenaza particular ocurra. Paul(2011) afirma que “La probabilidad se expresa como un percentil, no obstante algunas veces se utilizan técnicas meramente heurísticas por lo cual algunas organizaciones utilizan categorías como medio alto y bajo” (p. 19).</w:t>
      </w:r>
    </w:p>
    <w:p w:rsidR="003A749C" w:rsidRDefault="00E62166" w:rsidP="006622D0">
      <w:pPr>
        <w:pStyle w:val="Ttulo2"/>
      </w:pPr>
      <w:bookmarkStart w:id="561" w:name="_Toc274493556"/>
      <w:bookmarkStart w:id="562" w:name="_Toc274494393"/>
      <w:r>
        <w:t xml:space="preserve">2.16 </w:t>
      </w:r>
      <w:r w:rsidR="003A749C">
        <w:t>Impacto</w:t>
      </w:r>
      <w:bookmarkEnd w:id="561"/>
      <w:bookmarkEnd w:id="562"/>
    </w:p>
    <w:p w:rsidR="00BF2753" w:rsidRDefault="00BF2753" w:rsidP="008D4E1B">
      <w:r>
        <w:tab/>
        <w:t>Es el resultado de una amenaza materializada, la cual puede tener efectos adversos para una empresa como lo son la interrupción temporal de los servicios, pérdidas económicas</w:t>
      </w:r>
      <w:r w:rsidR="00675578">
        <w:t xml:space="preserve"> y el </w:t>
      </w:r>
      <w:r>
        <w:t>robo de información sensitiva.</w:t>
      </w:r>
    </w:p>
    <w:p w:rsidR="00567EC9" w:rsidRPr="00BF2753" w:rsidRDefault="00567EC9" w:rsidP="008D4E1B">
      <w:r>
        <w:lastRenderedPageBreak/>
        <w:tab/>
        <w:t>Para Paul(2011)</w:t>
      </w:r>
      <w:r w:rsidR="002F6D42">
        <w:t xml:space="preserve"> el impacto se define como </w:t>
      </w:r>
      <w:r>
        <w:t>“</w:t>
      </w:r>
      <w:r w:rsidR="00675578" w:rsidRPr="00675578">
        <w:t xml:space="preserve">La extensión de la gravedad </w:t>
      </w:r>
      <w:r w:rsidR="00675578">
        <w:t>en la</w:t>
      </w:r>
      <w:r w:rsidR="00675578" w:rsidRPr="00675578">
        <w:t xml:space="preserve"> alteración de la capacidad de la organización para lograr los objetivos </w:t>
      </w:r>
      <w:r w:rsidR="00675578">
        <w:t>se denomina</w:t>
      </w:r>
      <w:r w:rsidR="00675578" w:rsidRPr="00675578">
        <w:t xml:space="preserve"> impact</w:t>
      </w:r>
      <w:r w:rsidR="00675578">
        <w:t>o”.</w:t>
      </w:r>
    </w:p>
    <w:p w:rsidR="003A749C" w:rsidRDefault="00E62166" w:rsidP="009E029F">
      <w:pPr>
        <w:pStyle w:val="Ttulo2"/>
      </w:pPr>
      <w:bookmarkStart w:id="563" w:name="_Toc274493557"/>
      <w:bookmarkStart w:id="564" w:name="_Toc274494394"/>
      <w:r>
        <w:t xml:space="preserve">2.17 </w:t>
      </w:r>
      <w:r w:rsidR="003A749C">
        <w:t>Factor de exposición</w:t>
      </w:r>
      <w:bookmarkEnd w:id="563"/>
      <w:bookmarkEnd w:id="564"/>
    </w:p>
    <w:p w:rsidR="00BF2753" w:rsidRPr="00BF2753" w:rsidRDefault="00BF2753" w:rsidP="008D4E1B">
      <w:r>
        <w:tab/>
        <w:t xml:space="preserve">Paul (2011) define el término de factor de exposición como “… la oportunidad de una amenaza de causar pérdidas” (p.18). </w:t>
      </w:r>
      <w:r w:rsidR="00985CD5">
        <w:t>Este</w:t>
      </w:r>
      <w:r>
        <w:t xml:space="preserve"> parámetro juega un papel muy importante en el momento de calificar el riesgo.</w:t>
      </w:r>
    </w:p>
    <w:p w:rsidR="003A749C" w:rsidRDefault="00E62166" w:rsidP="009E029F">
      <w:pPr>
        <w:pStyle w:val="Ttulo2"/>
        <w:rPr>
          <w:ins w:id="565" w:author="Michael Hidalgo" w:date="2014-10-03T06:11:00Z"/>
        </w:rPr>
      </w:pPr>
      <w:bookmarkStart w:id="566" w:name="_Toc274493558"/>
      <w:bookmarkStart w:id="567" w:name="_Toc274494395"/>
      <w:r>
        <w:t xml:space="preserve">2.18 </w:t>
      </w:r>
      <w:r w:rsidR="003A749C">
        <w:t>Controles</w:t>
      </w:r>
      <w:bookmarkEnd w:id="566"/>
      <w:bookmarkEnd w:id="567"/>
    </w:p>
    <w:p w:rsidR="00BF2753" w:rsidRDefault="00BF2753" w:rsidP="008D4E1B">
      <w:pPr>
        <w:rPr>
          <w:ins w:id="568" w:author="Michael Hidalgo" w:date="2014-10-03T16:52:00Z"/>
        </w:rPr>
      </w:pPr>
      <w:r>
        <w:tab/>
        <w:t>Un control es un mecanismo para mitigar una amenaza, el cual puede ser técnico, administrativo</w:t>
      </w:r>
      <w:r w:rsidR="0082610D">
        <w:t xml:space="preserve"> o físico. En términos de seguridad de aplicaciones Paul(2011) indica que algunos ejemplos de controles lo constituyen “…validación de datos de entrada, control del código fuente, controles de acceso controlados y supervisados” (p. 19).</w:t>
      </w:r>
    </w:p>
    <w:p w:rsidR="000727AC" w:rsidRPr="00BF2753" w:rsidRDefault="000727AC" w:rsidP="008D4E1B"/>
    <w:p w:rsidR="003A749C" w:rsidRDefault="00E62166" w:rsidP="006622D0">
      <w:pPr>
        <w:pStyle w:val="Ttulo2"/>
      </w:pPr>
      <w:bookmarkStart w:id="569" w:name="_Toc274493559"/>
      <w:bookmarkStart w:id="570" w:name="_Toc274494396"/>
      <w:r>
        <w:t xml:space="preserve">2.19 </w:t>
      </w:r>
      <w:r w:rsidR="003A749C">
        <w:t>Políticas de seguridad</w:t>
      </w:r>
      <w:bookmarkEnd w:id="569"/>
      <w:bookmarkEnd w:id="570"/>
    </w:p>
    <w:p w:rsidR="00A9484B" w:rsidRPr="00A9484B" w:rsidRDefault="00A9484B" w:rsidP="008D4E1B">
      <w:r>
        <w:tab/>
        <w:t xml:space="preserve">Paul (2011) se refiere a una política de seguridad cuando expresa que “…Es el instrumento por medio del cual los activos digitales que requieren protección pueden ser identificados”. </w:t>
      </w:r>
      <w:r w:rsidR="008D4E1B">
        <w:t>(p. 26).</w:t>
      </w:r>
      <w:r>
        <w:t xml:space="preserve"> Según la definición anterior se observa que el objetivo de una política de seguridad es responder a la pregunta de qué es lo que se quiere proteger y las consecuencias de no </w:t>
      </w:r>
      <w:r>
        <w:lastRenderedPageBreak/>
        <w:t xml:space="preserve">protegerlos. Bajo </w:t>
      </w:r>
      <w:ins w:id="571" w:author="Laica" w:date="2014-10-04T21:19:00Z">
        <w:r w:rsidR="003729A1">
          <w:t>e</w:t>
        </w:r>
      </w:ins>
      <w:r>
        <w:t>sta perspectiva se puede concluir que identificando los activos más críticos de la organización es vital.</w:t>
      </w:r>
    </w:p>
    <w:p w:rsidR="003A749C" w:rsidRDefault="00E62166" w:rsidP="006622D0">
      <w:pPr>
        <w:pStyle w:val="Ttulo2"/>
      </w:pPr>
      <w:bookmarkStart w:id="572" w:name="_Toc274493560"/>
      <w:bookmarkStart w:id="573" w:name="_Toc274494397"/>
      <w:r>
        <w:t xml:space="preserve">2.20 </w:t>
      </w:r>
      <w:r w:rsidR="003A749C">
        <w:t xml:space="preserve">Crimen cibernético </w:t>
      </w:r>
      <w:bookmarkEnd w:id="572"/>
      <w:bookmarkEnd w:id="573"/>
    </w:p>
    <w:p w:rsidR="003A749C" w:rsidRDefault="003A749C" w:rsidP="0040689A">
      <w:r>
        <w:tab/>
        <w:t>Se refiere a acciones poco éticas y criminales dirigidas hacia una entidad u organización a fin, con el objetivo de causar una interrupción de las operaciones</w:t>
      </w:r>
      <w:r w:rsidR="00DB6119">
        <w:t>,</w:t>
      </w:r>
      <w:r>
        <w:t xml:space="preserve"> generalmente asociadas con pérdidas económicas, robo de información sensitiva y afectación de la imagen, sin dejar de lado las repercusiones legales en las cuales las empresas pueden verse inmersas luego de un ataque cibernético.</w:t>
      </w:r>
    </w:p>
    <w:p w:rsidR="00B4400A" w:rsidRDefault="00B4400A" w:rsidP="0040689A">
      <w:r>
        <w:tab/>
        <w:t>La empresa de seguridad y proveedora de software antivirus denominada Norton, en su sitio oficial brinda una definición acertada de crimen cibernético al indicar que :</w:t>
      </w:r>
    </w:p>
    <w:p w:rsidR="00B4400A" w:rsidRPr="00B4400A" w:rsidRDefault="00B4400A" w:rsidP="00B4400A">
      <w:pPr>
        <w:spacing w:line="360" w:lineRule="auto"/>
      </w:pPr>
      <w:r>
        <w:tab/>
      </w:r>
      <w:r w:rsidRPr="00B4400A">
        <w:t xml:space="preserve">La definición de crimen cibernético que se incluye en el manual de </w:t>
      </w:r>
      <w:r>
        <w:tab/>
      </w:r>
      <w:r w:rsidRPr="00B4400A">
        <w:t xml:space="preserve">Prevención y Control de los Crímenes Informáticos de las Naciones </w:t>
      </w:r>
      <w:r>
        <w:tab/>
      </w:r>
      <w:r w:rsidRPr="00B4400A">
        <w:t xml:space="preserve">Unidas engloba fraude, falsificación y acceso no autorizado [Naciones </w:t>
      </w:r>
      <w:r>
        <w:tab/>
      </w:r>
      <w:r w:rsidRPr="00B4400A">
        <w:t>Unidas,1995]. </w:t>
      </w:r>
      <w:r w:rsidRPr="00B4400A">
        <w:br/>
      </w:r>
      <w:r>
        <w:tab/>
      </w:r>
      <w:r w:rsidRPr="00B4400A">
        <w:t xml:space="preserve">Como puede apreciarse en dichas definiciones, el crimen cibernético </w:t>
      </w:r>
      <w:r>
        <w:tab/>
      </w:r>
      <w:r w:rsidRPr="00B4400A">
        <w:t xml:space="preserve">puede englobar un abanico muy amplio de ataques. Es importante </w:t>
      </w:r>
      <w:r>
        <w:tab/>
      </w:r>
      <w:r w:rsidRPr="00B4400A">
        <w:t xml:space="preserve">comprender esta amplia variedad de tipos de crímenes cibernéticos, ya </w:t>
      </w:r>
      <w:r>
        <w:tab/>
      </w:r>
      <w:r w:rsidRPr="00B4400A">
        <w:t xml:space="preserve">que es necesario adoptar distintos planteamientos ante estos distintos </w:t>
      </w:r>
      <w:r>
        <w:tab/>
      </w:r>
      <w:r w:rsidRPr="00B4400A">
        <w:t xml:space="preserve">tipos de actividades criminales cibernéticas a fin de poder mejorar la </w:t>
      </w:r>
      <w:r>
        <w:tab/>
      </w:r>
      <w:r w:rsidRPr="00B4400A">
        <w:t>seguridad de su equipo. </w:t>
      </w:r>
      <w:r>
        <w:t>(</w:t>
      </w:r>
      <w:r w:rsidR="00246741">
        <w:t>Symantec</w:t>
      </w:r>
      <w:r>
        <w:t xml:space="preserve"> 2014).</w:t>
      </w:r>
    </w:p>
    <w:p w:rsidR="00B4400A" w:rsidRDefault="00B4400A" w:rsidP="0040689A"/>
    <w:p w:rsidR="00015408" w:rsidRDefault="00E62166" w:rsidP="006622D0">
      <w:pPr>
        <w:pStyle w:val="Ttulo2"/>
      </w:pPr>
      <w:bookmarkStart w:id="574" w:name="_Toc274493561"/>
      <w:bookmarkStart w:id="575" w:name="_Toc274494398"/>
      <w:r>
        <w:lastRenderedPageBreak/>
        <w:t xml:space="preserve">2.21 </w:t>
      </w:r>
      <w:r w:rsidR="00015408">
        <w:t>Microsoft</w:t>
      </w:r>
      <w:bookmarkEnd w:id="574"/>
      <w:bookmarkEnd w:id="575"/>
    </w:p>
    <w:p w:rsidR="009856E2" w:rsidRDefault="009856E2" w:rsidP="009856E2">
      <w:r>
        <w:tab/>
        <w:t xml:space="preserve">Empresa </w:t>
      </w:r>
      <w:r w:rsidR="003D025C">
        <w:t>norteamericana dedicada al desarrollo y comercialización de aplicaciones de software y sistemas operativos. La empresa fue fundada en 1985 por Bill Gates y Paul Allen. La empresa Microsoft desarrolla y mantiene la plataforma de desarrollo denominada Microsoft .NET, la cual permite que ingenieros en computación puedan crear software escalable.</w:t>
      </w:r>
    </w:p>
    <w:p w:rsidR="005D7B78" w:rsidRDefault="005D7B78" w:rsidP="009856E2">
      <w:r>
        <w:tab/>
        <w:t>La revista Forbes (2014) la ubica dentro de la lista de denominada Global 2000 Leading Companies, y brinda la siguiente definición de la empresa:</w:t>
      </w:r>
    </w:p>
    <w:p w:rsidR="005D7B78" w:rsidRDefault="005D7B78" w:rsidP="005D7B78">
      <w:pPr>
        <w:spacing w:line="360" w:lineRule="auto"/>
      </w:pPr>
      <w:r>
        <w:tab/>
        <w:t xml:space="preserve">Microsoft Corp. desarrolla y comercializa software, servicios y hardware </w:t>
      </w:r>
      <w:r>
        <w:tab/>
        <w:t xml:space="preserve">que entrega nuevas oportunidades, mayor conveniencia y mejorado </w:t>
      </w:r>
      <w:r>
        <w:tab/>
        <w:t xml:space="preserve">valor en la vida de las personas. Los productos de la compañía incluyen </w:t>
      </w:r>
      <w:r>
        <w:tab/>
        <w:t xml:space="preserve">sistemas operativos para computadoras personales, servidores, </w:t>
      </w:r>
      <w:r>
        <w:tab/>
        <w:t>teléfonos y otros dispositivos inteligentes.</w:t>
      </w:r>
    </w:p>
    <w:p w:rsidR="000727AC" w:rsidRPr="009856E2" w:rsidRDefault="000727AC" w:rsidP="009856E2"/>
    <w:p w:rsidR="00015408" w:rsidRDefault="00E62166" w:rsidP="008A0853">
      <w:pPr>
        <w:pStyle w:val="Ttulo2"/>
      </w:pPr>
      <w:bookmarkStart w:id="576" w:name="_Toc274493562"/>
      <w:bookmarkStart w:id="577" w:name="_Toc274494399"/>
      <w:r>
        <w:t xml:space="preserve">2.22 </w:t>
      </w:r>
      <w:r w:rsidR="00015408">
        <w:t>Hewlett Packard</w:t>
      </w:r>
      <w:bookmarkEnd w:id="576"/>
      <w:bookmarkEnd w:id="577"/>
    </w:p>
    <w:p w:rsidR="003D025C" w:rsidRDefault="003D025C" w:rsidP="00747724">
      <w:r>
        <w:tab/>
        <w:t xml:space="preserve">Es una empresa estadounidense la cual también se conoce bajo el acrónimo de HP, fue fundada en </w:t>
      </w:r>
      <w:r w:rsidR="005F284B">
        <w:t>1939.  La empresa ha sido un gigante en el mercado informático creando computadoras personales, servidores, impresoras y dispositivos móviles entre otros. HP también participa activamente en el mercado de seguridad de aplicaciones.</w:t>
      </w:r>
    </w:p>
    <w:p w:rsidR="005854F4" w:rsidRDefault="005854F4" w:rsidP="00747724">
      <w:r>
        <w:tab/>
        <w:t>La revista Forbes (2014) define los productos y servicios de la empresa HP al indicar que:</w:t>
      </w:r>
    </w:p>
    <w:p w:rsidR="005854F4" w:rsidRDefault="005854F4" w:rsidP="005854F4">
      <w:pPr>
        <w:spacing w:line="360" w:lineRule="auto"/>
      </w:pPr>
      <w:r>
        <w:lastRenderedPageBreak/>
        <w:tab/>
        <w:t xml:space="preserve">Hewlett Packard Co. brinda productos, tecnología, software, soluciones </w:t>
      </w:r>
      <w:r>
        <w:tab/>
        <w:t xml:space="preserve">y servicios para clientes individuales, negocios pequeños y medianos y </w:t>
      </w:r>
      <w:r>
        <w:tab/>
        <w:t xml:space="preserve">empresas grandes , incluyendo clientes en el sector del gobierno, salud </w:t>
      </w:r>
      <w:r>
        <w:tab/>
        <w:t xml:space="preserve">y educación. La empresa opera bajo siete segmentos del negocio: </w:t>
      </w:r>
      <w:r>
        <w:tab/>
        <w:t xml:space="preserve">Sistemas Personales, Impresión, Grupo Empresarial, Servicios </w:t>
      </w:r>
      <w:r>
        <w:tab/>
        <w:t xml:space="preserve">Empresariales, Software, HP Servicios Financieros e Inversión </w:t>
      </w:r>
      <w:r>
        <w:tab/>
        <w:t>Corporativa.</w:t>
      </w:r>
    </w:p>
    <w:p w:rsidR="00AB4BFF" w:rsidRDefault="00AB4BFF" w:rsidP="00747724">
      <w:ins w:id="578" w:author="Michael Hidalgo" w:date="2014-10-07T05:04:00Z">
        <w:r>
          <w:tab/>
        </w:r>
      </w:ins>
    </w:p>
    <w:p w:rsidR="005F284B" w:rsidRDefault="00E62166" w:rsidP="008A0853">
      <w:pPr>
        <w:pStyle w:val="Ttulo2"/>
      </w:pPr>
      <w:bookmarkStart w:id="579" w:name="_Toc274493563"/>
      <w:bookmarkStart w:id="580" w:name="_Toc274494400"/>
      <w:r>
        <w:t xml:space="preserve">2.23 </w:t>
      </w:r>
      <w:r w:rsidR="005F284B">
        <w:t>HP Fortify</w:t>
      </w:r>
      <w:bookmarkEnd w:id="579"/>
      <w:bookmarkEnd w:id="580"/>
    </w:p>
    <w:p w:rsidR="005F284B" w:rsidRDefault="005F284B" w:rsidP="00747724">
      <w:r>
        <w:tab/>
        <w:t xml:space="preserve">Es una herramienta que permite hacer análisis estático de código fuente, brindándole al usuario un reporte detallado de los problemas de seguridad que tiene la aplicación antes de </w:t>
      </w:r>
      <w:r w:rsidR="006D26DC">
        <w:t xml:space="preserve">que </w:t>
      </w:r>
      <w:r>
        <w:t>dicha aplicación sea publicada en un ambiente de producción. Una vez que se han direccionado las vulnerabilidades mostradas por la herramienta, se proceden con las distintas etapas del ciclo de vida del desarrollo de software. El objetivo principal de la herramienta es servir de ayuda a mitigar riesgos asociados al diseño y a la programación de la aplicación.</w:t>
      </w:r>
    </w:p>
    <w:p w:rsidR="00D13E44" w:rsidRDefault="00D13E44" w:rsidP="00747724">
      <w:r>
        <w:tab/>
        <w:t>En el sitio oficial de HP Fortify (2014) se define la herramienta como :</w:t>
      </w:r>
    </w:p>
    <w:p w:rsidR="00D13E44" w:rsidRDefault="00D13E44" w:rsidP="00D13E44">
      <w:pPr>
        <w:spacing w:line="360" w:lineRule="auto"/>
      </w:pPr>
      <w:r>
        <w:tab/>
        <w:t xml:space="preserve">HP Fortify analizador de código le ayuda a verificar que el software es </w:t>
      </w:r>
      <w:r>
        <w:tab/>
        <w:t xml:space="preserve">confiable, reduce costos, incrementa la productividad e implementa </w:t>
      </w:r>
      <w:r>
        <w:tab/>
        <w:t>mejores prácticas de programación segura.</w:t>
      </w:r>
    </w:p>
    <w:p w:rsidR="00D13E44" w:rsidRPr="005F284B" w:rsidRDefault="00D13E44" w:rsidP="00D13E44">
      <w:pPr>
        <w:spacing w:line="360" w:lineRule="auto"/>
      </w:pPr>
      <w:r>
        <w:tab/>
        <w:t xml:space="preserve">El analizador estático de código fuente realiza un escáner del código </w:t>
      </w:r>
      <w:r>
        <w:tab/>
        <w:t xml:space="preserve">fuente, identifica las causas de la vulnerabilidades de seguridad y </w:t>
      </w:r>
      <w:r>
        <w:tab/>
        <w:t>correlaciona y prioriza los resultados.</w:t>
      </w:r>
    </w:p>
    <w:p w:rsidR="00015408" w:rsidRDefault="00E62166" w:rsidP="008A0853">
      <w:pPr>
        <w:pStyle w:val="Ttulo2"/>
      </w:pPr>
      <w:bookmarkStart w:id="581" w:name="_Toc274493564"/>
      <w:bookmarkStart w:id="582" w:name="_Toc274494401"/>
      <w:r>
        <w:lastRenderedPageBreak/>
        <w:t xml:space="preserve">2.24 </w:t>
      </w:r>
      <w:r w:rsidR="00015408">
        <w:t>IBM</w:t>
      </w:r>
      <w:bookmarkEnd w:id="581"/>
      <w:bookmarkEnd w:id="582"/>
    </w:p>
    <w:p w:rsidR="005F284B" w:rsidRDefault="005F284B" w:rsidP="008A0853">
      <w:r>
        <w:tab/>
      </w:r>
      <w:r w:rsidR="0029754B">
        <w:t>IBM es el acrónimo de International Business Machines Corporación, una empresa norteamericana la cual provee productos de software y hardware para la industria informática. Fue fundada en el año 1911 y ha sido una empresa muy importante en la evolución de la computación moderna.</w:t>
      </w:r>
      <w:r w:rsidR="005B7BAD">
        <w:t xml:space="preserve"> </w:t>
      </w:r>
    </w:p>
    <w:p w:rsidR="005B7BAD" w:rsidRDefault="005B7BAD" w:rsidP="008A0853">
      <w:r>
        <w:tab/>
        <w:t>El diario estadounidense The New York Times define a IBM como “Es una compañía de tecnología de información, la cual opera en cinco segmentos. El software que produce  consiste principalmente en software para sistemas operativos y middleware.”</w:t>
      </w:r>
    </w:p>
    <w:p w:rsidR="000727AC" w:rsidRDefault="000727AC" w:rsidP="008A0853"/>
    <w:p w:rsidR="0029754B" w:rsidRDefault="00E62166" w:rsidP="008A0853">
      <w:pPr>
        <w:pStyle w:val="Ttulo2"/>
      </w:pPr>
      <w:bookmarkStart w:id="583" w:name="_Toc274493565"/>
      <w:bookmarkStart w:id="584" w:name="_Toc274494402"/>
      <w:r>
        <w:t xml:space="preserve">2.25 </w:t>
      </w:r>
      <w:r w:rsidR="0029754B">
        <w:t>IBM Security AppScan</w:t>
      </w:r>
      <w:bookmarkEnd w:id="583"/>
      <w:bookmarkEnd w:id="584"/>
    </w:p>
    <w:p w:rsidR="0029754B" w:rsidRDefault="0029754B" w:rsidP="008A0853">
      <w:r>
        <w:tab/>
        <w:t xml:space="preserve">Es una herramienta creada por la empresa IBM, según el sitio oficial </w:t>
      </w:r>
      <w:r>
        <w:rPr>
          <w:rStyle w:val="Refdenotaalpie"/>
        </w:rPr>
        <w:footnoteReference w:id="5"/>
      </w:r>
      <w:r>
        <w:t xml:space="preserve"> del producto lo definen como “IBM Security AppScan mejora la seguridad de las aplicaciones Web y aplicaciones móviles, mejora los programas de seguridad y fortalece los cumplimientos de las normativas”.</w:t>
      </w:r>
    </w:p>
    <w:p w:rsidR="009335C6" w:rsidRDefault="009335C6" w:rsidP="008A0853">
      <w:pPr>
        <w:rPr>
          <w:ins w:id="585" w:author="Michael Hidalgo" w:date="2014-10-09T16:37:00Z"/>
        </w:rPr>
      </w:pPr>
      <w:r>
        <w:tab/>
        <w:t>La imagen siguiente muestra el flujo de trabajo que ejecuta la herramienta para determinar los problemas de seguridad en el código fuente.</w:t>
      </w:r>
    </w:p>
    <w:p w:rsidR="00680D5B" w:rsidRDefault="00680D5B" w:rsidP="008A0853">
      <w:pPr>
        <w:rPr>
          <w:ins w:id="586" w:author="Michael Hidalgo" w:date="2014-10-09T16:37:00Z"/>
        </w:rPr>
      </w:pPr>
    </w:p>
    <w:p w:rsidR="00680D5B" w:rsidRDefault="00680D5B" w:rsidP="008A0853">
      <w:pPr>
        <w:rPr>
          <w:ins w:id="587" w:author="Michael Hidalgo" w:date="2014-10-09T16:37:00Z"/>
        </w:rPr>
      </w:pPr>
    </w:p>
    <w:p w:rsidR="00680D5B" w:rsidRDefault="00680D5B" w:rsidP="008A0853"/>
    <w:p w:rsidR="00F07E60" w:rsidRDefault="00F07E60" w:rsidP="00680D5B">
      <w:pPr>
        <w:pStyle w:val="Ttulo3"/>
      </w:pPr>
      <w:bookmarkStart w:id="588" w:name="_Toc274493484"/>
      <w:r>
        <w:lastRenderedPageBreak/>
        <w:t xml:space="preserve">Figura </w:t>
      </w:r>
      <w:r w:rsidR="00476949">
        <w:fldChar w:fldCharType="begin"/>
      </w:r>
      <w:r>
        <w:instrText xml:space="preserve"> SEQ Figura \* ARABIC </w:instrText>
      </w:r>
      <w:r w:rsidR="00476949">
        <w:fldChar w:fldCharType="separate"/>
      </w:r>
      <w:r w:rsidR="00B13142">
        <w:rPr>
          <w:noProof/>
        </w:rPr>
        <w:t>14</w:t>
      </w:r>
      <w:r w:rsidR="00476949">
        <w:fldChar w:fldCharType="end"/>
      </w:r>
      <w:r>
        <w:t xml:space="preserve"> Flujo de trabajo de IBM </w:t>
      </w:r>
      <w:proofErr w:type="spellStart"/>
      <w:r>
        <w:t>AppScan</w:t>
      </w:r>
      <w:bookmarkEnd w:id="588"/>
      <w:proofErr w:type="spellEnd"/>
    </w:p>
    <w:p w:rsidR="009335C6" w:rsidRDefault="004B2A9C" w:rsidP="004B2A9C">
      <w:r>
        <w:rPr>
          <w:noProof/>
          <w:lang w:val="en-US"/>
        </w:rPr>
        <w:drawing>
          <wp:inline distT="0" distB="0" distL="0" distR="0">
            <wp:extent cx="4929484" cy="34974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6.21.48 AM.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30927" cy="3498434"/>
                    </a:xfrm>
                    <a:prstGeom prst="rect">
                      <a:avLst/>
                    </a:prstGeom>
                  </pic:spPr>
                </pic:pic>
              </a:graphicData>
            </a:graphic>
          </wp:inline>
        </w:drawing>
      </w:r>
    </w:p>
    <w:p w:rsidR="004B2A9C" w:rsidRPr="00680D5B" w:rsidRDefault="004B2A9C" w:rsidP="00680D5B">
      <w:pPr>
        <w:pStyle w:val="Ttulo3"/>
      </w:pPr>
      <w:r w:rsidRPr="00680D5B">
        <w:t xml:space="preserve">Fuente: </w:t>
      </w:r>
      <w:hyperlink r:id="rId27" w:history="1">
        <w:r w:rsidR="00E66D88" w:rsidRPr="00680D5B">
          <w:rPr>
            <w:rStyle w:val="Hipervnculo"/>
            <w:color w:val="000000" w:themeColor="text1"/>
            <w:u w:val="none"/>
          </w:rPr>
          <w:t>http://goo.gl/rJPlVj</w:t>
        </w:r>
      </w:hyperlink>
    </w:p>
    <w:p w:rsidR="00465887" w:rsidRDefault="00465887" w:rsidP="004B2A9C"/>
    <w:p w:rsidR="00E66D88" w:rsidRDefault="00E62166" w:rsidP="00465887">
      <w:pPr>
        <w:pStyle w:val="Ttulo2"/>
      </w:pPr>
      <w:bookmarkStart w:id="589" w:name="_Toc274493566"/>
      <w:bookmarkStart w:id="590" w:name="_Toc274494403"/>
      <w:r>
        <w:t xml:space="preserve">2.26 </w:t>
      </w:r>
      <w:proofErr w:type="spellStart"/>
      <w:r w:rsidR="00465887">
        <w:t>Checkmarx</w:t>
      </w:r>
      <w:bookmarkEnd w:id="589"/>
      <w:bookmarkEnd w:id="590"/>
      <w:proofErr w:type="spellEnd"/>
    </w:p>
    <w:p w:rsidR="00465887" w:rsidRDefault="00465887" w:rsidP="001A1537">
      <w:r>
        <w:tab/>
      </w:r>
      <w:r w:rsidR="00504A38">
        <w:t>Es una empresa basada en Tel Aviv, Israel la cual</w:t>
      </w:r>
      <w:r w:rsidR="001A1537">
        <w:t xml:space="preserve"> se dedica a proveer herramientas para realizar análisis de código fuente a fin de encontrar vulnerabilidades y que </w:t>
      </w:r>
      <w:r w:rsidR="00985CD5">
        <w:t xml:space="preserve">sean </w:t>
      </w:r>
      <w:r w:rsidR="001A1537">
        <w:t>se corrijan en etapas tempranas. En términos de análisis estático de código, Checkmarx ofrece el producto denominado Checkmarx Suite el cual brinda extensiones para diversos entornos de desarrollo integrados.</w:t>
      </w:r>
    </w:p>
    <w:p w:rsidR="00CD0725" w:rsidRDefault="00612B21" w:rsidP="00FA03CF">
      <w:r>
        <w:lastRenderedPageBreak/>
        <w:tab/>
      </w:r>
      <w:r w:rsidR="00FA03CF">
        <w:t>En el artículo que lleva por nombre Checkmarx CxSuit</w:t>
      </w:r>
      <w:r w:rsidR="00D13E44">
        <w:t>e</w:t>
      </w:r>
      <w:r w:rsidR="00FA03CF">
        <w:t xml:space="preserve"> Overview (2014) se define al producto Checkmarx Suit</w:t>
      </w:r>
      <w:ins w:id="591" w:author="Michael Hidalgo" w:date="2014-10-07T04:55:00Z">
        <w:r w:rsidR="00D13E44">
          <w:t>e</w:t>
        </w:r>
      </w:ins>
      <w:r w:rsidR="00FA03CF">
        <w:t xml:space="preserve"> como “Es una solución única de análisis de código fuente que provee herramientas para identificar, seguir y reparar fallas lógicas en el código fuente tales como vulnerabilidades de seguridad.”</w:t>
      </w:r>
    </w:p>
    <w:p w:rsidR="001C77B8" w:rsidRDefault="004B51C2" w:rsidP="001A1537">
      <w:r>
        <w:tab/>
        <w:t>La siguiente imagen muestra la participación de Checkmarx en las diversas etapas del desarrollo de software.</w:t>
      </w:r>
    </w:p>
    <w:p w:rsidR="004B51C2" w:rsidRDefault="004B51C2" w:rsidP="001A1537"/>
    <w:p w:rsidR="004B51C2" w:rsidRDefault="004B51C2" w:rsidP="004B51C2">
      <w:pPr>
        <w:pStyle w:val="Ttulo3"/>
        <w:rPr>
          <w:ins w:id="592" w:author="Michael Hidalgo" w:date="2014-10-06T22:04:00Z"/>
        </w:rPr>
      </w:pPr>
      <w:bookmarkStart w:id="593" w:name="_Toc274493485"/>
      <w:ins w:id="594" w:author="Michael Hidalgo" w:date="2014-10-06T22:04:00Z">
        <w:r>
          <w:t xml:space="preserve">Figura </w:t>
        </w:r>
        <w:r w:rsidR="00476949">
          <w:fldChar w:fldCharType="begin"/>
        </w:r>
        <w:r>
          <w:instrText xml:space="preserve"> SEQ Figura \* ARABIC </w:instrText>
        </w:r>
      </w:ins>
      <w:r w:rsidR="00476949">
        <w:fldChar w:fldCharType="separate"/>
      </w:r>
      <w:ins w:id="595" w:author="Michael Hidalgo" w:date="2014-10-09T16:47:00Z">
        <w:r w:rsidR="00B13142">
          <w:rPr>
            <w:noProof/>
          </w:rPr>
          <w:t>15</w:t>
        </w:r>
      </w:ins>
      <w:ins w:id="596" w:author="Michael Hidalgo" w:date="2014-10-06T22:04:00Z">
        <w:r w:rsidR="00476949">
          <w:fldChar w:fldCharType="end"/>
        </w:r>
        <w:r>
          <w:t xml:space="preserve"> </w:t>
        </w:r>
        <w:proofErr w:type="spellStart"/>
        <w:r>
          <w:t>Checkmarx</w:t>
        </w:r>
        <w:proofErr w:type="spellEnd"/>
        <w:r>
          <w:t xml:space="preserve"> en el ciclo de vida del desarrollo del software.</w:t>
        </w:r>
        <w:bookmarkEnd w:id="593"/>
      </w:ins>
    </w:p>
    <w:p w:rsidR="004B51C2" w:rsidRDefault="004B51C2" w:rsidP="001A1537">
      <w:pPr>
        <w:rPr>
          <w:ins w:id="597" w:author="Michael Hidalgo" w:date="2014-10-06T22:04:00Z"/>
        </w:rPr>
      </w:pPr>
      <w:r>
        <w:rPr>
          <w:noProof/>
          <w:lang w:val="en-US"/>
        </w:rPr>
        <w:drawing>
          <wp:inline distT="0" distB="0" distL="0" distR="0">
            <wp:extent cx="5324475" cy="36620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codeanalysis.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662045"/>
                    </a:xfrm>
                    <a:prstGeom prst="rect">
                      <a:avLst/>
                    </a:prstGeom>
                  </pic:spPr>
                </pic:pic>
              </a:graphicData>
            </a:graphic>
          </wp:inline>
        </w:drawing>
      </w:r>
    </w:p>
    <w:p w:rsidR="004B51C2" w:rsidRPr="00465887" w:rsidRDefault="004B51C2" w:rsidP="00680D5B">
      <w:pPr>
        <w:pStyle w:val="Ttulo3"/>
      </w:pPr>
      <w:ins w:id="598" w:author="Michael Hidalgo" w:date="2014-10-06T22:04:00Z">
        <w:r>
          <w:t xml:space="preserve">Fuente : </w:t>
        </w:r>
      </w:ins>
      <w:ins w:id="599" w:author="Michael Hidalgo" w:date="2014-10-06T22:05:00Z">
        <w:r w:rsidRPr="004B51C2">
          <w:t>http://goo.gl/uq9KNv</w:t>
        </w:r>
      </w:ins>
    </w:p>
    <w:p w:rsidR="009272BB" w:rsidRDefault="00E62166" w:rsidP="00465887">
      <w:pPr>
        <w:pStyle w:val="Ttulo2"/>
      </w:pPr>
      <w:bookmarkStart w:id="600" w:name="_Toc274493567"/>
      <w:bookmarkStart w:id="601" w:name="_Toc274494404"/>
      <w:r>
        <w:lastRenderedPageBreak/>
        <w:t xml:space="preserve">2.27 </w:t>
      </w:r>
      <w:r w:rsidR="009272BB">
        <w:t xml:space="preserve">Instituto </w:t>
      </w:r>
      <w:proofErr w:type="spellStart"/>
      <w:r w:rsidR="009272BB">
        <w:t>Ponemon</w:t>
      </w:r>
      <w:bookmarkEnd w:id="600"/>
      <w:bookmarkEnd w:id="601"/>
      <w:proofErr w:type="spellEnd"/>
    </w:p>
    <w:p w:rsidR="009272BB" w:rsidRDefault="009272BB" w:rsidP="00D34D6B">
      <w:pPr>
        <w:rPr>
          <w:ins w:id="602" w:author="Michael Hidalgo" w:date="2014-10-06T21:19:00Z"/>
        </w:rPr>
      </w:pPr>
      <w:r>
        <w:tab/>
        <w:t>Es un instituto fundado en el año 2002 por el doctor Larry Ponemon y es considerado como una de las instituciones más importantes dedicado a temas como lo son privacidad, protección de datos y políticas de seguridad.</w:t>
      </w:r>
    </w:p>
    <w:p w:rsidR="00C04A89" w:rsidRDefault="00612B21" w:rsidP="00C04A89">
      <w:ins w:id="603" w:author="Michael Hidalgo" w:date="2014-10-06T21:19:00Z">
        <w:r>
          <w:tab/>
        </w:r>
      </w:ins>
      <w:r w:rsidR="00C04A89">
        <w:t xml:space="preserve">Fraim, D., Kane, K (2014),bajo la publicación que lleva por título Global </w:t>
      </w:r>
      <w:proofErr w:type="spellStart"/>
      <w:r w:rsidR="00C04A89">
        <w:t>Cost</w:t>
      </w:r>
      <w:proofErr w:type="spellEnd"/>
      <w:r w:rsidR="00C04A89">
        <w:t xml:space="preserve"> of Data </w:t>
      </w:r>
      <w:proofErr w:type="spellStart"/>
      <w:r w:rsidR="00C04A89">
        <w:t>Breach</w:t>
      </w:r>
      <w:proofErr w:type="spellEnd"/>
      <w:r w:rsidR="00C04A89">
        <w:t xml:space="preserve"> </w:t>
      </w:r>
      <w:proofErr w:type="spellStart"/>
      <w:r w:rsidR="00C04A89">
        <w:t>Increases</w:t>
      </w:r>
      <w:proofErr w:type="spellEnd"/>
      <w:r w:rsidR="00C04A89">
        <w:t xml:space="preserve"> </w:t>
      </w:r>
      <w:proofErr w:type="spellStart"/>
      <w:r w:rsidR="00C04A89">
        <w:t>by</w:t>
      </w:r>
      <w:proofErr w:type="spellEnd"/>
      <w:r w:rsidR="00C04A89">
        <w:t xml:space="preserve"> 15 </w:t>
      </w:r>
      <w:proofErr w:type="spellStart"/>
      <w:r w:rsidR="00C04A89">
        <w:t>percent</w:t>
      </w:r>
      <w:proofErr w:type="spellEnd"/>
      <w:r w:rsidR="00C04A89">
        <w:t xml:space="preserve">, </w:t>
      </w:r>
      <w:proofErr w:type="spellStart"/>
      <w:r w:rsidR="00C04A89">
        <w:t>According</w:t>
      </w:r>
      <w:proofErr w:type="spellEnd"/>
      <w:r w:rsidR="00C04A89">
        <w:t xml:space="preserve"> </w:t>
      </w:r>
      <w:proofErr w:type="spellStart"/>
      <w:r w:rsidR="00C04A89">
        <w:t>to</w:t>
      </w:r>
      <w:proofErr w:type="spellEnd"/>
      <w:r w:rsidR="00C04A89">
        <w:t xml:space="preserve"> </w:t>
      </w:r>
      <w:proofErr w:type="spellStart"/>
      <w:r w:rsidR="00C04A89">
        <w:t>Ponemon</w:t>
      </w:r>
      <w:proofErr w:type="spellEnd"/>
      <w:r w:rsidR="00C04A89">
        <w:t xml:space="preserve"> </w:t>
      </w:r>
      <w:proofErr w:type="spellStart"/>
      <w:r w:rsidR="00C04A89">
        <w:t>Institute</w:t>
      </w:r>
      <w:proofErr w:type="spellEnd"/>
      <w:r w:rsidR="00C04A89">
        <w:t>, cuando se refieren al Instituto Ponemon lo definen como :</w:t>
      </w:r>
    </w:p>
    <w:p w:rsidR="00C04A89" w:rsidRDefault="00C04A89" w:rsidP="00C04A89">
      <w:pPr>
        <w:spacing w:line="360" w:lineRule="auto"/>
      </w:pPr>
      <w:r>
        <w:tab/>
        <w:t xml:space="preserve">El Instituto Ponemon está dedicado a investigación independiente y </w:t>
      </w:r>
      <w:r>
        <w:tab/>
        <w:t xml:space="preserve">educación que los avances de seguridad de información, protección de </w:t>
      </w:r>
      <w:r>
        <w:tab/>
        <w:t>datos, la privacidad y las prácticas responsables dentro de la empresa y l</w:t>
      </w:r>
      <w:r>
        <w:tab/>
        <w:t>los gobiernos de todo el mundo.</w:t>
      </w:r>
    </w:p>
    <w:p w:rsidR="00C04A89" w:rsidRDefault="00C04A89" w:rsidP="00C04A89">
      <w:pPr>
        <w:spacing w:line="360" w:lineRule="auto"/>
      </w:pPr>
    </w:p>
    <w:p w:rsidR="00C04A89" w:rsidRDefault="00C04A89" w:rsidP="00C04A89">
      <w:pPr>
        <w:spacing w:line="360" w:lineRule="auto"/>
      </w:pPr>
      <w:r>
        <w:tab/>
        <w:t>Tal como se aprecia, dicho Instituto es ampliamente reconocido por los estudios que constantemente genera y así  brinda un panorama claro de la situación actual de temas como la seguridad de aplicaciones.</w:t>
      </w:r>
    </w:p>
    <w:p w:rsidR="00612B21" w:rsidRDefault="00612B21" w:rsidP="00D34D6B"/>
    <w:p w:rsidR="009272BB" w:rsidRDefault="00E62166" w:rsidP="00F84529">
      <w:pPr>
        <w:pStyle w:val="Ttulo2"/>
      </w:pPr>
      <w:bookmarkStart w:id="604" w:name="_Toc274493568"/>
      <w:bookmarkStart w:id="605" w:name="_Toc274494405"/>
      <w:r>
        <w:t xml:space="preserve">2.28 </w:t>
      </w:r>
      <w:r w:rsidR="009272BB">
        <w:t xml:space="preserve">Security </w:t>
      </w:r>
      <w:proofErr w:type="spellStart"/>
      <w:r w:rsidR="009272BB">
        <w:t>Innovation</w:t>
      </w:r>
      <w:bookmarkEnd w:id="604"/>
      <w:bookmarkEnd w:id="605"/>
      <w:proofErr w:type="spellEnd"/>
    </w:p>
    <w:p w:rsidR="009272BB" w:rsidRDefault="009272BB" w:rsidP="00D34D6B">
      <w:r>
        <w:tab/>
        <w:t xml:space="preserve">Es una empresa estadounidense enfocada en ayudarle a las organizaciones a construir y mantener software seguro, dicha empresa se dedica a la seguridad del software brindando una gama de productos </w:t>
      </w:r>
      <w:r w:rsidR="00552046">
        <w:t>facultando a organizaciones a comprender, manejar y evaluar el riesgo asociado a aplicaciones de software inseguro, así como brindar herramientas para resolver problemas de seguridad.</w:t>
      </w:r>
      <w:r>
        <w:t>.</w:t>
      </w:r>
    </w:p>
    <w:p w:rsidR="00A143D9" w:rsidRDefault="00A143D9" w:rsidP="00D34D6B">
      <w:r>
        <w:lastRenderedPageBreak/>
        <w:tab/>
        <w:t>El sitio oficial Security Innovation cuando describe a la compañía añade que “Somos un equipo de ingenieros de primera clase, desarrolladores, analistas de seguridad y analistas de negocio los cuales de forma conjunta</w:t>
      </w:r>
      <w:r w:rsidR="00FC6834">
        <w:t xml:space="preserve"> solucionamos problemas del negocio </w:t>
      </w:r>
      <w:r w:rsidR="00C04A89">
        <w:t xml:space="preserve">mediante </w:t>
      </w:r>
      <w:r w:rsidR="00FC6834">
        <w:t>soluciones técnicas.</w:t>
      </w:r>
      <w:r>
        <w:t xml:space="preserve"> ”</w:t>
      </w:r>
      <w:r w:rsidR="00D13E44">
        <w:t>.</w:t>
      </w:r>
    </w:p>
    <w:p w:rsidR="00B50980" w:rsidRDefault="00B50980" w:rsidP="00B50980">
      <w:pPr>
        <w:pStyle w:val="Ttulo2"/>
      </w:pPr>
      <w:r>
        <w:t xml:space="preserve">2.29 </w:t>
      </w:r>
      <w:commentRangeStart w:id="606"/>
      <w:r>
        <w:t>MI</w:t>
      </w:r>
      <w:bookmarkStart w:id="607" w:name="_GoBack"/>
      <w:bookmarkEnd w:id="607"/>
      <w:r>
        <w:t>TRE</w:t>
      </w:r>
      <w:commentRangeEnd w:id="606"/>
      <w:r>
        <w:rPr>
          <w:rStyle w:val="Refdecomentario"/>
          <w:rFonts w:eastAsiaTheme="minorEastAsia" w:cstheme="minorBidi"/>
          <w:b w:val="0"/>
          <w:bCs w:val="0"/>
          <w:color w:val="auto"/>
        </w:rPr>
        <w:commentReference w:id="606"/>
      </w:r>
    </w:p>
    <w:p w:rsidR="00B50980" w:rsidRDefault="00B50980" w:rsidP="00B50980">
      <w:pPr>
        <w:pStyle w:val="Ttulo2"/>
      </w:pPr>
      <w:r>
        <w:t xml:space="preserve">2.30 TEAM </w:t>
      </w:r>
      <w:commentRangeStart w:id="608"/>
      <w:r>
        <w:t>Mentor</w:t>
      </w:r>
      <w:commentRangeEnd w:id="608"/>
      <w:r>
        <w:rPr>
          <w:rStyle w:val="Refdecomentario"/>
          <w:rFonts w:eastAsiaTheme="minorEastAsia" w:cstheme="minorBidi"/>
          <w:b w:val="0"/>
          <w:bCs w:val="0"/>
          <w:color w:val="auto"/>
        </w:rPr>
        <w:commentReference w:id="608"/>
      </w:r>
    </w:p>
    <w:p w:rsidR="00B50980" w:rsidRPr="00B50980" w:rsidRDefault="00B50980" w:rsidP="00B50980">
      <w:pPr>
        <w:pStyle w:val="Ttulo2"/>
      </w:pPr>
      <w:r>
        <w:t xml:space="preserve">2.31 </w:t>
      </w:r>
      <w:commentRangeStart w:id="609"/>
      <w:r>
        <w:t>CWE</w:t>
      </w:r>
      <w:commentRangeEnd w:id="609"/>
      <w:r>
        <w:rPr>
          <w:rStyle w:val="Refdecomentario"/>
          <w:rFonts w:eastAsiaTheme="minorEastAsia" w:cstheme="minorBidi"/>
          <w:b w:val="0"/>
          <w:bCs w:val="0"/>
          <w:color w:val="auto"/>
        </w:rPr>
        <w:commentReference w:id="609"/>
      </w:r>
    </w:p>
    <w:p w:rsidR="005426FD" w:rsidRDefault="00E62166" w:rsidP="00F84529">
      <w:pPr>
        <w:pStyle w:val="Ttulo2"/>
      </w:pPr>
      <w:bookmarkStart w:id="610" w:name="_Toc274493569"/>
      <w:bookmarkStart w:id="611" w:name="_Toc274494406"/>
      <w:r>
        <w:t>2.</w:t>
      </w:r>
      <w:del w:id="612" w:author="Michael Hidalgo" w:date="2014-10-09T17:23:00Z">
        <w:r w:rsidDel="00B50980">
          <w:delText xml:space="preserve">29 </w:delText>
        </w:r>
      </w:del>
      <w:ins w:id="613" w:author="Michael Hidalgo" w:date="2014-10-09T17:23:00Z">
        <w:r w:rsidR="00B50980">
          <w:t xml:space="preserve">32 </w:t>
        </w:r>
      </w:ins>
      <w:r w:rsidR="005426FD">
        <w:t>Entorno de desarrollo Integrado</w:t>
      </w:r>
      <w:bookmarkEnd w:id="610"/>
      <w:bookmarkEnd w:id="611"/>
    </w:p>
    <w:p w:rsidR="001A1537" w:rsidRDefault="001A1537" w:rsidP="00F84529">
      <w:r>
        <w:tab/>
        <w:t>Un entorno de desarrollo integrado o comúnmente denominado IDE por sus siglas en inglés</w:t>
      </w:r>
      <w:ins w:id="614" w:author="Michael Hidalgo" w:date="2014-10-03T18:28:00Z">
        <w:r w:rsidR="001C77B8">
          <w:t>,</w:t>
        </w:r>
      </w:ins>
      <w:r>
        <w:t xml:space="preserve"> es una aplicación de software desarrollada para que ingenieros en sistemas puedan a su vez escribir aplicaciones de software. </w:t>
      </w:r>
      <w:ins w:id="615" w:author="Michael Hidalgo" w:date="2014-10-03T18:29:00Z">
        <w:r w:rsidR="001C77B8">
          <w:tab/>
        </w:r>
      </w:ins>
      <w:r>
        <w:t xml:space="preserve">Como su nombre lo refleja, es integrado y los usuarios encuentran en la herramienta un sin fin de módulos pequeños que cumplen </w:t>
      </w:r>
      <w:r w:rsidR="001C77B8">
        <w:t>tareas particulares entre las que se identifican el poder contar las líneas de código, hacer reingeniería, buscar ocurrencias, dar formato al código fuente, agregar componentes de terceros entre otros.</w:t>
      </w:r>
    </w:p>
    <w:p w:rsidR="003B558E" w:rsidRPr="001A1537" w:rsidRDefault="003B558E" w:rsidP="00F84529">
      <w:r>
        <w:tab/>
        <w:t xml:space="preserve">El experto Lair (2012) cuando se refiere al concepto de IDE expresa que “Un IDE es una aplicación de software que contiene facilidades comprensivas para ayudar a los desarrolladores a construir sus aplicaciones” (p. 19). Apoyándonos en la definición previa del autor se confirma la </w:t>
      </w:r>
      <w:r>
        <w:lastRenderedPageBreak/>
        <w:t xml:space="preserve">importancia de </w:t>
      </w:r>
      <w:ins w:id="616" w:author="Michael Hidalgo" w:date="2014-10-09T17:20:00Z">
        <w:r w:rsidR="006050E0">
          <w:t>e</w:t>
        </w:r>
      </w:ins>
      <w:r>
        <w:t>stas herramientas durante el proceso del desarrollo del software.</w:t>
      </w:r>
    </w:p>
    <w:p w:rsidR="00015408" w:rsidRDefault="00E62166" w:rsidP="00F84529">
      <w:pPr>
        <w:pStyle w:val="Ttulo2"/>
      </w:pPr>
      <w:bookmarkStart w:id="617" w:name="_Toc274493570"/>
      <w:bookmarkStart w:id="618" w:name="_Toc274494407"/>
      <w:r>
        <w:t>2.3</w:t>
      </w:r>
      <w:r w:rsidR="00B50980">
        <w:t>3</w:t>
      </w:r>
      <w:r>
        <w:t xml:space="preserve"> </w:t>
      </w:r>
      <w:r w:rsidR="00015408">
        <w:t>Visual Studio</w:t>
      </w:r>
      <w:r w:rsidR="00532B2A">
        <w:t xml:space="preserve"> .N</w:t>
      </w:r>
      <w:r w:rsidR="001A1537">
        <w:t>et</w:t>
      </w:r>
      <w:bookmarkEnd w:id="617"/>
      <w:bookmarkEnd w:id="618"/>
    </w:p>
    <w:p w:rsidR="001A1537" w:rsidRDefault="001A1537" w:rsidP="00F84529">
      <w:r>
        <w:tab/>
        <w:t>Visual Studio .Net es un entorno integrado de desarrollo creado por Microsoft por medio del cual los desarrolladores pueden escribir aplicaciones empresariales distribuidas</w:t>
      </w:r>
      <w:r w:rsidR="001C77B8">
        <w:t xml:space="preserve"> y </w:t>
      </w:r>
      <w:r>
        <w:t>escalables bajo diversos lenguajes de programación. La versión más reciente de éste ambiente integrado es Visual Studio .Net 2014.</w:t>
      </w:r>
    </w:p>
    <w:p w:rsidR="00BF2754" w:rsidRPr="001A1537" w:rsidRDefault="00BF2754" w:rsidP="00F84529">
      <w:r>
        <w:tab/>
        <w:t xml:space="preserve">Lair (2012) define Visual Studio como “Visual Studio es un IDE que permite a los desarrolladores .NET </w:t>
      </w:r>
      <w:r w:rsidR="00620267">
        <w:t>implementar una variedad de soluciones dentro de los confines de un editor.</w:t>
      </w:r>
      <w:r>
        <w:t>”</w:t>
      </w:r>
      <w:r w:rsidR="00620267">
        <w:t xml:space="preserve"> </w:t>
      </w:r>
      <w:r w:rsidR="003B558E">
        <w:t>(p. 19).</w:t>
      </w:r>
    </w:p>
    <w:p w:rsidR="00CE30E7" w:rsidRDefault="00E62166" w:rsidP="00F84529">
      <w:pPr>
        <w:pStyle w:val="Ttulo2"/>
      </w:pPr>
      <w:bookmarkStart w:id="619" w:name="_Toc274493571"/>
      <w:bookmarkStart w:id="620" w:name="_Toc274494408"/>
      <w:r>
        <w:t>2.3</w:t>
      </w:r>
      <w:r w:rsidR="00B50980">
        <w:t>4</w:t>
      </w:r>
      <w:r w:rsidR="00CE30E7">
        <w:t>.NET Framework</w:t>
      </w:r>
      <w:bookmarkEnd w:id="619"/>
      <w:bookmarkEnd w:id="620"/>
    </w:p>
    <w:p w:rsidR="00997CE1" w:rsidRDefault="00997CE1" w:rsidP="00387FB5">
      <w:r>
        <w:tab/>
        <w:t>Thai y Lam (2003) cuando hacen referencia a la plataforma .NET Framework indican que:</w:t>
      </w:r>
    </w:p>
    <w:p w:rsidR="00387FB5" w:rsidRDefault="00997CE1" w:rsidP="00387FB5">
      <w:pPr>
        <w:spacing w:line="360" w:lineRule="auto"/>
        <w:rPr>
          <w:ins w:id="621" w:author="Michael Hidalgo" w:date="2014-10-03T16:25:00Z"/>
        </w:rPr>
      </w:pPr>
      <w:r>
        <w:tab/>
      </w:r>
      <w:r w:rsidR="00165FF8">
        <w:t xml:space="preserve">.NET Framework es una plataforma de desarrollo que provee una </w:t>
      </w:r>
      <w:r w:rsidR="00165FF8">
        <w:tab/>
        <w:t xml:space="preserve">nueva interface de programación de servicios Windows y que integra un </w:t>
      </w:r>
      <w:r w:rsidR="00165FF8">
        <w:tab/>
        <w:t xml:space="preserve">número de tecnologías que emergieron de Microsoft durante la década </w:t>
      </w:r>
      <w:r w:rsidR="00165FF8">
        <w:tab/>
        <w:t xml:space="preserve">de 1990. Microsoft anunció la iniciativa .NET en Julio de 2000. En Abril </w:t>
      </w:r>
      <w:r w:rsidR="00165FF8">
        <w:tab/>
        <w:t>de 2003, la versión 1.1 integral de .NET Framework fue liberada. (p. 6).</w:t>
      </w:r>
    </w:p>
    <w:p w:rsidR="00C9323C" w:rsidRDefault="00C9323C" w:rsidP="00387FB5">
      <w:pPr>
        <w:spacing w:line="360" w:lineRule="auto"/>
      </w:pPr>
    </w:p>
    <w:p w:rsidR="00165FF8" w:rsidRDefault="00C9323C" w:rsidP="00387FB5">
      <w:ins w:id="622" w:author="Michael Hidalgo" w:date="2014-10-03T16:25:00Z">
        <w:r>
          <w:tab/>
        </w:r>
      </w:ins>
      <w:r w:rsidR="00165FF8">
        <w:t>Según los mismos autores, la plataforma .NET consta de  cuatro grupos de productos separados entre los que se destacan :</w:t>
      </w:r>
    </w:p>
    <w:p w:rsidR="00165FF8" w:rsidRDefault="00165FF8" w:rsidP="000727AC">
      <w:pPr>
        <w:pStyle w:val="Prrafodelista"/>
        <w:numPr>
          <w:ilvl w:val="0"/>
          <w:numId w:val="24"/>
        </w:numPr>
        <w:spacing w:line="360" w:lineRule="auto"/>
      </w:pPr>
      <w:r>
        <w:t>Herramientas de desarrollo y librerías.</w:t>
      </w:r>
    </w:p>
    <w:p w:rsidR="00165FF8" w:rsidRDefault="00165FF8" w:rsidP="000727AC">
      <w:pPr>
        <w:pStyle w:val="Prrafodelista"/>
        <w:numPr>
          <w:ilvl w:val="0"/>
          <w:numId w:val="24"/>
        </w:numPr>
        <w:spacing w:line="360" w:lineRule="auto"/>
      </w:pPr>
      <w:r>
        <w:lastRenderedPageBreak/>
        <w:t>Servicios Web.</w:t>
      </w:r>
    </w:p>
    <w:p w:rsidR="00165FF8" w:rsidRDefault="00165FF8" w:rsidP="000727AC">
      <w:pPr>
        <w:pStyle w:val="Prrafodelista"/>
        <w:numPr>
          <w:ilvl w:val="0"/>
          <w:numId w:val="24"/>
        </w:numPr>
        <w:spacing w:line="360" w:lineRule="auto"/>
      </w:pPr>
      <w:r>
        <w:t>Servidores especializados.</w:t>
      </w:r>
    </w:p>
    <w:p w:rsidR="00C9323C" w:rsidRDefault="00165FF8" w:rsidP="000727AC">
      <w:pPr>
        <w:pStyle w:val="Prrafodelista"/>
        <w:numPr>
          <w:ilvl w:val="0"/>
          <w:numId w:val="24"/>
        </w:numPr>
        <w:spacing w:line="360" w:lineRule="auto"/>
      </w:pPr>
      <w:r>
        <w:t>Dispositivos.</w:t>
      </w:r>
    </w:p>
    <w:p w:rsidR="00C9323C" w:rsidRDefault="001C77B8" w:rsidP="00E21B01">
      <w:r>
        <w:tab/>
        <w:t>En vista de que es una plataforma de desarrollo, incluye herramientas predefinidas para tareas habituales y provee un modelo extensible para que la industria cree sus propios productos utilizando los fundamentos básicos previstos por la tecnología.</w:t>
      </w:r>
    </w:p>
    <w:p w:rsidR="00C9323C" w:rsidRDefault="00C9323C" w:rsidP="00E21B01">
      <w:r>
        <w:tab/>
        <w:t xml:space="preserve">La imagen siguiente muestra una hoja de ruta de la plataforma Microsoft .NET 4.5. </w:t>
      </w:r>
    </w:p>
    <w:p w:rsidR="00680D5B" w:rsidRDefault="00680D5B" w:rsidP="004C209A">
      <w:pPr>
        <w:pStyle w:val="Ttulo3"/>
      </w:pPr>
      <w:bookmarkStart w:id="623" w:name="_Toc274493486"/>
      <w:r>
        <w:t xml:space="preserve">Figura </w:t>
      </w:r>
      <w:r w:rsidR="00476949">
        <w:fldChar w:fldCharType="begin"/>
      </w:r>
      <w:r>
        <w:instrText xml:space="preserve"> SEQ Figura \* ARABIC </w:instrText>
      </w:r>
      <w:r w:rsidR="00476949">
        <w:fldChar w:fldCharType="separate"/>
      </w:r>
      <w:r w:rsidR="00B13142">
        <w:rPr>
          <w:noProof/>
        </w:rPr>
        <w:t>16</w:t>
      </w:r>
      <w:r w:rsidR="00476949">
        <w:fldChar w:fldCharType="end"/>
      </w:r>
      <w:r>
        <w:t xml:space="preserve"> Arquitectura de Microsoft .NET 4.5</w:t>
      </w:r>
      <w:bookmarkEnd w:id="623"/>
    </w:p>
    <w:p w:rsidR="00165FF8" w:rsidRDefault="00B453A2" w:rsidP="002B18CF">
      <w:r>
        <w:rPr>
          <w:noProof/>
          <w:lang w:val="en-US"/>
        </w:rPr>
        <w:drawing>
          <wp:inline distT="0" distB="0" distL="0" distR="0">
            <wp:extent cx="5324475" cy="3025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ramework4.5.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025775"/>
                    </a:xfrm>
                    <a:prstGeom prst="rect">
                      <a:avLst/>
                    </a:prstGeom>
                  </pic:spPr>
                </pic:pic>
              </a:graphicData>
            </a:graphic>
          </wp:inline>
        </w:drawing>
      </w:r>
    </w:p>
    <w:p w:rsidR="000606A5" w:rsidRDefault="00B453A2" w:rsidP="00B04248">
      <w:pPr>
        <w:pStyle w:val="Ttulo3"/>
      </w:pPr>
      <w:r>
        <w:t xml:space="preserve">Fuente : </w:t>
      </w:r>
      <w:proofErr w:type="spellStart"/>
      <w:r w:rsidR="00342FA1">
        <w:t>DotNet-Tricks</w:t>
      </w:r>
      <w:proofErr w:type="spellEnd"/>
      <w:r w:rsidR="00342FA1">
        <w:t xml:space="preserve"> </w:t>
      </w:r>
      <w:r w:rsidR="00342FA1" w:rsidRPr="00342FA1">
        <w:t>http://goo.gl/UwZi8J</w:t>
      </w:r>
    </w:p>
    <w:p w:rsidR="00CE30E7" w:rsidRDefault="00E62166" w:rsidP="00641FA4">
      <w:pPr>
        <w:pStyle w:val="Ttulo2"/>
      </w:pPr>
      <w:bookmarkStart w:id="624" w:name="_Toc274493572"/>
      <w:bookmarkStart w:id="625" w:name="_Toc274494409"/>
      <w:r>
        <w:lastRenderedPageBreak/>
        <w:t>2.3</w:t>
      </w:r>
      <w:r w:rsidR="00B50980">
        <w:t>5</w:t>
      </w:r>
      <w:r>
        <w:t xml:space="preserve"> </w:t>
      </w:r>
      <w:r w:rsidR="000727AC">
        <w:t xml:space="preserve">Lenguaje de programación </w:t>
      </w:r>
      <w:r w:rsidR="00CE30E7">
        <w:t>C#</w:t>
      </w:r>
      <w:bookmarkEnd w:id="624"/>
      <w:bookmarkEnd w:id="625"/>
    </w:p>
    <w:p w:rsidR="00E21B01" w:rsidRDefault="00E21B01" w:rsidP="007B6509">
      <w:r>
        <w:tab/>
        <w:t xml:space="preserve">C# (léase C Sharp) es un lenguaje de programación de alto nivel, de propósito general y orientado a objetos que permite desarrollar </w:t>
      </w:r>
      <w:r w:rsidR="009012C4">
        <w:t xml:space="preserve">múltiples </w:t>
      </w:r>
      <w:r>
        <w:t xml:space="preserve">tipos de aplicaciones entre las que se destacan aplicaciones de escritorio, aplicaciones Web, aplicaciones móviles entre otras. La sintaxis y semántica de </w:t>
      </w:r>
      <w:r w:rsidR="003729A1">
        <w:t xml:space="preserve">este </w:t>
      </w:r>
      <w:r>
        <w:t>lenguaje de programación hace que sea similar a otros lenguajes de propósito general como lo es Java.</w:t>
      </w:r>
    </w:p>
    <w:p w:rsidR="00BC0238" w:rsidRDefault="00BC0238" w:rsidP="007B6509">
      <w:r>
        <w:tab/>
        <w:t>Hejlsber, Torgersen, Wiltamuth &amp; Golde (2010) brindan una explicación más amplia al establecer que :</w:t>
      </w:r>
    </w:p>
    <w:p w:rsidR="00BC0238" w:rsidRPr="00E21B01" w:rsidRDefault="00BC0238" w:rsidP="00BC0238">
      <w:pPr>
        <w:spacing w:line="360" w:lineRule="auto"/>
      </w:pPr>
      <w:r>
        <w:tab/>
        <w:t xml:space="preserve">C# es un lenguaje de programación simple, moderno, orientado a </w:t>
      </w:r>
      <w:r>
        <w:tab/>
        <w:t xml:space="preserve">objetos y de tipos de datos seguro. C# tiene sus raíces en la familia de </w:t>
      </w:r>
      <w:r>
        <w:tab/>
        <w:t xml:space="preserve">lenguajes C y es inmediatamente familiar a desarrolladores de C, C++ y </w:t>
      </w:r>
      <w:r>
        <w:tab/>
        <w:t>Java.</w:t>
      </w:r>
      <w:ins w:id="626" w:author="Michael Hidalgo" w:date="2014-10-06T21:04:00Z">
        <w:r w:rsidR="00BE0F9C">
          <w:t xml:space="preserve"> </w:t>
        </w:r>
      </w:ins>
      <w:r>
        <w:t xml:space="preserve">C# está estandarizado por ECMA internacional por medio del </w:t>
      </w:r>
      <w:ins w:id="627" w:author="Michael Hidalgo" w:date="2014-10-06T21:04:00Z">
        <w:r w:rsidR="00BE0F9C">
          <w:tab/>
        </w:r>
      </w:ins>
      <w:r>
        <w:t xml:space="preserve">estándar ECMA-334 y por ISO/IEC por medio del estándar ISO/IEC </w:t>
      </w:r>
      <w:ins w:id="628" w:author="Michael Hidalgo" w:date="2014-10-06T21:04:00Z">
        <w:r w:rsidR="00BE0F9C">
          <w:tab/>
        </w:r>
      </w:ins>
      <w:r>
        <w:t>23270 .(p. 1)</w:t>
      </w:r>
    </w:p>
    <w:p w:rsidR="00015408" w:rsidRDefault="00CB71AD" w:rsidP="00641FA4">
      <w:pPr>
        <w:pStyle w:val="Ttulo2"/>
        <w:rPr>
          <w:ins w:id="629" w:author="Michael Hidalgo" w:date="2014-10-03T16:30:00Z"/>
        </w:rPr>
      </w:pPr>
      <w:bookmarkStart w:id="630" w:name="_Toc274493573"/>
      <w:bookmarkStart w:id="631" w:name="_Toc274494410"/>
      <w:r>
        <w:t>2.3</w:t>
      </w:r>
      <w:r w:rsidR="00B50980">
        <w:t>6</w:t>
      </w:r>
      <w:r>
        <w:t xml:space="preserve"> </w:t>
      </w:r>
      <w:r w:rsidR="00015408">
        <w:t>Eclipse</w:t>
      </w:r>
      <w:bookmarkEnd w:id="630"/>
      <w:bookmarkEnd w:id="631"/>
    </w:p>
    <w:p w:rsidR="00E21B01" w:rsidRDefault="00E21B01" w:rsidP="00523618">
      <w:r>
        <w:tab/>
        <w:t xml:space="preserve">Eclipse es un entorno integrado de desarrollo (IDE), el cual es soportado por la fundación Eclipse. Actualmente </w:t>
      </w:r>
      <w:r w:rsidR="009012C4">
        <w:t xml:space="preserve">en el mercado se encuentran </w:t>
      </w:r>
      <w:r w:rsidR="00523618">
        <w:t xml:space="preserve">diferentes versiones de </w:t>
      </w:r>
      <w:r w:rsidR="00E77CA0">
        <w:t>Eclipse</w:t>
      </w:r>
      <w:r w:rsidR="00523618">
        <w:t xml:space="preserve"> entre las que figuran Luna, Kepler, </w:t>
      </w:r>
      <w:r w:rsidR="00B04248">
        <w:t>Índigo</w:t>
      </w:r>
      <w:r w:rsidR="00523618">
        <w:t>, Helios, Galileo, Juno entre otras.</w:t>
      </w:r>
      <w:r w:rsidR="00505554">
        <w:t xml:space="preserve"> Además el nombre Eclipse corresponde a una comunidad</w:t>
      </w:r>
      <w:r w:rsidR="005E4AF2">
        <w:t>, según la Fundación Eclipse (2014) “Eclipse es una comunidad para individuos y organizaciones que desean colaborar en software de código abierto que sea comercialmente amigable.”</w:t>
      </w:r>
    </w:p>
    <w:p w:rsidR="00E77CA0" w:rsidRDefault="00E77CA0" w:rsidP="00523618">
      <w:pPr>
        <w:rPr>
          <w:ins w:id="632" w:author="Michael Hidalgo" w:date="2014-10-06T22:18:00Z"/>
        </w:rPr>
      </w:pPr>
      <w:r>
        <w:lastRenderedPageBreak/>
        <w:tab/>
        <w:t>En la siguiente imagen se muestra la evolución y las versiones de</w:t>
      </w:r>
      <w:r w:rsidR="008817AB">
        <w:t>l IDE</w:t>
      </w:r>
      <w:r>
        <w:t xml:space="preserve"> Eclipse </w:t>
      </w:r>
      <w:r w:rsidR="00C17B01">
        <w:t>de los últimos años</w:t>
      </w:r>
      <w:r>
        <w:t>.</w:t>
      </w:r>
    </w:p>
    <w:p w:rsidR="00873612" w:rsidRDefault="00873612" w:rsidP="00523618">
      <w:pPr>
        <w:rPr>
          <w:ins w:id="633" w:author="Michael Hidalgo" w:date="2014-10-06T22:18:00Z"/>
        </w:rPr>
      </w:pPr>
    </w:p>
    <w:p w:rsidR="00873612" w:rsidRDefault="00873612" w:rsidP="00523618">
      <w:pPr>
        <w:rPr>
          <w:ins w:id="634" w:author="Michael Hidalgo" w:date="2014-10-06T22:18:00Z"/>
        </w:rPr>
      </w:pPr>
    </w:p>
    <w:p w:rsidR="00873612" w:rsidRPr="00E21B01" w:rsidRDefault="00873612" w:rsidP="00523618"/>
    <w:p w:rsidR="00873612" w:rsidRDefault="00873612" w:rsidP="00873612">
      <w:pPr>
        <w:pStyle w:val="Ttulo3"/>
      </w:pPr>
      <w:bookmarkStart w:id="635" w:name="_Toc274493487"/>
      <w:r>
        <w:t xml:space="preserve">Figura </w:t>
      </w:r>
      <w:r w:rsidR="00476949">
        <w:fldChar w:fldCharType="begin"/>
      </w:r>
      <w:r>
        <w:instrText xml:space="preserve"> SEQ Figura \* ARABIC </w:instrText>
      </w:r>
      <w:r w:rsidR="00476949">
        <w:fldChar w:fldCharType="separate"/>
      </w:r>
      <w:r w:rsidR="00B13142">
        <w:rPr>
          <w:noProof/>
        </w:rPr>
        <w:t>17</w:t>
      </w:r>
      <w:r w:rsidR="00476949">
        <w:fldChar w:fldCharType="end"/>
      </w:r>
      <w:r>
        <w:t xml:space="preserve"> Versiones de Eclipse durante los últimos años</w:t>
      </w:r>
      <w:bookmarkEnd w:id="635"/>
    </w:p>
    <w:p w:rsidR="00055723" w:rsidRDefault="00C17B01" w:rsidP="00873612">
      <w:r>
        <w:rPr>
          <w:noProof/>
          <w:lang w:val="en-US"/>
        </w:rPr>
        <w:drawing>
          <wp:inline distT="0" distB="0" distL="0" distR="0">
            <wp:extent cx="5324475" cy="32804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6 at 6.18.29 PM.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280410"/>
                    </a:xfrm>
                    <a:prstGeom prst="rect">
                      <a:avLst/>
                    </a:prstGeom>
                  </pic:spPr>
                </pic:pic>
              </a:graphicData>
            </a:graphic>
          </wp:inline>
        </w:drawing>
      </w:r>
    </w:p>
    <w:p w:rsidR="00055723" w:rsidRDefault="00873612" w:rsidP="00873612">
      <w:pPr>
        <w:pStyle w:val="Ttulo3"/>
      </w:pPr>
      <w:r>
        <w:t>Fuente: Propia</w:t>
      </w:r>
    </w:p>
    <w:p w:rsidR="00055723" w:rsidRPr="00055723" w:rsidRDefault="00055723" w:rsidP="00246741"/>
    <w:p w:rsidR="00D5114F" w:rsidRPr="009874A9" w:rsidRDefault="00D5114F" w:rsidP="009874A9">
      <w:pPr>
        <w:pStyle w:val="Ttulo1"/>
      </w:pPr>
      <w:bookmarkStart w:id="636" w:name="_Toc274493574"/>
      <w:bookmarkStart w:id="637" w:name="_Toc274494411"/>
      <w:r w:rsidRPr="009874A9">
        <w:lastRenderedPageBreak/>
        <w:t>Referencias Bibliográficas</w:t>
      </w:r>
      <w:bookmarkEnd w:id="636"/>
      <w:bookmarkEnd w:id="637"/>
    </w:p>
    <w:p w:rsidR="00934FD2" w:rsidRPr="00D05523" w:rsidRDefault="00934FD2" w:rsidP="0091526D">
      <w:pPr>
        <w:spacing w:line="360" w:lineRule="auto"/>
        <w:ind w:firstLine="720"/>
        <w:rPr>
          <w:ins w:id="638" w:author="Michael Hidalgo" w:date="2014-10-09T17:12:00Z"/>
          <w:lang w:val="es-CR"/>
          <w:rPrChange w:id="639" w:author="Laica" w:date="2014-10-09T21:31:00Z">
            <w:rPr>
              <w:ins w:id="640" w:author="Michael Hidalgo" w:date="2014-10-09T17:12:00Z"/>
              <w:lang w:val="en-US"/>
            </w:rPr>
          </w:rPrChange>
        </w:rPr>
      </w:pPr>
      <w:r w:rsidRPr="00934FD2">
        <w:rPr>
          <w:lang w:val="en-US"/>
        </w:rPr>
        <w:t>Adams, Ed (</w:t>
      </w:r>
      <w:proofErr w:type="spellStart"/>
      <w:r w:rsidRPr="00934FD2">
        <w:rPr>
          <w:lang w:val="en-US"/>
        </w:rPr>
        <w:t>Marzo</w:t>
      </w:r>
      <w:proofErr w:type="spellEnd"/>
      <w:r w:rsidRPr="00934FD2">
        <w:rPr>
          <w:lang w:val="en-US"/>
        </w:rPr>
        <w:t xml:space="preserve"> 08, 2011). </w:t>
      </w:r>
      <w:proofErr w:type="gramStart"/>
      <w:r w:rsidRPr="00934FD2">
        <w:rPr>
          <w:lang w:val="en-US"/>
        </w:rPr>
        <w:t xml:space="preserve">Q&amp;A with Myself - Thoughts on Sony, DOD, RSA, </w:t>
      </w:r>
      <w:r w:rsidRPr="00934FD2">
        <w:rPr>
          <w:lang w:val="en-US"/>
        </w:rPr>
        <w:tab/>
        <w:t>IMF &amp; Lockheed Martin.</w:t>
      </w:r>
      <w:proofErr w:type="gramEnd"/>
      <w:r w:rsidRPr="00934FD2">
        <w:rPr>
          <w:lang w:val="en-US"/>
        </w:rPr>
        <w:t xml:space="preserve"> </w:t>
      </w:r>
      <w:r w:rsidRPr="00D05523">
        <w:rPr>
          <w:lang w:val="es-CR"/>
          <w:rPrChange w:id="641" w:author="Laica" w:date="2014-10-09T21:31:00Z">
            <w:rPr>
              <w:lang w:val="en-US"/>
            </w:rPr>
          </w:rPrChange>
        </w:rPr>
        <w:t xml:space="preserve">Recuperado el día 16 de Julio de 2014 de, </w:t>
      </w:r>
      <w:r w:rsidRPr="00D05523">
        <w:rPr>
          <w:lang w:val="es-CR"/>
          <w:rPrChange w:id="642" w:author="Laica" w:date="2014-10-09T21:31:00Z">
            <w:rPr>
              <w:lang w:val="en-US"/>
            </w:rPr>
          </w:rPrChange>
        </w:rPr>
        <w:tab/>
      </w:r>
      <w:r w:rsidR="00476949">
        <w:fldChar w:fldCharType="begin"/>
      </w:r>
      <w:r w:rsidR="00476949">
        <w:instrText>HYPERLINK "http://goo.gl/74QBtY"</w:instrText>
      </w:r>
      <w:r w:rsidR="00476949">
        <w:fldChar w:fldCharType="separate"/>
      </w:r>
      <w:r w:rsidRPr="00D05523">
        <w:rPr>
          <w:lang w:val="es-CR"/>
          <w:rPrChange w:id="643" w:author="Laica" w:date="2014-10-09T21:31:00Z">
            <w:rPr>
              <w:lang w:val="en-US"/>
            </w:rPr>
          </w:rPrChange>
        </w:rPr>
        <w:t>http://goo.gl/74QBtY</w:t>
      </w:r>
      <w:r w:rsidR="00476949">
        <w:fldChar w:fldCharType="end"/>
      </w:r>
    </w:p>
    <w:p w:rsidR="00934FD2" w:rsidRPr="00D05523" w:rsidRDefault="00934FD2" w:rsidP="0091526D">
      <w:pPr>
        <w:spacing w:line="360" w:lineRule="auto"/>
        <w:ind w:firstLine="720"/>
        <w:rPr>
          <w:ins w:id="644" w:author="Michael Hidalgo" w:date="2014-10-09T17:12:00Z"/>
          <w:lang w:val="es-CR"/>
          <w:rPrChange w:id="645" w:author="Laica" w:date="2014-10-09T21:31:00Z">
            <w:rPr>
              <w:ins w:id="646" w:author="Michael Hidalgo" w:date="2014-10-09T17:12:00Z"/>
              <w:lang w:val="en-US"/>
            </w:rPr>
          </w:rPrChange>
        </w:rPr>
      </w:pPr>
    </w:p>
    <w:p w:rsidR="00C25A02" w:rsidRPr="00D05523" w:rsidRDefault="00C25A02" w:rsidP="0091526D">
      <w:pPr>
        <w:spacing w:line="360" w:lineRule="auto"/>
        <w:ind w:firstLine="720"/>
        <w:rPr>
          <w:lang w:val="es-CR"/>
          <w:rPrChange w:id="647" w:author="Laica" w:date="2014-10-09T21:31:00Z">
            <w:rPr>
              <w:lang w:val="en-US"/>
            </w:rPr>
          </w:rPrChange>
        </w:rPr>
      </w:pPr>
      <w:r>
        <w:rPr>
          <w:lang w:val="en-US"/>
        </w:rPr>
        <w:t xml:space="preserve">Chaudhary, A. (2010). </w:t>
      </w:r>
      <w:r>
        <w:rPr>
          <w:i/>
          <w:lang w:val="en-US"/>
        </w:rPr>
        <w:t>What is a Community Technology Preview</w:t>
      </w:r>
      <w:proofErr w:type="gramStart"/>
      <w:r>
        <w:rPr>
          <w:i/>
          <w:lang w:val="en-US"/>
        </w:rPr>
        <w:t>?.</w:t>
      </w:r>
      <w:proofErr w:type="gramEnd"/>
      <w:r>
        <w:rPr>
          <w:lang w:val="en-US"/>
        </w:rPr>
        <w:t xml:space="preserve"> </w:t>
      </w:r>
      <w:r w:rsidRPr="00D05523">
        <w:rPr>
          <w:lang w:val="es-CR"/>
          <w:rPrChange w:id="648" w:author="Laica" w:date="2014-10-09T21:31:00Z">
            <w:rPr>
              <w:lang w:val="en-US"/>
            </w:rPr>
          </w:rPrChange>
        </w:rPr>
        <w:t>Recuperado el Lunes 06 de Octubre de 2014 de http://goo.gl/J5edZd.</w:t>
      </w:r>
    </w:p>
    <w:p w:rsidR="00C25A02" w:rsidRPr="00D05523" w:rsidRDefault="00C25A02" w:rsidP="0091526D">
      <w:pPr>
        <w:spacing w:line="360" w:lineRule="auto"/>
        <w:ind w:firstLine="720"/>
        <w:rPr>
          <w:lang w:val="es-CR"/>
          <w:rPrChange w:id="649" w:author="Laica" w:date="2014-10-09T21:31:00Z">
            <w:rPr>
              <w:lang w:val="en-US"/>
            </w:rPr>
          </w:rPrChange>
        </w:rPr>
      </w:pPr>
    </w:p>
    <w:p w:rsidR="0091526D" w:rsidRPr="00D05523" w:rsidRDefault="00FA03CF" w:rsidP="0091526D">
      <w:pPr>
        <w:spacing w:line="360" w:lineRule="auto"/>
        <w:ind w:firstLine="720"/>
        <w:rPr>
          <w:lang w:val="es-CR"/>
          <w:rPrChange w:id="650" w:author="Laica" w:date="2014-10-09T21:31:00Z">
            <w:rPr>
              <w:lang w:val="en-US"/>
            </w:rPr>
          </w:rPrChange>
        </w:rPr>
      </w:pPr>
      <w:proofErr w:type="spellStart"/>
      <w:r w:rsidRPr="00D05523">
        <w:rPr>
          <w:lang w:val="es-CR"/>
          <w:rPrChange w:id="651" w:author="Laica" w:date="2014-10-09T21:31:00Z">
            <w:rPr>
              <w:lang w:val="en-US"/>
            </w:rPr>
          </w:rPrChange>
        </w:rPr>
        <w:t>Checkmarx</w:t>
      </w:r>
      <w:proofErr w:type="spellEnd"/>
      <w:r w:rsidRPr="00D05523">
        <w:rPr>
          <w:lang w:val="es-CR"/>
          <w:rPrChange w:id="652" w:author="Laica" w:date="2014-10-09T21:31:00Z">
            <w:rPr>
              <w:lang w:val="en-US"/>
            </w:rPr>
          </w:rPrChange>
        </w:rPr>
        <w:t xml:space="preserve"> </w:t>
      </w:r>
      <w:proofErr w:type="spellStart"/>
      <w:r w:rsidRPr="00D05523">
        <w:rPr>
          <w:lang w:val="es-CR"/>
          <w:rPrChange w:id="653" w:author="Laica" w:date="2014-10-09T21:31:00Z">
            <w:rPr>
              <w:lang w:val="en-US"/>
            </w:rPr>
          </w:rPrChange>
        </w:rPr>
        <w:t>CxSuit</w:t>
      </w:r>
      <w:proofErr w:type="spellEnd"/>
      <w:r w:rsidRPr="00D05523">
        <w:rPr>
          <w:lang w:val="es-CR"/>
          <w:rPrChange w:id="654" w:author="Laica" w:date="2014-10-09T21:31:00Z">
            <w:rPr>
              <w:lang w:val="en-US"/>
            </w:rPr>
          </w:rPrChange>
        </w:rPr>
        <w:t xml:space="preserve"> </w:t>
      </w:r>
      <w:proofErr w:type="spellStart"/>
      <w:r w:rsidRPr="00D05523">
        <w:rPr>
          <w:lang w:val="es-CR"/>
          <w:rPrChange w:id="655" w:author="Laica" w:date="2014-10-09T21:31:00Z">
            <w:rPr>
              <w:lang w:val="en-US"/>
            </w:rPr>
          </w:rPrChange>
        </w:rPr>
        <w:t>Overview</w:t>
      </w:r>
      <w:proofErr w:type="spellEnd"/>
      <w:r w:rsidRPr="00D05523">
        <w:rPr>
          <w:lang w:val="es-CR"/>
          <w:rPrChange w:id="656" w:author="Laica" w:date="2014-10-09T21:31:00Z">
            <w:rPr>
              <w:lang w:val="en-US"/>
            </w:rPr>
          </w:rPrChange>
        </w:rPr>
        <w:t xml:space="preserve"> (2014). Recuperado el 06 de Octubre de 2014 de </w:t>
      </w:r>
      <w:r w:rsidR="00476949">
        <w:fldChar w:fldCharType="begin"/>
      </w:r>
      <w:r w:rsidR="00476949">
        <w:instrText>HYPERLINK "http://goo.gl/HYxggf"</w:instrText>
      </w:r>
      <w:r w:rsidR="00476949">
        <w:fldChar w:fldCharType="separate"/>
      </w:r>
      <w:r w:rsidRPr="00D05523">
        <w:rPr>
          <w:rStyle w:val="Hipervnculo"/>
          <w:lang w:val="es-CR"/>
          <w:rPrChange w:id="657" w:author="Laica" w:date="2014-10-09T21:31:00Z">
            <w:rPr>
              <w:rStyle w:val="Hipervnculo"/>
              <w:lang w:val="en-US"/>
            </w:rPr>
          </w:rPrChange>
        </w:rPr>
        <w:t>http://goo.gl/HYxggf</w:t>
      </w:r>
      <w:r w:rsidR="00476949">
        <w:fldChar w:fldCharType="end"/>
      </w:r>
      <w:ins w:id="658" w:author="Michael Hidalgo" w:date="2014-10-06T21:54:00Z">
        <w:r w:rsidRPr="00D05523">
          <w:rPr>
            <w:lang w:val="es-CR"/>
            <w:rPrChange w:id="659" w:author="Laica" w:date="2014-10-09T21:31:00Z">
              <w:rPr>
                <w:lang w:val="en-US"/>
              </w:rPr>
            </w:rPrChange>
          </w:rPr>
          <w:t>.</w:t>
        </w:r>
      </w:ins>
    </w:p>
    <w:p w:rsidR="00FA03CF" w:rsidRPr="00D05523" w:rsidRDefault="00FA03CF" w:rsidP="0091526D">
      <w:pPr>
        <w:spacing w:line="360" w:lineRule="auto"/>
        <w:ind w:firstLine="720"/>
        <w:rPr>
          <w:lang w:val="es-CR"/>
          <w:rPrChange w:id="660" w:author="Laica" w:date="2014-10-09T21:31:00Z">
            <w:rPr>
              <w:lang w:val="en-US"/>
            </w:rPr>
          </w:rPrChange>
        </w:rPr>
      </w:pPr>
    </w:p>
    <w:p w:rsidR="0091526D" w:rsidRDefault="0091526D" w:rsidP="0091526D">
      <w:pPr>
        <w:spacing w:line="360" w:lineRule="auto"/>
        <w:ind w:firstLine="720"/>
        <w:rPr>
          <w:lang w:val="en-US"/>
        </w:rPr>
      </w:pPr>
      <w:r w:rsidRPr="002A23A0">
        <w:rPr>
          <w:lang w:val="en-US"/>
        </w:rPr>
        <w:t>File, G</w:t>
      </w:r>
      <w:r w:rsidR="00D77424" w:rsidRPr="002A23A0">
        <w:rPr>
          <w:lang w:val="en-US"/>
        </w:rPr>
        <w:t>. (</w:t>
      </w:r>
      <w:r w:rsidRPr="002A23A0">
        <w:rPr>
          <w:lang w:val="en-US"/>
        </w:rPr>
        <w:t>2011)</w:t>
      </w:r>
      <w:r w:rsidR="00D77424" w:rsidRPr="002A23A0">
        <w:rPr>
          <w:lang w:val="en-US"/>
        </w:rPr>
        <w:t>.</w:t>
      </w:r>
      <w:r w:rsidR="00D77424" w:rsidRPr="002A23A0">
        <w:rPr>
          <w:i/>
          <w:lang w:val="en-US"/>
        </w:rPr>
        <w:t xml:space="preserve"> The</w:t>
      </w:r>
      <w:r w:rsidRPr="002A23A0">
        <w:rPr>
          <w:i/>
          <w:lang w:val="en-US"/>
        </w:rPr>
        <w:t xml:space="preserve"> SWOT </w:t>
      </w:r>
      <w:r w:rsidR="00D77424" w:rsidRPr="002A23A0">
        <w:rPr>
          <w:i/>
          <w:lang w:val="en-US"/>
        </w:rPr>
        <w:t>Analysis Using</w:t>
      </w:r>
      <w:r w:rsidRPr="002A23A0">
        <w:rPr>
          <w:i/>
          <w:lang w:val="en-US"/>
        </w:rPr>
        <w:t xml:space="preserve"> </w:t>
      </w:r>
      <w:r w:rsidR="002A23A0" w:rsidRPr="002A23A0">
        <w:rPr>
          <w:i/>
          <w:lang w:val="en-US"/>
        </w:rPr>
        <w:t>Strengths</w:t>
      </w:r>
      <w:r w:rsidRPr="002A23A0">
        <w:rPr>
          <w:i/>
          <w:lang w:val="en-US"/>
        </w:rPr>
        <w:t xml:space="preserve"> to overcome Weakness Using Opportunities to overcome Threats.</w:t>
      </w:r>
      <w:r w:rsidR="003B3E9F" w:rsidRPr="002A23A0">
        <w:rPr>
          <w:lang w:val="en-US"/>
        </w:rPr>
        <w:t xml:space="preserve">  Kindle Edition. Recuperado de Amazon.com</w:t>
      </w:r>
    </w:p>
    <w:p w:rsidR="00B13221" w:rsidRDefault="00B13221" w:rsidP="0091526D">
      <w:pPr>
        <w:spacing w:line="360" w:lineRule="auto"/>
        <w:ind w:firstLine="720"/>
        <w:rPr>
          <w:lang w:val="en-US"/>
        </w:rPr>
      </w:pPr>
    </w:p>
    <w:p w:rsidR="00D21F41" w:rsidRPr="00D05523" w:rsidRDefault="00B13221" w:rsidP="0091526D">
      <w:pPr>
        <w:spacing w:line="360" w:lineRule="auto"/>
        <w:ind w:firstLine="720"/>
        <w:rPr>
          <w:lang w:val="es-CR"/>
          <w:rPrChange w:id="661" w:author="Laica" w:date="2014-10-09T21:31:00Z">
            <w:rPr>
              <w:lang w:val="en-US"/>
            </w:rPr>
          </w:rPrChange>
        </w:rPr>
      </w:pPr>
      <w:r>
        <w:rPr>
          <w:lang w:val="en-US"/>
        </w:rPr>
        <w:t xml:space="preserve">Forbes (2014). </w:t>
      </w:r>
      <w:proofErr w:type="gramStart"/>
      <w:r w:rsidRPr="00B13221">
        <w:rPr>
          <w:i/>
          <w:lang w:val="en-US"/>
        </w:rPr>
        <w:t>Hewlett-Packard on the Forbes Global 2000 List</w:t>
      </w:r>
      <w:r>
        <w:rPr>
          <w:lang w:val="en-US"/>
        </w:rPr>
        <w:t>.</w:t>
      </w:r>
      <w:proofErr w:type="gramEnd"/>
      <w:r>
        <w:rPr>
          <w:lang w:val="en-US"/>
        </w:rPr>
        <w:t xml:space="preserve"> </w:t>
      </w:r>
      <w:r w:rsidRPr="00D05523">
        <w:rPr>
          <w:lang w:val="es-CR"/>
          <w:rPrChange w:id="662" w:author="Laica" w:date="2014-10-09T21:31:00Z">
            <w:rPr>
              <w:lang w:val="en-US"/>
            </w:rPr>
          </w:rPrChange>
        </w:rPr>
        <w:t xml:space="preserve">Recuperado el Lunes 06 de Octubre de 2014 de </w:t>
      </w:r>
      <w:r w:rsidR="00476949">
        <w:fldChar w:fldCharType="begin"/>
      </w:r>
      <w:r w:rsidR="00476949">
        <w:instrText>HYPERLINK "http://goo.gl/NEIiiZ"</w:instrText>
      </w:r>
      <w:r w:rsidR="00476949">
        <w:fldChar w:fldCharType="separate"/>
      </w:r>
      <w:r w:rsidRPr="00D05523">
        <w:rPr>
          <w:rStyle w:val="Hipervnculo"/>
          <w:lang w:val="es-CR"/>
          <w:rPrChange w:id="663" w:author="Laica" w:date="2014-10-09T21:31:00Z">
            <w:rPr>
              <w:rStyle w:val="Hipervnculo"/>
              <w:lang w:val="en-US"/>
            </w:rPr>
          </w:rPrChange>
        </w:rPr>
        <w:t>http://goo.gl/NEIiiZ</w:t>
      </w:r>
      <w:r w:rsidR="00476949">
        <w:fldChar w:fldCharType="end"/>
      </w:r>
      <w:r w:rsidRPr="00D05523">
        <w:rPr>
          <w:lang w:val="es-CR"/>
          <w:rPrChange w:id="664" w:author="Laica" w:date="2014-10-09T21:31:00Z">
            <w:rPr>
              <w:lang w:val="en-US"/>
            </w:rPr>
          </w:rPrChange>
        </w:rPr>
        <w:t>.</w:t>
      </w:r>
    </w:p>
    <w:p w:rsidR="00B13221" w:rsidRPr="00D05523" w:rsidRDefault="00B13221" w:rsidP="0091526D">
      <w:pPr>
        <w:spacing w:line="360" w:lineRule="auto"/>
        <w:ind w:firstLine="720"/>
        <w:rPr>
          <w:lang w:val="es-CR"/>
          <w:rPrChange w:id="665" w:author="Laica" w:date="2014-10-09T21:31:00Z">
            <w:rPr>
              <w:lang w:val="en-US"/>
            </w:rPr>
          </w:rPrChange>
        </w:rPr>
      </w:pPr>
    </w:p>
    <w:p w:rsidR="00DD0985" w:rsidRPr="00D05523" w:rsidRDefault="00DD0985" w:rsidP="0091526D">
      <w:pPr>
        <w:spacing w:line="360" w:lineRule="auto"/>
        <w:ind w:firstLine="720"/>
        <w:rPr>
          <w:lang w:val="es-CR"/>
          <w:rPrChange w:id="666" w:author="Laica" w:date="2014-10-09T21:31:00Z">
            <w:rPr>
              <w:lang w:val="en-US"/>
            </w:rPr>
          </w:rPrChange>
        </w:rPr>
      </w:pPr>
      <w:proofErr w:type="gramStart"/>
      <w:r>
        <w:rPr>
          <w:lang w:val="en-US"/>
        </w:rPr>
        <w:t>Forbes (2014).</w:t>
      </w:r>
      <w:proofErr w:type="gramEnd"/>
      <w:r>
        <w:rPr>
          <w:lang w:val="en-US"/>
        </w:rPr>
        <w:t xml:space="preserve"> </w:t>
      </w:r>
      <w:r>
        <w:rPr>
          <w:i/>
          <w:lang w:val="en-US"/>
        </w:rPr>
        <w:t>Global 2000 Leading Companies. Microsoft</w:t>
      </w:r>
      <w:r>
        <w:rPr>
          <w:lang w:val="en-US"/>
        </w:rPr>
        <w:t xml:space="preserve">. </w:t>
      </w:r>
      <w:r w:rsidRPr="00D05523">
        <w:rPr>
          <w:lang w:val="es-CR"/>
          <w:rPrChange w:id="667" w:author="Laica" w:date="2014-10-09T21:31:00Z">
            <w:rPr>
              <w:lang w:val="en-US"/>
            </w:rPr>
          </w:rPrChange>
        </w:rPr>
        <w:t>Recuperado el Lunes 06 de Octubre de 2014 de http://goo.gl/HOcYhk</w:t>
      </w:r>
      <w:ins w:id="668" w:author="Michael Hidalgo" w:date="2014-10-07T13:39:00Z">
        <w:r w:rsidRPr="00D05523">
          <w:rPr>
            <w:lang w:val="es-CR"/>
            <w:rPrChange w:id="669" w:author="Laica" w:date="2014-10-09T21:31:00Z">
              <w:rPr>
                <w:lang w:val="en-US"/>
              </w:rPr>
            </w:rPrChange>
          </w:rPr>
          <w:t>.</w:t>
        </w:r>
      </w:ins>
    </w:p>
    <w:p w:rsidR="00DD0985" w:rsidRPr="00D05523" w:rsidRDefault="00DD0985" w:rsidP="0091526D">
      <w:pPr>
        <w:spacing w:line="360" w:lineRule="auto"/>
        <w:ind w:firstLine="720"/>
        <w:rPr>
          <w:ins w:id="670" w:author="Michael Hidalgo" w:date="2014-10-07T13:39:00Z"/>
          <w:lang w:val="es-CR"/>
          <w:rPrChange w:id="671" w:author="Laica" w:date="2014-10-09T21:31:00Z">
            <w:rPr>
              <w:ins w:id="672" w:author="Michael Hidalgo" w:date="2014-10-07T13:39:00Z"/>
              <w:lang w:val="en-US"/>
            </w:rPr>
          </w:rPrChange>
        </w:rPr>
      </w:pPr>
    </w:p>
    <w:p w:rsidR="00AB4BFF" w:rsidRPr="00D05523" w:rsidRDefault="00AB4BFF" w:rsidP="0091526D">
      <w:pPr>
        <w:spacing w:line="360" w:lineRule="auto"/>
        <w:ind w:firstLine="720"/>
        <w:rPr>
          <w:ins w:id="673" w:author="Michael Hidalgo" w:date="2014-10-07T05:07:00Z"/>
          <w:lang w:val="es-CR"/>
          <w:rPrChange w:id="674" w:author="Laica" w:date="2014-10-09T21:31:00Z">
            <w:rPr>
              <w:ins w:id="675" w:author="Michael Hidalgo" w:date="2014-10-07T05:07:00Z"/>
              <w:lang w:val="en-US"/>
            </w:rPr>
          </w:rPrChange>
        </w:rPr>
      </w:pPr>
      <w:proofErr w:type="spellStart"/>
      <w:r w:rsidRPr="00D05523">
        <w:rPr>
          <w:lang w:val="es-CR"/>
          <w:rPrChange w:id="676" w:author="Laica" w:date="2014-10-09T21:31:00Z">
            <w:rPr>
              <w:lang w:val="en-US"/>
            </w:rPr>
          </w:rPrChange>
        </w:rPr>
        <w:t>Fortify</w:t>
      </w:r>
      <w:proofErr w:type="spellEnd"/>
      <w:r w:rsidRPr="00D05523">
        <w:rPr>
          <w:lang w:val="es-CR"/>
          <w:rPrChange w:id="677" w:author="Laica" w:date="2014-10-09T21:31:00Z">
            <w:rPr>
              <w:lang w:val="en-US"/>
            </w:rPr>
          </w:rPrChange>
        </w:rPr>
        <w:t xml:space="preserve"> </w:t>
      </w:r>
      <w:proofErr w:type="spellStart"/>
      <w:r w:rsidRPr="00D05523">
        <w:rPr>
          <w:lang w:val="es-CR"/>
          <w:rPrChange w:id="678" w:author="Laica" w:date="2014-10-09T21:31:00Z">
            <w:rPr>
              <w:lang w:val="en-US"/>
            </w:rPr>
          </w:rPrChange>
        </w:rPr>
        <w:t>Static</w:t>
      </w:r>
      <w:proofErr w:type="spellEnd"/>
      <w:r w:rsidRPr="00D05523">
        <w:rPr>
          <w:lang w:val="es-CR"/>
          <w:rPrChange w:id="679" w:author="Laica" w:date="2014-10-09T21:31:00Z">
            <w:rPr>
              <w:lang w:val="en-US"/>
            </w:rPr>
          </w:rPrChange>
        </w:rPr>
        <w:t xml:space="preserve"> </w:t>
      </w:r>
      <w:proofErr w:type="spellStart"/>
      <w:r w:rsidRPr="00D05523">
        <w:rPr>
          <w:lang w:val="es-CR"/>
          <w:rPrChange w:id="680" w:author="Laica" w:date="2014-10-09T21:31:00Z">
            <w:rPr>
              <w:lang w:val="en-US"/>
            </w:rPr>
          </w:rPrChange>
        </w:rPr>
        <w:t>Code</w:t>
      </w:r>
      <w:proofErr w:type="spellEnd"/>
      <w:r w:rsidRPr="00D05523">
        <w:rPr>
          <w:lang w:val="es-CR"/>
          <w:rPrChange w:id="681" w:author="Laica" w:date="2014-10-09T21:31:00Z">
            <w:rPr>
              <w:lang w:val="en-US"/>
            </w:rPr>
          </w:rPrChange>
        </w:rPr>
        <w:t xml:space="preserve"> </w:t>
      </w:r>
      <w:proofErr w:type="spellStart"/>
      <w:r w:rsidRPr="00D05523">
        <w:rPr>
          <w:lang w:val="es-CR"/>
          <w:rPrChange w:id="682" w:author="Laica" w:date="2014-10-09T21:31:00Z">
            <w:rPr>
              <w:lang w:val="en-US"/>
            </w:rPr>
          </w:rPrChange>
        </w:rPr>
        <w:t>Analyzer</w:t>
      </w:r>
      <w:proofErr w:type="spellEnd"/>
      <w:r w:rsidRPr="00D05523">
        <w:rPr>
          <w:lang w:val="es-CR"/>
          <w:rPrChange w:id="683" w:author="Laica" w:date="2014-10-09T21:31:00Z">
            <w:rPr>
              <w:lang w:val="en-US"/>
            </w:rPr>
          </w:rPrChange>
        </w:rPr>
        <w:t xml:space="preserve"> (2014). Recuperado el 06 de Octubre de 2014 de </w:t>
      </w:r>
      <w:ins w:id="684" w:author="Michael Hidalgo" w:date="2014-10-07T05:07:00Z">
        <w:r w:rsidR="00476949">
          <w:rPr>
            <w:lang w:val="en-US"/>
          </w:rPr>
          <w:fldChar w:fldCharType="begin"/>
        </w:r>
        <w:r w:rsidRPr="00D05523">
          <w:rPr>
            <w:lang w:val="es-CR"/>
            <w:rPrChange w:id="685" w:author="Laica" w:date="2014-10-09T21:31:00Z">
              <w:rPr>
                <w:lang w:val="en-US"/>
              </w:rPr>
            </w:rPrChange>
          </w:rPr>
          <w:instrText xml:space="preserve"> HYPERLINK "</w:instrText>
        </w:r>
      </w:ins>
      <w:r w:rsidRPr="00D05523">
        <w:rPr>
          <w:lang w:val="es-CR"/>
          <w:rPrChange w:id="686" w:author="Laica" w:date="2014-10-09T21:31:00Z">
            <w:rPr>
              <w:lang w:val="en-US"/>
            </w:rPr>
          </w:rPrChange>
        </w:rPr>
        <w:instrText>http://goo.gl/P6m7Vf</w:instrText>
      </w:r>
      <w:ins w:id="687" w:author="Michael Hidalgo" w:date="2014-10-07T05:07:00Z">
        <w:r w:rsidRPr="00D05523">
          <w:rPr>
            <w:lang w:val="es-CR"/>
            <w:rPrChange w:id="688" w:author="Laica" w:date="2014-10-09T21:31:00Z">
              <w:rPr>
                <w:lang w:val="en-US"/>
              </w:rPr>
            </w:rPrChange>
          </w:rPr>
          <w:instrText xml:space="preserve">" </w:instrText>
        </w:r>
        <w:r w:rsidR="00476949">
          <w:rPr>
            <w:lang w:val="en-US"/>
          </w:rPr>
          <w:fldChar w:fldCharType="separate"/>
        </w:r>
      </w:ins>
      <w:r w:rsidRPr="00D05523">
        <w:rPr>
          <w:rStyle w:val="Hipervnculo"/>
          <w:lang w:val="es-CR"/>
          <w:rPrChange w:id="689" w:author="Laica" w:date="2014-10-09T21:31:00Z">
            <w:rPr>
              <w:rStyle w:val="Hipervnculo"/>
              <w:lang w:val="en-US"/>
            </w:rPr>
          </w:rPrChange>
        </w:rPr>
        <w:t>http://goo.gl/P6m7Vf</w:t>
      </w:r>
      <w:ins w:id="690" w:author="Michael Hidalgo" w:date="2014-10-07T05:07:00Z">
        <w:r w:rsidR="00476949">
          <w:rPr>
            <w:lang w:val="en-US"/>
          </w:rPr>
          <w:fldChar w:fldCharType="end"/>
        </w:r>
      </w:ins>
      <w:ins w:id="691" w:author="Michael Hidalgo" w:date="2014-10-07T13:39:00Z">
        <w:r w:rsidR="00DD0985" w:rsidRPr="00D05523">
          <w:rPr>
            <w:lang w:val="es-CR"/>
            <w:rPrChange w:id="692" w:author="Laica" w:date="2014-10-09T21:31:00Z">
              <w:rPr>
                <w:lang w:val="en-US"/>
              </w:rPr>
            </w:rPrChange>
          </w:rPr>
          <w:t>.</w:t>
        </w:r>
      </w:ins>
    </w:p>
    <w:p w:rsidR="00AB4BFF" w:rsidRPr="00D05523" w:rsidRDefault="00AB4BFF" w:rsidP="0091526D">
      <w:pPr>
        <w:spacing w:line="360" w:lineRule="auto"/>
        <w:ind w:firstLine="720"/>
        <w:rPr>
          <w:lang w:val="es-CR"/>
          <w:rPrChange w:id="693" w:author="Laica" w:date="2014-10-09T21:31:00Z">
            <w:rPr>
              <w:lang w:val="en-US"/>
            </w:rPr>
          </w:rPrChange>
        </w:rPr>
      </w:pPr>
    </w:p>
    <w:p w:rsidR="00055723" w:rsidRPr="00D05523" w:rsidRDefault="00055723" w:rsidP="0091526D">
      <w:pPr>
        <w:spacing w:line="360" w:lineRule="auto"/>
        <w:ind w:firstLine="720"/>
        <w:rPr>
          <w:ins w:id="694" w:author="Michael Hidalgo" w:date="2014-10-06T21:34:00Z"/>
          <w:lang w:val="es-CR"/>
          <w:rPrChange w:id="695" w:author="Laica" w:date="2014-10-09T21:31:00Z">
            <w:rPr>
              <w:ins w:id="696" w:author="Michael Hidalgo" w:date="2014-10-06T21:34:00Z"/>
              <w:lang w:val="en-US"/>
            </w:rPr>
          </w:rPrChange>
        </w:rPr>
      </w:pPr>
      <w:proofErr w:type="spellStart"/>
      <w:r>
        <w:rPr>
          <w:lang w:val="en-US"/>
        </w:rPr>
        <w:t>Fraim</w:t>
      </w:r>
      <w:proofErr w:type="spellEnd"/>
      <w:r>
        <w:rPr>
          <w:lang w:val="en-US"/>
        </w:rPr>
        <w:t xml:space="preserve">, D., Kane, K (2014). </w:t>
      </w:r>
      <w:r>
        <w:rPr>
          <w:i/>
          <w:lang w:val="en-US"/>
        </w:rPr>
        <w:t xml:space="preserve">Global Cost of Data Breach Increases by 15 percent, According to </w:t>
      </w:r>
      <w:proofErr w:type="spellStart"/>
      <w:r>
        <w:rPr>
          <w:i/>
          <w:lang w:val="en-US"/>
        </w:rPr>
        <w:t>Ponemon</w:t>
      </w:r>
      <w:proofErr w:type="spellEnd"/>
      <w:r>
        <w:rPr>
          <w:i/>
          <w:lang w:val="en-US"/>
        </w:rPr>
        <w:t xml:space="preserve"> Institute. </w:t>
      </w:r>
      <w:r w:rsidRPr="00D05523">
        <w:rPr>
          <w:lang w:val="es-CR"/>
          <w:rPrChange w:id="697" w:author="Laica" w:date="2014-10-09T21:31:00Z">
            <w:rPr>
              <w:lang w:val="en-US"/>
            </w:rPr>
          </w:rPrChange>
        </w:rPr>
        <w:t xml:space="preserve">Recuperado el Lunes 06 de Octubre de 2014 de </w:t>
      </w:r>
      <w:ins w:id="698" w:author="Michael Hidalgo" w:date="2014-10-06T21:34:00Z">
        <w:r w:rsidR="00476949">
          <w:rPr>
            <w:lang w:val="en-US"/>
          </w:rPr>
          <w:fldChar w:fldCharType="begin"/>
        </w:r>
        <w:r w:rsidRPr="00D05523">
          <w:rPr>
            <w:lang w:val="es-CR"/>
            <w:rPrChange w:id="699" w:author="Laica" w:date="2014-10-09T21:31:00Z">
              <w:rPr>
                <w:lang w:val="en-US"/>
              </w:rPr>
            </w:rPrChange>
          </w:rPr>
          <w:instrText xml:space="preserve"> HYPERLINK "</w:instrText>
        </w:r>
      </w:ins>
      <w:r w:rsidRPr="00D05523">
        <w:rPr>
          <w:lang w:val="es-CR"/>
          <w:rPrChange w:id="700" w:author="Laica" w:date="2014-10-09T21:31:00Z">
            <w:rPr>
              <w:lang w:val="en-US"/>
            </w:rPr>
          </w:rPrChange>
        </w:rPr>
        <w:instrText>http://goo.gl/8BpzLM</w:instrText>
      </w:r>
      <w:ins w:id="701" w:author="Michael Hidalgo" w:date="2014-10-06T21:34:00Z">
        <w:r w:rsidRPr="00D05523">
          <w:rPr>
            <w:lang w:val="es-CR"/>
            <w:rPrChange w:id="702" w:author="Laica" w:date="2014-10-09T21:31:00Z">
              <w:rPr>
                <w:lang w:val="en-US"/>
              </w:rPr>
            </w:rPrChange>
          </w:rPr>
          <w:instrText xml:space="preserve">" </w:instrText>
        </w:r>
        <w:r w:rsidR="00476949">
          <w:rPr>
            <w:lang w:val="en-US"/>
          </w:rPr>
          <w:fldChar w:fldCharType="separate"/>
        </w:r>
      </w:ins>
      <w:r w:rsidRPr="00D05523">
        <w:rPr>
          <w:rStyle w:val="Hipervnculo"/>
          <w:lang w:val="es-CR"/>
          <w:rPrChange w:id="703" w:author="Laica" w:date="2014-10-09T21:31:00Z">
            <w:rPr>
              <w:rStyle w:val="Hipervnculo"/>
              <w:lang w:val="en-US"/>
            </w:rPr>
          </w:rPrChange>
        </w:rPr>
        <w:t>http://goo.gl/8BpzLM</w:t>
      </w:r>
      <w:ins w:id="704" w:author="Michael Hidalgo" w:date="2014-10-06T21:34:00Z">
        <w:r w:rsidR="00476949">
          <w:rPr>
            <w:lang w:val="en-US"/>
          </w:rPr>
          <w:fldChar w:fldCharType="end"/>
        </w:r>
      </w:ins>
      <w:r w:rsidRPr="00D05523">
        <w:rPr>
          <w:lang w:val="es-CR"/>
          <w:rPrChange w:id="705" w:author="Laica" w:date="2014-10-09T21:31:00Z">
            <w:rPr>
              <w:lang w:val="en-US"/>
            </w:rPr>
          </w:rPrChange>
        </w:rPr>
        <w:t>.</w:t>
      </w:r>
    </w:p>
    <w:p w:rsidR="00055723" w:rsidRPr="00D05523" w:rsidRDefault="00055723" w:rsidP="0091526D">
      <w:pPr>
        <w:spacing w:line="360" w:lineRule="auto"/>
        <w:ind w:firstLine="720"/>
        <w:rPr>
          <w:i/>
          <w:lang w:val="es-CR"/>
          <w:rPrChange w:id="706" w:author="Laica" w:date="2014-10-09T21:31:00Z">
            <w:rPr>
              <w:i/>
              <w:lang w:val="en-US"/>
            </w:rPr>
          </w:rPrChange>
        </w:rPr>
      </w:pPr>
    </w:p>
    <w:p w:rsidR="00D21F41" w:rsidRPr="00D05523" w:rsidRDefault="00D21F41" w:rsidP="0091526D">
      <w:pPr>
        <w:spacing w:line="360" w:lineRule="auto"/>
        <w:ind w:firstLine="720"/>
        <w:rPr>
          <w:lang w:val="es-CR"/>
          <w:rPrChange w:id="707" w:author="Laica" w:date="2014-10-09T21:31:00Z">
            <w:rPr>
              <w:lang w:val="en-US"/>
            </w:rPr>
          </w:rPrChange>
        </w:rPr>
      </w:pPr>
      <w:proofErr w:type="spellStart"/>
      <w:r>
        <w:rPr>
          <w:lang w:val="en-US"/>
        </w:rPr>
        <w:lastRenderedPageBreak/>
        <w:t>Fundación</w:t>
      </w:r>
      <w:proofErr w:type="spellEnd"/>
      <w:r>
        <w:rPr>
          <w:lang w:val="en-US"/>
        </w:rPr>
        <w:t xml:space="preserve"> Eclipse (2014). </w:t>
      </w:r>
      <w:proofErr w:type="gramStart"/>
      <w:r w:rsidRPr="00D21F41">
        <w:rPr>
          <w:i/>
          <w:lang w:val="en-US"/>
        </w:rPr>
        <w:t>About the Eclipse Foundation</w:t>
      </w:r>
      <w:r>
        <w:rPr>
          <w:lang w:val="en-US"/>
        </w:rPr>
        <w:t>.</w:t>
      </w:r>
      <w:proofErr w:type="gramEnd"/>
      <w:r>
        <w:rPr>
          <w:lang w:val="en-US"/>
        </w:rPr>
        <w:t xml:space="preserve"> </w:t>
      </w:r>
      <w:r w:rsidRPr="00D05523">
        <w:rPr>
          <w:lang w:val="es-CR"/>
          <w:rPrChange w:id="708" w:author="Laica" w:date="2014-10-09T21:31:00Z">
            <w:rPr>
              <w:lang w:val="en-US"/>
            </w:rPr>
          </w:rPrChange>
        </w:rPr>
        <w:t>Recuperado el Lunes 06 de Octubre de 2014.</w:t>
      </w:r>
    </w:p>
    <w:p w:rsidR="00594BDA" w:rsidRPr="00D05523" w:rsidRDefault="00594BDA" w:rsidP="0091526D">
      <w:pPr>
        <w:spacing w:line="360" w:lineRule="auto"/>
        <w:ind w:firstLine="720"/>
        <w:rPr>
          <w:lang w:val="es-CR"/>
          <w:rPrChange w:id="709" w:author="Laica" w:date="2014-10-09T21:31:00Z">
            <w:rPr>
              <w:lang w:val="en-US"/>
            </w:rPr>
          </w:rPrChange>
        </w:rPr>
      </w:pPr>
    </w:p>
    <w:p w:rsidR="007F54F5" w:rsidRDefault="007F54F5" w:rsidP="0091526D">
      <w:pPr>
        <w:spacing w:line="360" w:lineRule="auto"/>
        <w:ind w:firstLine="720"/>
        <w:rPr>
          <w:lang w:val="en-US"/>
        </w:rPr>
      </w:pPr>
      <w:proofErr w:type="spellStart"/>
      <w:r>
        <w:rPr>
          <w:lang w:val="en-US"/>
        </w:rPr>
        <w:t>Hazzard</w:t>
      </w:r>
      <w:proofErr w:type="spellEnd"/>
      <w:r>
        <w:rPr>
          <w:lang w:val="en-US"/>
        </w:rPr>
        <w:t xml:space="preserve">, K., Bock, J. (2013). </w:t>
      </w:r>
      <w:proofErr w:type="spellStart"/>
      <w:proofErr w:type="gramStart"/>
      <w:r>
        <w:rPr>
          <w:i/>
          <w:lang w:val="en-US"/>
        </w:rPr>
        <w:t>Metaprogramming</w:t>
      </w:r>
      <w:proofErr w:type="spellEnd"/>
      <w:r>
        <w:rPr>
          <w:i/>
          <w:lang w:val="en-US"/>
        </w:rPr>
        <w:t xml:space="preserve"> in .NET.</w:t>
      </w:r>
      <w:proofErr w:type="gramEnd"/>
      <w:r>
        <w:rPr>
          <w:lang w:val="en-US"/>
        </w:rPr>
        <w:t xml:space="preserve"> Shelter Island, New York: Manning Publications Co.</w:t>
      </w:r>
    </w:p>
    <w:p w:rsidR="00BC0238" w:rsidRDefault="00BC0238" w:rsidP="0091526D">
      <w:pPr>
        <w:spacing w:line="360" w:lineRule="auto"/>
        <w:ind w:firstLine="720"/>
        <w:rPr>
          <w:lang w:val="en-US"/>
        </w:rPr>
      </w:pPr>
    </w:p>
    <w:p w:rsidR="00BE0F9C" w:rsidRPr="007F54F5" w:rsidRDefault="00504C45" w:rsidP="0091526D">
      <w:pPr>
        <w:spacing w:line="360" w:lineRule="auto"/>
        <w:ind w:firstLine="720"/>
        <w:rPr>
          <w:lang w:val="en-US"/>
        </w:rPr>
      </w:pPr>
      <w:proofErr w:type="gramStart"/>
      <w:r>
        <w:rPr>
          <w:lang w:val="en-US"/>
        </w:rPr>
        <w:t xml:space="preserve">Hejlsberg, A., </w:t>
      </w:r>
      <w:proofErr w:type="spellStart"/>
      <w:r>
        <w:rPr>
          <w:lang w:val="en-US"/>
        </w:rPr>
        <w:t>Torgerse</w:t>
      </w:r>
      <w:proofErr w:type="spellEnd"/>
      <w:r>
        <w:rPr>
          <w:lang w:val="en-US"/>
        </w:rPr>
        <w:t xml:space="preserve">, M., </w:t>
      </w:r>
      <w:proofErr w:type="spellStart"/>
      <w:r>
        <w:rPr>
          <w:lang w:val="en-US"/>
        </w:rPr>
        <w:t>Wiltamuth</w:t>
      </w:r>
      <w:proofErr w:type="spellEnd"/>
      <w:r>
        <w:rPr>
          <w:lang w:val="en-US"/>
        </w:rPr>
        <w:t xml:space="preserve">, S., </w:t>
      </w:r>
      <w:proofErr w:type="spellStart"/>
      <w:r>
        <w:rPr>
          <w:lang w:val="en-US"/>
        </w:rPr>
        <w:t>Golde</w:t>
      </w:r>
      <w:proofErr w:type="spellEnd"/>
      <w:r>
        <w:rPr>
          <w:lang w:val="en-US"/>
        </w:rPr>
        <w:t>, P. (2010).</w:t>
      </w:r>
      <w:proofErr w:type="gramEnd"/>
      <w:r>
        <w:rPr>
          <w:lang w:val="en-US"/>
        </w:rPr>
        <w:t xml:space="preserve"> </w:t>
      </w:r>
      <w:proofErr w:type="gramStart"/>
      <w:r w:rsidRPr="008C712D">
        <w:rPr>
          <w:i/>
          <w:lang w:val="en-US"/>
        </w:rPr>
        <w:t>The C# Programming Language (Covering C# 4.0)</w:t>
      </w:r>
      <w:r w:rsidR="008C712D">
        <w:rPr>
          <w:i/>
          <w:lang w:val="en-US"/>
        </w:rPr>
        <w:t>.</w:t>
      </w:r>
      <w:proofErr w:type="gramEnd"/>
      <w:r w:rsidR="008C712D">
        <w:rPr>
          <w:i/>
          <w:lang w:val="en-US"/>
        </w:rPr>
        <w:t xml:space="preserve"> </w:t>
      </w:r>
      <w:r w:rsidR="008C712D">
        <w:rPr>
          <w:lang w:val="en-US"/>
        </w:rPr>
        <w:t>Boston, MA: Pearson Education, Inc.</w:t>
      </w:r>
    </w:p>
    <w:p w:rsidR="00594BDA" w:rsidRDefault="003B3E9F" w:rsidP="0091526D">
      <w:pPr>
        <w:spacing w:line="360" w:lineRule="auto"/>
        <w:ind w:firstLine="720"/>
        <w:rPr>
          <w:ins w:id="710" w:author="Michael Hidalgo" w:date="2014-10-03T17:12:00Z"/>
        </w:rPr>
      </w:pPr>
      <w:proofErr w:type="spellStart"/>
      <w:r w:rsidRPr="002A23A0">
        <w:rPr>
          <w:lang w:val="en-US"/>
        </w:rPr>
        <w:t>Ioannou</w:t>
      </w:r>
      <w:proofErr w:type="spellEnd"/>
      <w:r w:rsidRPr="002A23A0">
        <w:rPr>
          <w:lang w:val="en-US"/>
        </w:rPr>
        <w:t xml:space="preserve">, C. (2012). </w:t>
      </w:r>
      <w:r w:rsidRPr="002A23A0">
        <w:rPr>
          <w:i/>
          <w:lang w:val="en-US"/>
        </w:rPr>
        <w:t xml:space="preserve">SWOFT Analysis An easy to understand guide. </w:t>
      </w:r>
      <w:proofErr w:type="spellStart"/>
      <w:r>
        <w:t>Kindle</w:t>
      </w:r>
      <w:proofErr w:type="spellEnd"/>
      <w:r>
        <w:t xml:space="preserve"> </w:t>
      </w:r>
      <w:proofErr w:type="spellStart"/>
      <w:r>
        <w:t>Edition</w:t>
      </w:r>
      <w:proofErr w:type="spellEnd"/>
      <w:r>
        <w:t xml:space="preserve">. Recuperado de Amazon.com </w:t>
      </w:r>
    </w:p>
    <w:p w:rsidR="00747E0F" w:rsidRDefault="00747E0F" w:rsidP="0091526D">
      <w:pPr>
        <w:spacing w:line="360" w:lineRule="auto"/>
        <w:ind w:firstLine="720"/>
      </w:pPr>
    </w:p>
    <w:p w:rsidR="003B3E9F" w:rsidRDefault="00747E0F" w:rsidP="0091526D">
      <w:pPr>
        <w:spacing w:line="360" w:lineRule="auto"/>
        <w:ind w:firstLine="720"/>
      </w:pPr>
      <w:r>
        <w:t>Kendall, K., Kendall,</w:t>
      </w:r>
      <w:ins w:id="711" w:author="Michael Hidalgo" w:date="2014-10-03T17:12:00Z">
        <w:r>
          <w:t xml:space="preserve"> </w:t>
        </w:r>
      </w:ins>
      <w:r>
        <w:t xml:space="preserve">J. (2011). </w:t>
      </w:r>
      <w:r>
        <w:rPr>
          <w:i/>
        </w:rPr>
        <w:t>Análisis y Diseño de Sistemas.</w:t>
      </w:r>
      <w:r>
        <w:t xml:space="preserve"> Naucalpan de Juárez, Estado de México : Prentice Hall.</w:t>
      </w:r>
    </w:p>
    <w:p w:rsidR="00BE0F9C" w:rsidRDefault="00BE0F9C" w:rsidP="0091526D">
      <w:pPr>
        <w:spacing w:line="360" w:lineRule="auto"/>
        <w:ind w:firstLine="720"/>
      </w:pPr>
    </w:p>
    <w:p w:rsidR="00BE0F9C" w:rsidRPr="00BE0F9C" w:rsidRDefault="00BE0F9C" w:rsidP="0091526D">
      <w:pPr>
        <w:spacing w:line="360" w:lineRule="auto"/>
        <w:ind w:firstLine="720"/>
        <w:rPr>
          <w:lang w:val="en-US"/>
        </w:rPr>
      </w:pPr>
      <w:proofErr w:type="gramStart"/>
      <w:r>
        <w:rPr>
          <w:lang w:val="en-US"/>
        </w:rPr>
        <w:t>Lair, R (2012).</w:t>
      </w:r>
      <w:proofErr w:type="gramEnd"/>
      <w:r>
        <w:rPr>
          <w:lang w:val="en-US"/>
        </w:rPr>
        <w:t xml:space="preserve"> </w:t>
      </w:r>
      <w:r w:rsidRPr="00BE0F9C">
        <w:rPr>
          <w:i/>
          <w:lang w:val="en-US"/>
        </w:rPr>
        <w:t>Beginning Silverlight 5 in C#, Fourth Edition</w:t>
      </w:r>
      <w:r>
        <w:rPr>
          <w:lang w:val="en-US"/>
        </w:rPr>
        <w:t xml:space="preserve">. </w:t>
      </w:r>
      <w:proofErr w:type="spellStart"/>
      <w:r>
        <w:rPr>
          <w:lang w:val="en-US"/>
        </w:rPr>
        <w:t>Apress</w:t>
      </w:r>
      <w:proofErr w:type="spellEnd"/>
      <w:r>
        <w:rPr>
          <w:lang w:val="en-US"/>
        </w:rPr>
        <w:t>.</w:t>
      </w:r>
    </w:p>
    <w:p w:rsidR="00747E0F" w:rsidRPr="00747E0F" w:rsidRDefault="00747E0F" w:rsidP="0091526D">
      <w:pPr>
        <w:spacing w:line="360" w:lineRule="auto"/>
        <w:ind w:firstLine="720"/>
      </w:pPr>
    </w:p>
    <w:p w:rsidR="003B3E9F" w:rsidRDefault="003B3E9F" w:rsidP="007E37B4">
      <w:pPr>
        <w:spacing w:line="360" w:lineRule="auto"/>
        <w:ind w:firstLine="720"/>
      </w:pPr>
      <w:r w:rsidRPr="002A23A0">
        <w:rPr>
          <w:lang w:val="en-US"/>
        </w:rPr>
        <w:t>Lee, C.</w:t>
      </w:r>
      <w:ins w:id="712" w:author="Michael Hidalgo" w:date="2014-10-03T17:00:00Z">
        <w:r w:rsidR="00EF58F6">
          <w:rPr>
            <w:lang w:val="en-US"/>
          </w:rPr>
          <w:t xml:space="preserve"> </w:t>
        </w:r>
      </w:ins>
      <w:r w:rsidRPr="002A23A0">
        <w:rPr>
          <w:lang w:val="en-US"/>
        </w:rPr>
        <w:t xml:space="preserve">(2011). </w:t>
      </w:r>
      <w:r w:rsidRPr="002A23A0">
        <w:rPr>
          <w:i/>
          <w:lang w:val="en-US"/>
        </w:rPr>
        <w:t>How Do You Cite an E-Book (e.g., Kindle Book)</w:t>
      </w:r>
      <w:proofErr w:type="gramStart"/>
      <w:r w:rsidRPr="002A23A0">
        <w:rPr>
          <w:i/>
          <w:lang w:val="en-US"/>
        </w:rPr>
        <w:t>?</w:t>
      </w:r>
      <w:r w:rsidRPr="002A23A0">
        <w:rPr>
          <w:lang w:val="en-US"/>
        </w:rPr>
        <w:t>.</w:t>
      </w:r>
      <w:proofErr w:type="gramEnd"/>
      <w:r w:rsidRPr="002A23A0">
        <w:rPr>
          <w:lang w:val="en-US"/>
        </w:rPr>
        <w:t xml:space="preserve"> </w:t>
      </w:r>
      <w:r w:rsidRPr="007E37B4">
        <w:t>Recuperado de http://blog.apastyle.org/apastyle/2011/06/how-do-you-cite-an-e-book.html</w:t>
      </w:r>
    </w:p>
    <w:p w:rsidR="00343D97" w:rsidRDefault="00343D97" w:rsidP="007E37B4">
      <w:pPr>
        <w:spacing w:line="360" w:lineRule="auto"/>
        <w:ind w:firstLine="720"/>
      </w:pPr>
    </w:p>
    <w:p w:rsidR="00A91FED" w:rsidRPr="00A91FED" w:rsidRDefault="00A91FED" w:rsidP="007E37B4">
      <w:pPr>
        <w:spacing w:line="360" w:lineRule="auto"/>
        <w:ind w:firstLine="720"/>
      </w:pPr>
      <w:r>
        <w:t>Microsoft (2014).</w:t>
      </w:r>
      <w:r w:rsidR="00F25FFC">
        <w:t xml:space="preserve"> </w:t>
      </w:r>
      <w:r>
        <w:rPr>
          <w:i/>
        </w:rPr>
        <w:t>Introducción al lenguaje C# y .NET Framework.</w:t>
      </w:r>
      <w:r>
        <w:t xml:space="preserve"> Recuperado el Lunes 06 de Octubre de 2014</w:t>
      </w:r>
      <w:r w:rsidR="00F25FFC">
        <w:t xml:space="preserve"> de </w:t>
      </w:r>
      <w:r w:rsidR="00F25FFC" w:rsidRPr="00F25FFC">
        <w:t>http://goo.gl/c2ym0J</w:t>
      </w:r>
      <w:r w:rsidR="00F25FFC">
        <w:t>.</w:t>
      </w:r>
    </w:p>
    <w:p w:rsidR="00A91FED" w:rsidRDefault="00A91FED" w:rsidP="007E37B4">
      <w:pPr>
        <w:spacing w:line="360" w:lineRule="auto"/>
        <w:ind w:firstLine="720"/>
      </w:pPr>
    </w:p>
    <w:p w:rsidR="00343D97" w:rsidRPr="009E54EF" w:rsidRDefault="00343D97" w:rsidP="007E37B4">
      <w:pPr>
        <w:spacing w:line="360" w:lineRule="auto"/>
        <w:ind w:firstLine="720"/>
      </w:pPr>
      <w:r>
        <w:t>Mong</w:t>
      </w:r>
      <w:r w:rsidR="009E54EF">
        <w:t>e</w:t>
      </w:r>
      <w:r>
        <w:t>, R</w:t>
      </w:r>
      <w:r w:rsidR="009E54EF">
        <w:t xml:space="preserve">., Hewitt, J (2004). </w:t>
      </w:r>
      <w:r w:rsidR="009E54EF">
        <w:rPr>
          <w:i/>
        </w:rPr>
        <w:t>Tecnologías de Información y las Comunicaciones (TICs) y el futuro del desarrollo de Costa Rica.</w:t>
      </w:r>
      <w:r w:rsidR="009E54EF">
        <w:rPr>
          <w:b/>
          <w:i/>
        </w:rPr>
        <w:t xml:space="preserve"> </w:t>
      </w:r>
      <w:r w:rsidR="009E54EF">
        <w:t xml:space="preserve">Recuperado el Lunes 06 de Octubre de 2014 de </w:t>
      </w:r>
      <w:r w:rsidR="009E54EF" w:rsidRPr="009E54EF">
        <w:t>http://www.caatec.org/CAATEC/publicaciones/crdigital/CR_Digital_3.pdf</w:t>
      </w:r>
    </w:p>
    <w:p w:rsidR="00860DF0" w:rsidRDefault="00860DF0" w:rsidP="007E37B4">
      <w:pPr>
        <w:spacing w:line="360" w:lineRule="auto"/>
        <w:ind w:firstLine="720"/>
      </w:pPr>
    </w:p>
    <w:p w:rsidR="00022E22" w:rsidRPr="00022E22" w:rsidRDefault="00022E22" w:rsidP="007E37B4">
      <w:pPr>
        <w:spacing w:line="360" w:lineRule="auto"/>
        <w:ind w:firstLine="720"/>
      </w:pPr>
      <w:proofErr w:type="spellStart"/>
      <w:r w:rsidRPr="00D05523">
        <w:rPr>
          <w:lang w:val="en-US"/>
          <w:rPrChange w:id="713" w:author="Laica" w:date="2014-10-09T21:36:00Z">
            <w:rPr/>
          </w:rPrChange>
        </w:rPr>
        <w:lastRenderedPageBreak/>
        <w:t>Osenkov</w:t>
      </w:r>
      <w:proofErr w:type="spellEnd"/>
      <w:r w:rsidRPr="00D05523">
        <w:rPr>
          <w:lang w:val="en-US"/>
          <w:rPrChange w:id="714" w:author="Laica" w:date="2014-10-09T21:36:00Z">
            <w:rPr/>
          </w:rPrChange>
        </w:rPr>
        <w:t xml:space="preserve">, K. (2011). </w:t>
      </w:r>
      <w:r w:rsidRPr="00D05523">
        <w:rPr>
          <w:i/>
          <w:lang w:val="en-US"/>
          <w:rPrChange w:id="715" w:author="Laica" w:date="2014-10-09T21:36:00Z">
            <w:rPr>
              <w:i/>
            </w:rPr>
          </w:rPrChange>
        </w:rPr>
        <w:t xml:space="preserve">Today we are releasing the first Community Technology Preview of the Roslyn Project. </w:t>
      </w:r>
      <w:r>
        <w:t xml:space="preserve">Recuperado el Lunes 06 de Octubre de 2014 de </w:t>
      </w:r>
      <w:r w:rsidRPr="00022E22">
        <w:t>http://goo.gl/UrseJn</w:t>
      </w:r>
      <w:ins w:id="716" w:author="Michael Hidalgo" w:date="2014-10-09T06:09:00Z">
        <w:r>
          <w:t>.</w:t>
        </w:r>
      </w:ins>
    </w:p>
    <w:p w:rsidR="00022E22" w:rsidRDefault="00022E22" w:rsidP="007E37B4">
      <w:pPr>
        <w:spacing w:line="360" w:lineRule="auto"/>
        <w:ind w:firstLine="720"/>
      </w:pPr>
    </w:p>
    <w:p w:rsidR="00BB7A15" w:rsidRPr="007B2FD3" w:rsidRDefault="00BB7A15" w:rsidP="007E37B4">
      <w:pPr>
        <w:spacing w:line="360" w:lineRule="auto"/>
        <w:ind w:firstLine="720"/>
        <w:rPr>
          <w:lang w:val="en-US"/>
        </w:rPr>
      </w:pPr>
      <w:proofErr w:type="spellStart"/>
      <w:r w:rsidRPr="007B2FD3">
        <w:rPr>
          <w:lang w:val="en-US"/>
        </w:rPr>
        <w:t>Osherove</w:t>
      </w:r>
      <w:proofErr w:type="spellEnd"/>
      <w:r w:rsidRPr="007B2FD3">
        <w:rPr>
          <w:lang w:val="en-US"/>
        </w:rPr>
        <w:t xml:space="preserve">, R. (2009). </w:t>
      </w:r>
      <w:proofErr w:type="gramStart"/>
      <w:r w:rsidRPr="007B2FD3">
        <w:rPr>
          <w:i/>
          <w:lang w:val="en-US"/>
        </w:rPr>
        <w:t>The art of Unit Testing with Examples in .NET.</w:t>
      </w:r>
      <w:proofErr w:type="gramEnd"/>
      <w:r w:rsidRPr="007B2FD3">
        <w:rPr>
          <w:i/>
          <w:lang w:val="en-US"/>
        </w:rPr>
        <w:t xml:space="preserve"> </w:t>
      </w:r>
      <w:r w:rsidRPr="007B2FD3">
        <w:rPr>
          <w:lang w:val="en-US"/>
        </w:rPr>
        <w:t>Greenwich, CT:</w:t>
      </w:r>
      <w:ins w:id="717" w:author="Michael Hidalgo" w:date="2014-10-03T17:15:00Z">
        <w:r w:rsidRPr="007B2FD3">
          <w:rPr>
            <w:lang w:val="en-US"/>
          </w:rPr>
          <w:t xml:space="preserve"> </w:t>
        </w:r>
      </w:ins>
      <w:r w:rsidRPr="007B2FD3">
        <w:rPr>
          <w:lang w:val="en-US"/>
        </w:rPr>
        <w:t>Manning Publications Co.</w:t>
      </w:r>
    </w:p>
    <w:p w:rsidR="00BB7A15" w:rsidRPr="007B2FD3" w:rsidRDefault="00BB7A15" w:rsidP="007E37B4">
      <w:pPr>
        <w:spacing w:line="360" w:lineRule="auto"/>
        <w:ind w:firstLine="720"/>
        <w:rPr>
          <w:lang w:val="en-US"/>
        </w:rPr>
      </w:pPr>
    </w:p>
    <w:p w:rsidR="00860DF0" w:rsidRDefault="00860DF0" w:rsidP="00860DF0">
      <w:pPr>
        <w:spacing w:line="360" w:lineRule="auto"/>
        <w:ind w:firstLine="720"/>
        <w:rPr>
          <w:lang w:val="en-US"/>
        </w:rPr>
      </w:pPr>
      <w:r w:rsidRPr="002A23A0">
        <w:rPr>
          <w:lang w:val="en-US"/>
        </w:rPr>
        <w:t xml:space="preserve">Paul, M. (2011). </w:t>
      </w:r>
      <w:r w:rsidRPr="002A23A0">
        <w:rPr>
          <w:i/>
          <w:lang w:val="en-US"/>
        </w:rPr>
        <w:t>Official (ISC</w:t>
      </w:r>
      <w:proofErr w:type="gramStart"/>
      <w:r w:rsidRPr="002A23A0">
        <w:rPr>
          <w:i/>
          <w:lang w:val="en-US"/>
        </w:rPr>
        <w:t>)2</w:t>
      </w:r>
      <w:proofErr w:type="gramEnd"/>
      <w:r w:rsidRPr="002A23A0">
        <w:rPr>
          <w:i/>
          <w:lang w:val="en-US"/>
        </w:rPr>
        <w:t xml:space="preserve"> Guide to the CSSLP</w:t>
      </w:r>
      <w:r w:rsidRPr="002A23A0">
        <w:rPr>
          <w:lang w:val="en-US"/>
        </w:rPr>
        <w:t xml:space="preserve">. </w:t>
      </w:r>
      <w:r>
        <w:rPr>
          <w:lang w:val="en-US"/>
        </w:rPr>
        <w:t>New York</w:t>
      </w:r>
      <w:r w:rsidRPr="003F6EBA">
        <w:rPr>
          <w:lang w:val="en-US"/>
        </w:rPr>
        <w:t xml:space="preserve">, </w:t>
      </w:r>
      <w:r>
        <w:rPr>
          <w:lang w:val="en-US"/>
        </w:rPr>
        <w:t>New York:</w:t>
      </w:r>
      <w:r w:rsidRPr="003F6EBA">
        <w:rPr>
          <w:lang w:val="en-US"/>
        </w:rPr>
        <w:t xml:space="preserve"> </w:t>
      </w:r>
      <w:r>
        <w:rPr>
          <w:lang w:val="en-US"/>
        </w:rPr>
        <w:t xml:space="preserve"> CRC Press Taylor &amp; Francis Group</w:t>
      </w:r>
      <w:r w:rsidRPr="003F6EBA">
        <w:rPr>
          <w:lang w:val="en-US"/>
        </w:rPr>
        <w:t>.</w:t>
      </w:r>
    </w:p>
    <w:p w:rsidR="00EF58F6" w:rsidRDefault="00EF58F6" w:rsidP="007E37B4">
      <w:pPr>
        <w:spacing w:line="360" w:lineRule="auto"/>
        <w:ind w:firstLine="720"/>
        <w:rPr>
          <w:lang w:val="en-US"/>
        </w:rPr>
      </w:pPr>
    </w:p>
    <w:p w:rsidR="007E47FF" w:rsidRPr="00D05523" w:rsidRDefault="007E47FF" w:rsidP="00205E9B">
      <w:pPr>
        <w:spacing w:line="360" w:lineRule="auto"/>
        <w:ind w:firstLine="720"/>
        <w:rPr>
          <w:lang w:val="es-CR"/>
          <w:rPrChange w:id="718" w:author="Laica" w:date="2014-10-09T21:31:00Z">
            <w:rPr>
              <w:lang w:val="en-US"/>
            </w:rPr>
          </w:rPrChange>
        </w:rPr>
      </w:pPr>
      <w:r w:rsidRPr="00205E9B">
        <w:rPr>
          <w:lang w:val="en-US"/>
        </w:rPr>
        <w:tab/>
      </w:r>
      <w:proofErr w:type="spellStart"/>
      <w:r w:rsidR="003D5CFE" w:rsidRPr="00D05523">
        <w:rPr>
          <w:lang w:val="es-CR"/>
          <w:rPrChange w:id="719" w:author="Laica" w:date="2014-10-09T21:31:00Z">
            <w:rPr>
              <w:lang w:val="en-US"/>
            </w:rPr>
          </w:rPrChange>
        </w:rPr>
        <w:t>Norton</w:t>
      </w:r>
      <w:proofErr w:type="spellEnd"/>
      <w:r w:rsidR="003D5CFE" w:rsidRPr="00D05523">
        <w:rPr>
          <w:lang w:val="es-CR"/>
          <w:rPrChange w:id="720" w:author="Laica" w:date="2014-10-09T21:31:00Z">
            <w:rPr>
              <w:lang w:val="en-US"/>
            </w:rPr>
          </w:rPrChange>
        </w:rPr>
        <w:t xml:space="preserve"> Symantec (2014). </w:t>
      </w:r>
      <w:r w:rsidRPr="00D05523">
        <w:rPr>
          <w:lang w:val="es-CR"/>
          <w:rPrChange w:id="721" w:author="Laica" w:date="2014-10-09T21:31:00Z">
            <w:rPr>
              <w:lang w:val="en-US"/>
            </w:rPr>
          </w:rPrChange>
        </w:rPr>
        <w:t>¿Qué es el crimen cibernético</w:t>
      </w:r>
      <w:proofErr w:type="gramStart"/>
      <w:r w:rsidRPr="00D05523">
        <w:rPr>
          <w:lang w:val="es-CR"/>
          <w:rPrChange w:id="722" w:author="Laica" w:date="2014-10-09T21:31:00Z">
            <w:rPr>
              <w:lang w:val="en-US"/>
            </w:rPr>
          </w:rPrChange>
        </w:rPr>
        <w:t>?.</w:t>
      </w:r>
      <w:proofErr w:type="gramEnd"/>
      <w:r w:rsidRPr="00D05523">
        <w:rPr>
          <w:lang w:val="es-CR"/>
          <w:rPrChange w:id="723" w:author="Laica" w:date="2014-10-09T21:31:00Z">
            <w:rPr>
              <w:lang w:val="en-US"/>
            </w:rPr>
          </w:rPrChange>
        </w:rPr>
        <w:t xml:space="preserve"> Recuperado el Lunes 06 de Octubre de 2014 de http://mx.norton.com/cybercrime-definition</w:t>
      </w:r>
      <w:ins w:id="724" w:author="Michael Hidalgo" w:date="2014-10-07T13:40:00Z">
        <w:r w:rsidR="005762DC" w:rsidRPr="00D05523">
          <w:rPr>
            <w:lang w:val="es-CR"/>
            <w:rPrChange w:id="725" w:author="Laica" w:date="2014-10-09T21:31:00Z">
              <w:rPr>
                <w:lang w:val="en-US"/>
              </w:rPr>
            </w:rPrChange>
          </w:rPr>
          <w:t>.</w:t>
        </w:r>
      </w:ins>
    </w:p>
    <w:p w:rsidR="003D5CFE" w:rsidRPr="00D05523" w:rsidRDefault="003D5CFE" w:rsidP="007E37B4">
      <w:pPr>
        <w:spacing w:line="360" w:lineRule="auto"/>
        <w:ind w:firstLine="720"/>
        <w:rPr>
          <w:lang w:val="es-CR"/>
          <w:rPrChange w:id="726" w:author="Laica" w:date="2014-10-09T21:31:00Z">
            <w:rPr>
              <w:lang w:val="en-US"/>
            </w:rPr>
          </w:rPrChange>
        </w:rPr>
      </w:pPr>
    </w:p>
    <w:p w:rsidR="00CD5B6C" w:rsidRPr="00D05523" w:rsidRDefault="00CD5B6C" w:rsidP="007E37B4">
      <w:pPr>
        <w:spacing w:line="360" w:lineRule="auto"/>
        <w:ind w:firstLine="720"/>
        <w:rPr>
          <w:lang w:val="es-CR"/>
          <w:rPrChange w:id="727" w:author="Laica" w:date="2014-10-09T21:31:00Z">
            <w:rPr>
              <w:lang w:val="en-US"/>
            </w:rPr>
          </w:rPrChange>
        </w:rPr>
      </w:pPr>
      <w:proofErr w:type="gramStart"/>
      <w:r>
        <w:rPr>
          <w:lang w:val="en-US"/>
        </w:rPr>
        <w:t>Security Innovation (2014).</w:t>
      </w:r>
      <w:proofErr w:type="gramEnd"/>
      <w:r>
        <w:rPr>
          <w:lang w:val="en-US"/>
        </w:rPr>
        <w:t xml:space="preserve"> </w:t>
      </w:r>
      <w:proofErr w:type="gramStart"/>
      <w:r w:rsidRPr="00AD5226">
        <w:rPr>
          <w:i/>
          <w:lang w:val="en-US"/>
        </w:rPr>
        <w:t>A Passion for Application Security</w:t>
      </w:r>
      <w:r>
        <w:rPr>
          <w:lang w:val="en-US"/>
        </w:rPr>
        <w:t>.</w:t>
      </w:r>
      <w:proofErr w:type="gramEnd"/>
      <w:r>
        <w:rPr>
          <w:lang w:val="en-US"/>
        </w:rPr>
        <w:t xml:space="preserve"> </w:t>
      </w:r>
      <w:r w:rsidRPr="00D05523">
        <w:rPr>
          <w:lang w:val="es-CR"/>
          <w:rPrChange w:id="728" w:author="Laica" w:date="2014-10-09T21:31:00Z">
            <w:rPr>
              <w:lang w:val="en-US"/>
            </w:rPr>
          </w:rPrChange>
        </w:rPr>
        <w:t>Recuperado el Lunes 06 de Octubre de 2014.</w:t>
      </w:r>
    </w:p>
    <w:p w:rsidR="00CD5B6C" w:rsidRPr="00D05523" w:rsidRDefault="00CD5B6C" w:rsidP="007E37B4">
      <w:pPr>
        <w:spacing w:line="360" w:lineRule="auto"/>
        <w:ind w:firstLine="720"/>
        <w:rPr>
          <w:lang w:val="es-CR"/>
          <w:rPrChange w:id="729" w:author="Laica" w:date="2014-10-09T21:31:00Z">
            <w:rPr>
              <w:lang w:val="en-US"/>
            </w:rPr>
          </w:rPrChange>
        </w:rPr>
      </w:pPr>
    </w:p>
    <w:p w:rsidR="00CD5B6C" w:rsidRPr="00D05523" w:rsidRDefault="00CD5B6C" w:rsidP="007E37B4">
      <w:pPr>
        <w:spacing w:line="360" w:lineRule="auto"/>
        <w:ind w:firstLine="720"/>
        <w:rPr>
          <w:lang w:val="es-CR"/>
          <w:rPrChange w:id="730" w:author="Laica" w:date="2014-10-09T21:31:00Z">
            <w:rPr>
              <w:lang w:val="en-US"/>
            </w:rPr>
          </w:rPrChange>
        </w:rPr>
      </w:pPr>
      <w:proofErr w:type="spellStart"/>
      <w:proofErr w:type="gramStart"/>
      <w:r>
        <w:rPr>
          <w:lang w:val="en-US"/>
        </w:rPr>
        <w:t>Somasegar</w:t>
      </w:r>
      <w:proofErr w:type="spellEnd"/>
      <w:r>
        <w:rPr>
          <w:lang w:val="en-US"/>
        </w:rPr>
        <w:t xml:space="preserve"> (2011).</w:t>
      </w:r>
      <w:proofErr w:type="gramEnd"/>
      <w:r>
        <w:rPr>
          <w:lang w:val="en-US"/>
        </w:rPr>
        <w:t xml:space="preserve"> </w:t>
      </w:r>
      <w:r w:rsidRPr="00CD5B6C">
        <w:rPr>
          <w:i/>
          <w:lang w:val="en-US"/>
        </w:rPr>
        <w:t>Roslyn CTP now Available.</w:t>
      </w:r>
      <w:r>
        <w:rPr>
          <w:lang w:val="en-US"/>
        </w:rPr>
        <w:t xml:space="preserve"> </w:t>
      </w:r>
      <w:r w:rsidRPr="00D05523">
        <w:rPr>
          <w:lang w:val="es-CR"/>
          <w:rPrChange w:id="731" w:author="Laica" w:date="2014-10-09T21:31:00Z">
            <w:rPr>
              <w:lang w:val="en-US"/>
            </w:rPr>
          </w:rPrChange>
        </w:rPr>
        <w:t>Recuperado el Lunes 06 de Octubre de 2014 de http://goo.gl/tYmDrd.</w:t>
      </w:r>
    </w:p>
    <w:p w:rsidR="00CD5B6C" w:rsidRPr="00D05523" w:rsidRDefault="00CD5B6C" w:rsidP="007E37B4">
      <w:pPr>
        <w:spacing w:line="360" w:lineRule="auto"/>
        <w:ind w:firstLine="720"/>
        <w:rPr>
          <w:lang w:val="es-CR"/>
          <w:rPrChange w:id="732" w:author="Laica" w:date="2014-10-09T21:31:00Z">
            <w:rPr>
              <w:lang w:val="en-US"/>
            </w:rPr>
          </w:rPrChange>
        </w:rPr>
      </w:pPr>
    </w:p>
    <w:p w:rsidR="003B3E9F" w:rsidRPr="007B2FD3" w:rsidRDefault="00EF58F6" w:rsidP="0014436A">
      <w:pPr>
        <w:spacing w:line="360" w:lineRule="auto"/>
        <w:ind w:firstLine="720"/>
        <w:rPr>
          <w:ins w:id="733" w:author="Michael Hidalgo" w:date="2014-10-03T17:05:00Z"/>
        </w:rPr>
      </w:pPr>
      <w:proofErr w:type="spellStart"/>
      <w:r w:rsidRPr="007B2FD3">
        <w:t>Sommerville</w:t>
      </w:r>
      <w:proofErr w:type="spellEnd"/>
      <w:r w:rsidRPr="007B2FD3">
        <w:t xml:space="preserve">, </w:t>
      </w:r>
      <w:proofErr w:type="spellStart"/>
      <w:r w:rsidRPr="007B2FD3">
        <w:t>Ian</w:t>
      </w:r>
      <w:proofErr w:type="spellEnd"/>
      <w:r w:rsidRPr="007B2FD3">
        <w:t xml:space="preserve">. (2011). </w:t>
      </w:r>
      <w:r w:rsidRPr="007B2FD3">
        <w:rPr>
          <w:i/>
        </w:rPr>
        <w:t>Ingeniería de Software</w:t>
      </w:r>
      <w:r w:rsidRPr="007B2FD3">
        <w:t xml:space="preserve">. Naucalpan de Juárez, Estado de </w:t>
      </w:r>
      <w:r w:rsidR="0014436A" w:rsidRPr="007B2FD3">
        <w:t>México:</w:t>
      </w:r>
      <w:r w:rsidRPr="007B2FD3">
        <w:t xml:space="preserve"> Addison Wesley.</w:t>
      </w:r>
    </w:p>
    <w:p w:rsidR="0014436A" w:rsidRDefault="0014436A" w:rsidP="0014436A">
      <w:pPr>
        <w:spacing w:line="360" w:lineRule="auto"/>
        <w:ind w:firstLine="720"/>
      </w:pPr>
    </w:p>
    <w:p w:rsidR="00BE0F9C" w:rsidRDefault="0014436A" w:rsidP="0090474E">
      <w:pPr>
        <w:rPr>
          <w:lang w:val="en-US"/>
        </w:rPr>
      </w:pPr>
      <w:r>
        <w:tab/>
      </w:r>
      <w:proofErr w:type="spellStart"/>
      <w:r w:rsidRPr="007B2FD3">
        <w:rPr>
          <w:lang w:val="en-US"/>
        </w:rPr>
        <w:t>Stroustrup</w:t>
      </w:r>
      <w:proofErr w:type="spellEnd"/>
      <w:r w:rsidRPr="007B2FD3">
        <w:rPr>
          <w:lang w:val="en-US"/>
        </w:rPr>
        <w:t xml:space="preserve">, B. (2009). </w:t>
      </w:r>
      <w:r w:rsidRPr="007B2FD3">
        <w:rPr>
          <w:i/>
          <w:lang w:val="en-US"/>
        </w:rPr>
        <w:t>Programming Principles and Practice Using C++.</w:t>
      </w:r>
      <w:r w:rsidRPr="007B2FD3">
        <w:rPr>
          <w:lang w:val="en-US"/>
        </w:rPr>
        <w:t xml:space="preserve"> Boston, </w:t>
      </w:r>
      <w:r w:rsidR="00AD5226" w:rsidRPr="007B2FD3">
        <w:rPr>
          <w:lang w:val="en-US"/>
        </w:rPr>
        <w:t>MA:</w:t>
      </w:r>
      <w:r w:rsidRPr="007B2FD3">
        <w:rPr>
          <w:lang w:val="en-US"/>
        </w:rPr>
        <w:t xml:space="preserve"> Addison Wesley.</w:t>
      </w:r>
    </w:p>
    <w:p w:rsidR="00AD5226" w:rsidRPr="007B2FD3" w:rsidRDefault="00AD5226" w:rsidP="0090474E">
      <w:pPr>
        <w:rPr>
          <w:lang w:val="en-US"/>
        </w:rPr>
      </w:pPr>
      <w:r>
        <w:rPr>
          <w:lang w:val="en-US"/>
        </w:rPr>
        <w:tab/>
      </w:r>
    </w:p>
    <w:p w:rsidR="000F597E" w:rsidRDefault="000F597E" w:rsidP="00BE0F9C">
      <w:pPr>
        <w:spacing w:line="360" w:lineRule="auto"/>
        <w:ind w:firstLine="720"/>
        <w:rPr>
          <w:lang w:val="en-US"/>
        </w:rPr>
      </w:pPr>
      <w:proofErr w:type="spellStart"/>
      <w:r w:rsidRPr="007B2FD3">
        <w:rPr>
          <w:lang w:val="en-US"/>
        </w:rPr>
        <w:t>Tanenbaum</w:t>
      </w:r>
      <w:proofErr w:type="spellEnd"/>
      <w:r w:rsidRPr="007B2FD3">
        <w:rPr>
          <w:lang w:val="en-US"/>
        </w:rPr>
        <w:t xml:space="preserve">, A. (2010). </w:t>
      </w:r>
      <w:proofErr w:type="gramStart"/>
      <w:r w:rsidRPr="00BE0F9C">
        <w:rPr>
          <w:lang w:val="en-US"/>
        </w:rPr>
        <w:t xml:space="preserve">Computer Networks, </w:t>
      </w:r>
      <w:r w:rsidR="00AD5226" w:rsidRPr="00BE0F9C">
        <w:rPr>
          <w:lang w:val="en-US"/>
        </w:rPr>
        <w:t>Fifth</w:t>
      </w:r>
      <w:r w:rsidRPr="00BE0F9C">
        <w:rPr>
          <w:lang w:val="en-US"/>
        </w:rPr>
        <w:t xml:space="preserve"> Edition.</w:t>
      </w:r>
      <w:proofErr w:type="gramEnd"/>
      <w:r w:rsidRPr="007B2FD3">
        <w:rPr>
          <w:lang w:val="en-US"/>
        </w:rPr>
        <w:t xml:space="preserve"> </w:t>
      </w:r>
      <w:proofErr w:type="spellStart"/>
      <w:r w:rsidRPr="00BE0F9C">
        <w:rPr>
          <w:lang w:val="en-US"/>
        </w:rPr>
        <w:t>Pretince</w:t>
      </w:r>
      <w:proofErr w:type="spellEnd"/>
      <w:r w:rsidRPr="00BE0F9C">
        <w:rPr>
          <w:lang w:val="en-US"/>
        </w:rPr>
        <w:t xml:space="preserve"> Hall</w:t>
      </w:r>
      <w:r w:rsidR="002378F4" w:rsidRPr="00BE0F9C">
        <w:rPr>
          <w:lang w:val="en-US"/>
        </w:rPr>
        <w:t>.</w:t>
      </w:r>
    </w:p>
    <w:p w:rsidR="00445D9D" w:rsidRDefault="00445D9D" w:rsidP="00BE0F9C">
      <w:pPr>
        <w:spacing w:line="360" w:lineRule="auto"/>
        <w:ind w:firstLine="720"/>
        <w:rPr>
          <w:lang w:val="en-US"/>
        </w:rPr>
      </w:pPr>
    </w:p>
    <w:p w:rsidR="00445D9D" w:rsidRPr="000F597E" w:rsidRDefault="00365EBE" w:rsidP="00365EBE">
      <w:pPr>
        <w:spacing w:line="360" w:lineRule="auto"/>
      </w:pPr>
      <w:ins w:id="734" w:author="Michael Hidalgo" w:date="2014-10-09T16:54:00Z">
        <w:r w:rsidRPr="00D05523">
          <w:rPr>
            <w:lang w:val="en-US"/>
            <w:rPrChange w:id="735" w:author="Laica" w:date="2014-10-09T21:36:00Z">
              <w:rPr/>
            </w:rPrChange>
          </w:rPr>
          <w:lastRenderedPageBreak/>
          <w:tab/>
        </w:r>
      </w:ins>
      <w:proofErr w:type="gramStart"/>
      <w:r w:rsidR="00445D9D" w:rsidRPr="00D05523">
        <w:rPr>
          <w:lang w:val="en-US"/>
          <w:rPrChange w:id="736" w:author="Laica" w:date="2014-10-09T21:36:00Z">
            <w:rPr/>
          </w:rPrChange>
        </w:rPr>
        <w:t>The New York Times</w:t>
      </w:r>
      <w:r w:rsidR="002715AF" w:rsidRPr="00D05523">
        <w:rPr>
          <w:lang w:val="en-US"/>
          <w:rPrChange w:id="737" w:author="Laica" w:date="2014-10-09T21:36:00Z">
            <w:rPr/>
          </w:rPrChange>
        </w:rPr>
        <w:t xml:space="preserve"> (2014).</w:t>
      </w:r>
      <w:proofErr w:type="gramEnd"/>
      <w:r w:rsidR="002715AF" w:rsidRPr="00D05523">
        <w:rPr>
          <w:lang w:val="en-US"/>
          <w:rPrChange w:id="738" w:author="Laica" w:date="2014-10-09T21:36:00Z">
            <w:rPr/>
          </w:rPrChange>
        </w:rPr>
        <w:t xml:space="preserve"> </w:t>
      </w:r>
      <w:r w:rsidR="002715AF" w:rsidRPr="00365EBE">
        <w:t>International</w:t>
      </w:r>
      <w:r w:rsidR="00445D9D" w:rsidRPr="00365EBE">
        <w:t xml:space="preserve"> Business Machines</w:t>
      </w:r>
      <w:r w:rsidR="002715AF" w:rsidRPr="00365EBE">
        <w:t xml:space="preserve"> </w:t>
      </w:r>
      <w:proofErr w:type="spellStart"/>
      <w:r w:rsidR="002715AF" w:rsidRPr="00365EBE">
        <w:t>Corporation</w:t>
      </w:r>
      <w:proofErr w:type="spellEnd"/>
      <w:r w:rsidR="002715AF" w:rsidRPr="00365EBE">
        <w:t>. Recuperado el Lunes 06 de Octubre de 2014 de http://goo.gl/5BKbDP</w:t>
      </w:r>
      <w:ins w:id="739" w:author="Michael Hidalgo" w:date="2014-10-07T13:40:00Z">
        <w:r w:rsidR="005762DC" w:rsidRPr="00365EBE">
          <w:t>.</w:t>
        </w:r>
      </w:ins>
    </w:p>
    <w:sectPr w:rsidR="00445D9D" w:rsidRPr="000F597E" w:rsidSect="001C7404">
      <w:pgSz w:w="12240" w:h="15840"/>
      <w:pgMar w:top="1701" w:right="1644" w:bottom="1701" w:left="221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4" w:author="Laica" w:date="2014-10-09T21:58:00Z" w:initials="L">
    <w:p w:rsidR="00D05523" w:rsidRPr="00D05523" w:rsidRDefault="00D05523">
      <w:pPr>
        <w:pStyle w:val="Textocomentario"/>
        <w:rPr>
          <w:lang w:val="es-CR"/>
        </w:rPr>
      </w:pPr>
      <w:r>
        <w:rPr>
          <w:rStyle w:val="Refdecomentario"/>
        </w:rPr>
        <w:annotationRef/>
      </w:r>
      <w:r>
        <w:t xml:space="preserve">Corrija la alineación. El tutor soy yo y solo se indica TUTOR. </w:t>
      </w:r>
    </w:p>
  </w:comment>
  <w:comment w:id="165" w:author="Laica" w:date="2014-10-09T21:58:00Z" w:initials="L">
    <w:p w:rsidR="00D05523" w:rsidRDefault="00D05523">
      <w:pPr>
        <w:pStyle w:val="Textocomentario"/>
      </w:pPr>
      <w:r>
        <w:rPr>
          <w:rStyle w:val="Refdecomentario"/>
        </w:rPr>
        <w:annotationRef/>
      </w:r>
      <w:r>
        <w:t>Acá deja el nombre en blanco y en lugar de Tutor de Fondo indica LECTOR</w:t>
      </w:r>
    </w:p>
  </w:comment>
  <w:comment w:id="538" w:author="Laica" w:date="2014-10-09T21:58:00Z" w:initials="L">
    <w:p w:rsidR="00832FB4" w:rsidRDefault="00832FB4">
      <w:pPr>
        <w:pStyle w:val="Textocomentario"/>
      </w:pPr>
      <w:r>
        <w:rPr>
          <w:rStyle w:val="Refdecomentario"/>
        </w:rPr>
        <w:annotationRef/>
      </w:r>
      <w:r>
        <w:t>Falta cita</w:t>
      </w:r>
    </w:p>
  </w:comment>
  <w:comment w:id="606" w:author="Michael Hidalgo" w:date="2014-10-09T21:58:00Z" w:initials="MH">
    <w:p w:rsidR="00D05523" w:rsidRDefault="00D05523">
      <w:pPr>
        <w:pStyle w:val="Textocomentario"/>
      </w:pPr>
      <w:r>
        <w:rPr>
          <w:rStyle w:val="Refdecomentario"/>
        </w:rPr>
        <w:annotationRef/>
      </w:r>
      <w:r>
        <w:t>Pendiente definición</w:t>
      </w:r>
    </w:p>
  </w:comment>
  <w:comment w:id="608" w:author="Michael Hidalgo" w:date="2014-10-09T21:58:00Z" w:initials="MH">
    <w:p w:rsidR="00D05523" w:rsidRDefault="00D05523">
      <w:pPr>
        <w:pStyle w:val="Textocomentario"/>
      </w:pPr>
      <w:r>
        <w:rPr>
          <w:rStyle w:val="Refdecomentario"/>
        </w:rPr>
        <w:annotationRef/>
      </w:r>
      <w:r>
        <w:t>Pendiente definición</w:t>
      </w:r>
    </w:p>
  </w:comment>
  <w:comment w:id="609" w:author="Michael Hidalgo" w:date="2014-10-09T21:58:00Z" w:initials="MH">
    <w:p w:rsidR="00D05523" w:rsidRDefault="00D05523">
      <w:pPr>
        <w:pStyle w:val="Textocomentario"/>
      </w:pPr>
      <w:r>
        <w:rPr>
          <w:rStyle w:val="Refdecomentario"/>
        </w:rPr>
        <w:annotationRef/>
      </w:r>
      <w:r>
        <w:t>Pendiente definición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0CE" w:rsidRDefault="00BC10CE" w:rsidP="00CC7A62">
      <w:pPr>
        <w:spacing w:line="240" w:lineRule="auto"/>
      </w:pPr>
      <w:r>
        <w:separator/>
      </w:r>
    </w:p>
  </w:endnote>
  <w:endnote w:type="continuationSeparator" w:id="0">
    <w:p w:rsidR="00BC10CE" w:rsidRDefault="00BC10CE" w:rsidP="00CC7A6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0CE" w:rsidRDefault="00BC10CE" w:rsidP="00CC7A62">
      <w:pPr>
        <w:spacing w:line="240" w:lineRule="auto"/>
      </w:pPr>
      <w:r>
        <w:separator/>
      </w:r>
    </w:p>
  </w:footnote>
  <w:footnote w:type="continuationSeparator" w:id="0">
    <w:p w:rsidR="00BC10CE" w:rsidRDefault="00BC10CE" w:rsidP="00CC7A62">
      <w:pPr>
        <w:spacing w:line="240" w:lineRule="auto"/>
      </w:pPr>
      <w:r>
        <w:continuationSeparator/>
      </w:r>
    </w:p>
  </w:footnote>
  <w:footnote w:id="1">
    <w:p w:rsidR="00D05523" w:rsidRPr="00C53DAB" w:rsidRDefault="00D05523" w:rsidP="00C53DAB">
      <w:pPr>
        <w:pStyle w:val="Textonotapie"/>
        <w:spacing w:line="240" w:lineRule="auto"/>
        <w:rPr>
          <w:lang w:val="en-US"/>
        </w:rPr>
      </w:pPr>
      <w:r>
        <w:rPr>
          <w:rStyle w:val="Refdenotaalpie"/>
        </w:rPr>
        <w:footnoteRef/>
      </w:r>
      <w:r>
        <w:t xml:space="preserve"> </w:t>
      </w:r>
      <w:r w:rsidRPr="00C53DAB">
        <w:t>https://www.securityinnovation.com/security-lab/our-research/current-state-of-application-security.html</w:t>
      </w:r>
    </w:p>
  </w:footnote>
  <w:footnote w:id="2">
    <w:p w:rsidR="00D05523" w:rsidRPr="00146EAF" w:rsidRDefault="00D05523">
      <w:pPr>
        <w:pStyle w:val="Textonotapie"/>
        <w:rPr>
          <w:lang w:val="en-US"/>
        </w:rPr>
      </w:pPr>
      <w:ins w:id="231" w:author="Michael Hidalgo" w:date="2014-10-07T14:38:00Z">
        <w:r>
          <w:rPr>
            <w:rStyle w:val="Refdenotaalpie"/>
          </w:rPr>
          <w:footnoteRef/>
        </w:r>
        <w:r w:rsidRPr="00D05523">
          <w:rPr>
            <w:lang w:val="en-US"/>
            <w:rPrChange w:id="232" w:author="Laica" w:date="2014-10-09T21:36:00Z">
              <w:rPr/>
            </w:rPrChange>
          </w:rPr>
          <w:t xml:space="preserve"> http://www.riceconsulting.com/public_pdf/STBC-WM.pdf</w:t>
        </w:r>
      </w:ins>
    </w:p>
  </w:footnote>
  <w:footnote w:id="3">
    <w:p w:rsidR="00D05523" w:rsidRPr="00CC7A62" w:rsidRDefault="00D05523" w:rsidP="00CC7A62">
      <w:pPr>
        <w:pStyle w:val="Textonotapie"/>
        <w:spacing w:line="240" w:lineRule="auto"/>
        <w:jc w:val="left"/>
        <w:rPr>
          <w:lang w:val="en-US"/>
        </w:rPr>
      </w:pPr>
      <w:r>
        <w:rPr>
          <w:rStyle w:val="Refdenotaalpie"/>
        </w:rPr>
        <w:footnoteRef/>
      </w:r>
      <w:r w:rsidRPr="00D05523">
        <w:rPr>
          <w:lang w:val="en-US"/>
          <w:rPrChange w:id="370" w:author="Laica" w:date="2014-10-09T21:36:00Z">
            <w:rPr/>
          </w:rPrChange>
        </w:rPr>
        <w:t>https://www.securityinnovation.com/company/news-and-events/press-releases/safelight-acquisition.html</w:t>
      </w:r>
    </w:p>
  </w:footnote>
  <w:footnote w:id="4">
    <w:p w:rsidR="00D05523" w:rsidRPr="006B1276" w:rsidRDefault="00D05523">
      <w:pPr>
        <w:pStyle w:val="Textonotapie"/>
        <w:rPr>
          <w:lang w:val="en-US"/>
        </w:rPr>
      </w:pPr>
      <w:r>
        <w:rPr>
          <w:rStyle w:val="Refdenotaalpie"/>
        </w:rPr>
        <w:footnoteRef/>
      </w:r>
      <w:r w:rsidRPr="00D05523">
        <w:rPr>
          <w:lang w:val="en-US"/>
          <w:rPrChange w:id="527" w:author="Laica" w:date="2014-10-09T21:36:00Z">
            <w:rPr/>
          </w:rPrChange>
        </w:rPr>
        <w:t xml:space="preserve"> http://windows.microsoft.com/en-us/windows/computer-parts#1TC=windows-</w:t>
      </w:r>
    </w:p>
  </w:footnote>
  <w:footnote w:id="5">
    <w:p w:rsidR="00D05523" w:rsidRPr="00532B2A" w:rsidRDefault="00D05523">
      <w:pPr>
        <w:pStyle w:val="Textonotapie"/>
        <w:rPr>
          <w:lang w:val="en-US"/>
        </w:rPr>
      </w:pPr>
      <w:r>
        <w:rPr>
          <w:rStyle w:val="Refdenotaalpie"/>
        </w:rPr>
        <w:footnoteRef/>
      </w:r>
      <w:r w:rsidRPr="004B51C2">
        <w:rPr>
          <w:lang w:val="en-US"/>
        </w:rPr>
        <w:t xml:space="preserve"> http://www-03.ibm.com/software/products/en/appscan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328B1"/>
    <w:multiLevelType w:val="hybridMultilevel"/>
    <w:tmpl w:val="76A86CA0"/>
    <w:lvl w:ilvl="0" w:tplc="0C0A0017">
      <w:start w:val="1"/>
      <w:numFmt w:val="lowerLetter"/>
      <w:lvlText w:val="%1)"/>
      <w:lvlJc w:val="left"/>
      <w:pPr>
        <w:ind w:left="1433" w:hanging="360"/>
      </w:pPr>
    </w:lvl>
    <w:lvl w:ilvl="1" w:tplc="0C0A0019" w:tentative="1">
      <w:start w:val="1"/>
      <w:numFmt w:val="lowerLetter"/>
      <w:lvlText w:val="%2."/>
      <w:lvlJc w:val="left"/>
      <w:pPr>
        <w:ind w:left="2153" w:hanging="360"/>
      </w:pPr>
    </w:lvl>
    <w:lvl w:ilvl="2" w:tplc="0C0A001B" w:tentative="1">
      <w:start w:val="1"/>
      <w:numFmt w:val="lowerRoman"/>
      <w:lvlText w:val="%3."/>
      <w:lvlJc w:val="right"/>
      <w:pPr>
        <w:ind w:left="2873" w:hanging="180"/>
      </w:pPr>
    </w:lvl>
    <w:lvl w:ilvl="3" w:tplc="0C0A000F" w:tentative="1">
      <w:start w:val="1"/>
      <w:numFmt w:val="decimal"/>
      <w:lvlText w:val="%4."/>
      <w:lvlJc w:val="left"/>
      <w:pPr>
        <w:ind w:left="3593" w:hanging="360"/>
      </w:pPr>
    </w:lvl>
    <w:lvl w:ilvl="4" w:tplc="0C0A0019" w:tentative="1">
      <w:start w:val="1"/>
      <w:numFmt w:val="lowerLetter"/>
      <w:lvlText w:val="%5."/>
      <w:lvlJc w:val="left"/>
      <w:pPr>
        <w:ind w:left="4313" w:hanging="360"/>
      </w:pPr>
    </w:lvl>
    <w:lvl w:ilvl="5" w:tplc="0C0A001B" w:tentative="1">
      <w:start w:val="1"/>
      <w:numFmt w:val="lowerRoman"/>
      <w:lvlText w:val="%6."/>
      <w:lvlJc w:val="right"/>
      <w:pPr>
        <w:ind w:left="5033" w:hanging="180"/>
      </w:pPr>
    </w:lvl>
    <w:lvl w:ilvl="6" w:tplc="0C0A000F" w:tentative="1">
      <w:start w:val="1"/>
      <w:numFmt w:val="decimal"/>
      <w:lvlText w:val="%7."/>
      <w:lvlJc w:val="left"/>
      <w:pPr>
        <w:ind w:left="5753" w:hanging="360"/>
      </w:pPr>
    </w:lvl>
    <w:lvl w:ilvl="7" w:tplc="0C0A0019" w:tentative="1">
      <w:start w:val="1"/>
      <w:numFmt w:val="lowerLetter"/>
      <w:lvlText w:val="%8."/>
      <w:lvlJc w:val="left"/>
      <w:pPr>
        <w:ind w:left="6473" w:hanging="360"/>
      </w:pPr>
    </w:lvl>
    <w:lvl w:ilvl="8" w:tplc="0C0A001B" w:tentative="1">
      <w:start w:val="1"/>
      <w:numFmt w:val="lowerRoman"/>
      <w:lvlText w:val="%9."/>
      <w:lvlJc w:val="right"/>
      <w:pPr>
        <w:ind w:left="7193" w:hanging="180"/>
      </w:pPr>
    </w:lvl>
  </w:abstractNum>
  <w:abstractNum w:abstractNumId="1">
    <w:nsid w:val="091C20EE"/>
    <w:multiLevelType w:val="hybridMultilevel"/>
    <w:tmpl w:val="B38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2F7C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64F0D7E"/>
    <w:multiLevelType w:val="hybridMultilevel"/>
    <w:tmpl w:val="8EC20C3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FD6A27"/>
    <w:multiLevelType w:val="hybridMultilevel"/>
    <w:tmpl w:val="6D023DBC"/>
    <w:lvl w:ilvl="0" w:tplc="58F07560">
      <w:start w:val="1"/>
      <w:numFmt w:val="decimal"/>
      <w:lvlText w:val="%1."/>
      <w:lvlJc w:val="left"/>
      <w:pPr>
        <w:ind w:left="57" w:hanging="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3565DDA"/>
    <w:multiLevelType w:val="multilevel"/>
    <w:tmpl w:val="4DECA9DC"/>
    <w:lvl w:ilvl="0">
      <w:start w:val="1"/>
      <w:numFmt w:val="decimal"/>
      <w:lvlText w:val="%1."/>
      <w:lvlJc w:val="lef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CA20813"/>
    <w:multiLevelType w:val="hybridMultilevel"/>
    <w:tmpl w:val="E8D01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1D66BD"/>
    <w:multiLevelType w:val="multilevel"/>
    <w:tmpl w:val="C03408AE"/>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3A3C5D6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418B3256"/>
    <w:multiLevelType w:val="multilevel"/>
    <w:tmpl w:val="B02899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445706B5"/>
    <w:multiLevelType w:val="hybridMultilevel"/>
    <w:tmpl w:val="E9063A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08722B6"/>
    <w:multiLevelType w:val="multilevel"/>
    <w:tmpl w:val="7D84CC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38A0A9F"/>
    <w:multiLevelType w:val="hybridMultilevel"/>
    <w:tmpl w:val="635C4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8BE067C"/>
    <w:multiLevelType w:val="hybridMultilevel"/>
    <w:tmpl w:val="03CC2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2D40917"/>
    <w:multiLevelType w:val="multilevel"/>
    <w:tmpl w:val="4A00755A"/>
    <w:lvl w:ilvl="0">
      <w:start w:val="1"/>
      <w:numFmt w:val="decimal"/>
      <w:lvlText w:val="%1."/>
      <w:lvlJc w:val="left"/>
      <w:pPr>
        <w:ind w:left="432" w:hanging="432"/>
      </w:pPr>
      <w:rPr>
        <w:rFonts w:hint="default"/>
        <w:b w:val="0"/>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76A30D7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7D126218"/>
    <w:multiLevelType w:val="hybridMultilevel"/>
    <w:tmpl w:val="F3385B2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7E2E6E29"/>
    <w:multiLevelType w:val="hybridMultilevel"/>
    <w:tmpl w:val="1ECC0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1"/>
  </w:num>
  <w:num w:numId="4">
    <w:abstractNumId w:val="17"/>
  </w:num>
  <w:num w:numId="5">
    <w:abstractNumId w:val="1"/>
  </w:num>
  <w:num w:numId="6">
    <w:abstractNumId w:val="14"/>
  </w:num>
  <w:num w:numId="7">
    <w:abstractNumId w:val="14"/>
  </w:num>
  <w:num w:numId="8">
    <w:abstractNumId w:val="9"/>
  </w:num>
  <w:num w:numId="9">
    <w:abstractNumId w:val="7"/>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2"/>
  </w:num>
  <w:num w:numId="21">
    <w:abstractNumId w:val="3"/>
  </w:num>
  <w:num w:numId="22">
    <w:abstractNumId w:val="0"/>
  </w:num>
  <w:num w:numId="23">
    <w:abstractNumId w:val="14"/>
  </w:num>
  <w:num w:numId="24">
    <w:abstractNumId w:val="10"/>
  </w:num>
  <w:num w:numId="25">
    <w:abstractNumId w:val="14"/>
  </w:num>
  <w:num w:numId="26">
    <w:abstractNumId w:val="2"/>
  </w:num>
  <w:num w:numId="27">
    <w:abstractNumId w:val="16"/>
  </w:num>
  <w:num w:numId="28">
    <w:abstractNumId w:val="8"/>
  </w:num>
  <w:num w:numId="29">
    <w:abstractNumId w:val="6"/>
  </w:num>
  <w:num w:numId="30">
    <w:abstractNumId w:val="13"/>
  </w:num>
  <w:num w:numId="31">
    <w:abstractNumId w:val="15"/>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1C7404"/>
    <w:rsid w:val="00006E1F"/>
    <w:rsid w:val="00015408"/>
    <w:rsid w:val="00022B80"/>
    <w:rsid w:val="00022D38"/>
    <w:rsid w:val="00022E22"/>
    <w:rsid w:val="00032D2D"/>
    <w:rsid w:val="00040918"/>
    <w:rsid w:val="0004746B"/>
    <w:rsid w:val="0005123D"/>
    <w:rsid w:val="00055723"/>
    <w:rsid w:val="00055C8D"/>
    <w:rsid w:val="000606A5"/>
    <w:rsid w:val="00062A45"/>
    <w:rsid w:val="000727AC"/>
    <w:rsid w:val="000808D9"/>
    <w:rsid w:val="00082A99"/>
    <w:rsid w:val="00094E7A"/>
    <w:rsid w:val="00097D60"/>
    <w:rsid w:val="000A68AD"/>
    <w:rsid w:val="000B1A7C"/>
    <w:rsid w:val="000B44B0"/>
    <w:rsid w:val="000C799F"/>
    <w:rsid w:val="000E0450"/>
    <w:rsid w:val="000E2C84"/>
    <w:rsid w:val="000F597E"/>
    <w:rsid w:val="000F5DDF"/>
    <w:rsid w:val="00105806"/>
    <w:rsid w:val="001076EB"/>
    <w:rsid w:val="00107727"/>
    <w:rsid w:val="00111A21"/>
    <w:rsid w:val="001132F0"/>
    <w:rsid w:val="001159B4"/>
    <w:rsid w:val="00122686"/>
    <w:rsid w:val="001345B7"/>
    <w:rsid w:val="0014436A"/>
    <w:rsid w:val="00146EAF"/>
    <w:rsid w:val="00150297"/>
    <w:rsid w:val="001515F3"/>
    <w:rsid w:val="00154442"/>
    <w:rsid w:val="00154D6D"/>
    <w:rsid w:val="0015656A"/>
    <w:rsid w:val="00162F80"/>
    <w:rsid w:val="00165FF8"/>
    <w:rsid w:val="00167920"/>
    <w:rsid w:val="00175105"/>
    <w:rsid w:val="00177CC2"/>
    <w:rsid w:val="0018266A"/>
    <w:rsid w:val="00193D46"/>
    <w:rsid w:val="00196716"/>
    <w:rsid w:val="001A1537"/>
    <w:rsid w:val="001A310C"/>
    <w:rsid w:val="001A4A5D"/>
    <w:rsid w:val="001A518F"/>
    <w:rsid w:val="001B48FD"/>
    <w:rsid w:val="001B73C7"/>
    <w:rsid w:val="001C0DE5"/>
    <w:rsid w:val="001C1B6A"/>
    <w:rsid w:val="001C39CA"/>
    <w:rsid w:val="001C6D8C"/>
    <w:rsid w:val="001C7404"/>
    <w:rsid w:val="001C77B8"/>
    <w:rsid w:val="001C7C54"/>
    <w:rsid w:val="001E0191"/>
    <w:rsid w:val="001E3ED3"/>
    <w:rsid w:val="001E5448"/>
    <w:rsid w:val="001E6419"/>
    <w:rsid w:val="001F1534"/>
    <w:rsid w:val="001F2A72"/>
    <w:rsid w:val="001F2DE2"/>
    <w:rsid w:val="001F5B65"/>
    <w:rsid w:val="00200E57"/>
    <w:rsid w:val="002031BC"/>
    <w:rsid w:val="002031E7"/>
    <w:rsid w:val="00205433"/>
    <w:rsid w:val="00205E9B"/>
    <w:rsid w:val="00216643"/>
    <w:rsid w:val="002207A2"/>
    <w:rsid w:val="002234AD"/>
    <w:rsid w:val="00226F95"/>
    <w:rsid w:val="00236A82"/>
    <w:rsid w:val="002378F4"/>
    <w:rsid w:val="00246741"/>
    <w:rsid w:val="00254303"/>
    <w:rsid w:val="002548EA"/>
    <w:rsid w:val="0026239D"/>
    <w:rsid w:val="002715AF"/>
    <w:rsid w:val="00275879"/>
    <w:rsid w:val="002805C4"/>
    <w:rsid w:val="00280B23"/>
    <w:rsid w:val="00283E08"/>
    <w:rsid w:val="0029754B"/>
    <w:rsid w:val="002A1C7A"/>
    <w:rsid w:val="002A2034"/>
    <w:rsid w:val="002A23A0"/>
    <w:rsid w:val="002A3242"/>
    <w:rsid w:val="002A32DE"/>
    <w:rsid w:val="002A4F7B"/>
    <w:rsid w:val="002B08E6"/>
    <w:rsid w:val="002B18CF"/>
    <w:rsid w:val="002C4E70"/>
    <w:rsid w:val="002D094F"/>
    <w:rsid w:val="002E2454"/>
    <w:rsid w:val="002F55D9"/>
    <w:rsid w:val="002F618C"/>
    <w:rsid w:val="002F6D42"/>
    <w:rsid w:val="002F71E3"/>
    <w:rsid w:val="003118CE"/>
    <w:rsid w:val="00314610"/>
    <w:rsid w:val="00325DA9"/>
    <w:rsid w:val="00327119"/>
    <w:rsid w:val="00337C18"/>
    <w:rsid w:val="00342FA1"/>
    <w:rsid w:val="00343D97"/>
    <w:rsid w:val="00346337"/>
    <w:rsid w:val="003517D7"/>
    <w:rsid w:val="0036150A"/>
    <w:rsid w:val="00362DEA"/>
    <w:rsid w:val="00365EBE"/>
    <w:rsid w:val="00370926"/>
    <w:rsid w:val="003729A1"/>
    <w:rsid w:val="00374191"/>
    <w:rsid w:val="003755F7"/>
    <w:rsid w:val="00387FB5"/>
    <w:rsid w:val="00392EF5"/>
    <w:rsid w:val="00393C47"/>
    <w:rsid w:val="003A26D6"/>
    <w:rsid w:val="003A749C"/>
    <w:rsid w:val="003B1FF3"/>
    <w:rsid w:val="003B2107"/>
    <w:rsid w:val="003B3E9F"/>
    <w:rsid w:val="003B43FC"/>
    <w:rsid w:val="003B558E"/>
    <w:rsid w:val="003C3136"/>
    <w:rsid w:val="003C3DBB"/>
    <w:rsid w:val="003D025C"/>
    <w:rsid w:val="003D5CFE"/>
    <w:rsid w:val="003E4588"/>
    <w:rsid w:val="003E533A"/>
    <w:rsid w:val="003E7241"/>
    <w:rsid w:val="003E788D"/>
    <w:rsid w:val="003F3D31"/>
    <w:rsid w:val="003F7508"/>
    <w:rsid w:val="0040689A"/>
    <w:rsid w:val="00410255"/>
    <w:rsid w:val="0041593C"/>
    <w:rsid w:val="00416085"/>
    <w:rsid w:val="0042633C"/>
    <w:rsid w:val="00432112"/>
    <w:rsid w:val="004355E6"/>
    <w:rsid w:val="00440421"/>
    <w:rsid w:val="004404EF"/>
    <w:rsid w:val="00441BEF"/>
    <w:rsid w:val="00445CCA"/>
    <w:rsid w:val="00445D9D"/>
    <w:rsid w:val="00447545"/>
    <w:rsid w:val="00457E07"/>
    <w:rsid w:val="00465887"/>
    <w:rsid w:val="00470B4B"/>
    <w:rsid w:val="00476949"/>
    <w:rsid w:val="0047743B"/>
    <w:rsid w:val="004876D0"/>
    <w:rsid w:val="004948F8"/>
    <w:rsid w:val="00496EBB"/>
    <w:rsid w:val="004A0AF2"/>
    <w:rsid w:val="004A21C6"/>
    <w:rsid w:val="004A7B15"/>
    <w:rsid w:val="004B2A9C"/>
    <w:rsid w:val="004B2B4A"/>
    <w:rsid w:val="004B51C2"/>
    <w:rsid w:val="004B5DDA"/>
    <w:rsid w:val="004C116C"/>
    <w:rsid w:val="004C131C"/>
    <w:rsid w:val="004C209A"/>
    <w:rsid w:val="004C2B8D"/>
    <w:rsid w:val="004C4513"/>
    <w:rsid w:val="004C7965"/>
    <w:rsid w:val="004D1B49"/>
    <w:rsid w:val="004E360D"/>
    <w:rsid w:val="004E4DFB"/>
    <w:rsid w:val="004F0A6D"/>
    <w:rsid w:val="004F7DBC"/>
    <w:rsid w:val="00504A38"/>
    <w:rsid w:val="00504C45"/>
    <w:rsid w:val="00505554"/>
    <w:rsid w:val="005147F4"/>
    <w:rsid w:val="00523618"/>
    <w:rsid w:val="00530887"/>
    <w:rsid w:val="00532B2A"/>
    <w:rsid w:val="00535558"/>
    <w:rsid w:val="005369F9"/>
    <w:rsid w:val="005414C1"/>
    <w:rsid w:val="0054262C"/>
    <w:rsid w:val="005426FD"/>
    <w:rsid w:val="00546072"/>
    <w:rsid w:val="00552046"/>
    <w:rsid w:val="005538C6"/>
    <w:rsid w:val="0055777A"/>
    <w:rsid w:val="005610A5"/>
    <w:rsid w:val="00561B1B"/>
    <w:rsid w:val="005660C1"/>
    <w:rsid w:val="00567EC9"/>
    <w:rsid w:val="00575133"/>
    <w:rsid w:val="005762DC"/>
    <w:rsid w:val="005854F4"/>
    <w:rsid w:val="005914B0"/>
    <w:rsid w:val="00591FA0"/>
    <w:rsid w:val="005928C6"/>
    <w:rsid w:val="00594549"/>
    <w:rsid w:val="00594BDA"/>
    <w:rsid w:val="00595B08"/>
    <w:rsid w:val="00595E34"/>
    <w:rsid w:val="005B5A12"/>
    <w:rsid w:val="005B7746"/>
    <w:rsid w:val="005B7BAD"/>
    <w:rsid w:val="005C49DC"/>
    <w:rsid w:val="005D5A60"/>
    <w:rsid w:val="005D7B78"/>
    <w:rsid w:val="005E4AF2"/>
    <w:rsid w:val="005E766F"/>
    <w:rsid w:val="005E7ABA"/>
    <w:rsid w:val="005F284B"/>
    <w:rsid w:val="006050E0"/>
    <w:rsid w:val="00607DF1"/>
    <w:rsid w:val="00612B21"/>
    <w:rsid w:val="00620267"/>
    <w:rsid w:val="00630281"/>
    <w:rsid w:val="00630AE1"/>
    <w:rsid w:val="00636771"/>
    <w:rsid w:val="0064021D"/>
    <w:rsid w:val="00641FA4"/>
    <w:rsid w:val="00643CC1"/>
    <w:rsid w:val="00646295"/>
    <w:rsid w:val="0065237C"/>
    <w:rsid w:val="006622D0"/>
    <w:rsid w:val="00663815"/>
    <w:rsid w:val="00675578"/>
    <w:rsid w:val="00676F52"/>
    <w:rsid w:val="00677288"/>
    <w:rsid w:val="006776B9"/>
    <w:rsid w:val="00680D5B"/>
    <w:rsid w:val="00684CEF"/>
    <w:rsid w:val="006A2122"/>
    <w:rsid w:val="006A657F"/>
    <w:rsid w:val="006B1276"/>
    <w:rsid w:val="006C1204"/>
    <w:rsid w:val="006C2AAC"/>
    <w:rsid w:val="006C2CBB"/>
    <w:rsid w:val="006D2081"/>
    <w:rsid w:val="006D26DC"/>
    <w:rsid w:val="006D453A"/>
    <w:rsid w:val="006E52B6"/>
    <w:rsid w:val="006E653F"/>
    <w:rsid w:val="006F0DF8"/>
    <w:rsid w:val="006F28E1"/>
    <w:rsid w:val="007010B6"/>
    <w:rsid w:val="0070410F"/>
    <w:rsid w:val="007106E9"/>
    <w:rsid w:val="0071345C"/>
    <w:rsid w:val="00716970"/>
    <w:rsid w:val="007250F5"/>
    <w:rsid w:val="007323DE"/>
    <w:rsid w:val="00734724"/>
    <w:rsid w:val="00735B42"/>
    <w:rsid w:val="00741BAA"/>
    <w:rsid w:val="00747724"/>
    <w:rsid w:val="00747E08"/>
    <w:rsid w:val="00747E0F"/>
    <w:rsid w:val="00747F80"/>
    <w:rsid w:val="00750406"/>
    <w:rsid w:val="007616DE"/>
    <w:rsid w:val="007700FF"/>
    <w:rsid w:val="00772B2A"/>
    <w:rsid w:val="00776F97"/>
    <w:rsid w:val="007A123C"/>
    <w:rsid w:val="007A66DD"/>
    <w:rsid w:val="007B0582"/>
    <w:rsid w:val="007B2FD3"/>
    <w:rsid w:val="007B6509"/>
    <w:rsid w:val="007C6757"/>
    <w:rsid w:val="007D1C7A"/>
    <w:rsid w:val="007D46D4"/>
    <w:rsid w:val="007D7B91"/>
    <w:rsid w:val="007E2A39"/>
    <w:rsid w:val="007E3152"/>
    <w:rsid w:val="007E37B4"/>
    <w:rsid w:val="007E47FF"/>
    <w:rsid w:val="007F224E"/>
    <w:rsid w:val="007F3C1E"/>
    <w:rsid w:val="007F4FB6"/>
    <w:rsid w:val="007F54F5"/>
    <w:rsid w:val="007F6FC5"/>
    <w:rsid w:val="008014D1"/>
    <w:rsid w:val="00805E21"/>
    <w:rsid w:val="008106E6"/>
    <w:rsid w:val="00816007"/>
    <w:rsid w:val="008252C7"/>
    <w:rsid w:val="008255E0"/>
    <w:rsid w:val="0082610D"/>
    <w:rsid w:val="00832750"/>
    <w:rsid w:val="00832FB4"/>
    <w:rsid w:val="008369C3"/>
    <w:rsid w:val="00845C8F"/>
    <w:rsid w:val="00860DF0"/>
    <w:rsid w:val="00873612"/>
    <w:rsid w:val="00874062"/>
    <w:rsid w:val="008817AB"/>
    <w:rsid w:val="00887731"/>
    <w:rsid w:val="0089420A"/>
    <w:rsid w:val="008949A4"/>
    <w:rsid w:val="00894DB6"/>
    <w:rsid w:val="00895797"/>
    <w:rsid w:val="00896932"/>
    <w:rsid w:val="008A0853"/>
    <w:rsid w:val="008A63B3"/>
    <w:rsid w:val="008B243D"/>
    <w:rsid w:val="008B7BBF"/>
    <w:rsid w:val="008C33E6"/>
    <w:rsid w:val="008C712D"/>
    <w:rsid w:val="008D2993"/>
    <w:rsid w:val="008D4E1B"/>
    <w:rsid w:val="008D7FE2"/>
    <w:rsid w:val="008E4300"/>
    <w:rsid w:val="008F117F"/>
    <w:rsid w:val="008F47F2"/>
    <w:rsid w:val="008F7FAB"/>
    <w:rsid w:val="00900AF2"/>
    <w:rsid w:val="009012C4"/>
    <w:rsid w:val="0090474E"/>
    <w:rsid w:val="0091526D"/>
    <w:rsid w:val="00923142"/>
    <w:rsid w:val="009272BB"/>
    <w:rsid w:val="00927CB2"/>
    <w:rsid w:val="009335C6"/>
    <w:rsid w:val="00934FD2"/>
    <w:rsid w:val="00937519"/>
    <w:rsid w:val="00941B2E"/>
    <w:rsid w:val="00953F98"/>
    <w:rsid w:val="00956966"/>
    <w:rsid w:val="00956DF6"/>
    <w:rsid w:val="00957847"/>
    <w:rsid w:val="00960E5D"/>
    <w:rsid w:val="00972EFD"/>
    <w:rsid w:val="00977103"/>
    <w:rsid w:val="009856E2"/>
    <w:rsid w:val="00985CD5"/>
    <w:rsid w:val="009874A9"/>
    <w:rsid w:val="009957B2"/>
    <w:rsid w:val="00997CE1"/>
    <w:rsid w:val="009A2617"/>
    <w:rsid w:val="009B40D0"/>
    <w:rsid w:val="009B5629"/>
    <w:rsid w:val="009C0E81"/>
    <w:rsid w:val="009C2454"/>
    <w:rsid w:val="009C7F74"/>
    <w:rsid w:val="009D0B9B"/>
    <w:rsid w:val="009D13B3"/>
    <w:rsid w:val="009D4733"/>
    <w:rsid w:val="009D6F64"/>
    <w:rsid w:val="009E029F"/>
    <w:rsid w:val="009E47C0"/>
    <w:rsid w:val="009E54EF"/>
    <w:rsid w:val="009F4C97"/>
    <w:rsid w:val="00A036B4"/>
    <w:rsid w:val="00A06E0C"/>
    <w:rsid w:val="00A076C8"/>
    <w:rsid w:val="00A11FCB"/>
    <w:rsid w:val="00A13290"/>
    <w:rsid w:val="00A143D9"/>
    <w:rsid w:val="00A16299"/>
    <w:rsid w:val="00A208E3"/>
    <w:rsid w:val="00A213E9"/>
    <w:rsid w:val="00A22F14"/>
    <w:rsid w:val="00A25D4A"/>
    <w:rsid w:val="00A334BD"/>
    <w:rsid w:val="00A560FE"/>
    <w:rsid w:val="00A62257"/>
    <w:rsid w:val="00A72651"/>
    <w:rsid w:val="00A72A2D"/>
    <w:rsid w:val="00A73835"/>
    <w:rsid w:val="00A73BEA"/>
    <w:rsid w:val="00A81AE4"/>
    <w:rsid w:val="00A82310"/>
    <w:rsid w:val="00A85FBC"/>
    <w:rsid w:val="00A90114"/>
    <w:rsid w:val="00A90646"/>
    <w:rsid w:val="00A9157B"/>
    <w:rsid w:val="00A91FED"/>
    <w:rsid w:val="00A9484B"/>
    <w:rsid w:val="00A975E5"/>
    <w:rsid w:val="00A97AD6"/>
    <w:rsid w:val="00AA14E7"/>
    <w:rsid w:val="00AA1C5D"/>
    <w:rsid w:val="00AA5575"/>
    <w:rsid w:val="00AA5751"/>
    <w:rsid w:val="00AB4071"/>
    <w:rsid w:val="00AB4BFF"/>
    <w:rsid w:val="00AC1112"/>
    <w:rsid w:val="00AC156C"/>
    <w:rsid w:val="00AC4C4E"/>
    <w:rsid w:val="00AD5226"/>
    <w:rsid w:val="00AE5BFB"/>
    <w:rsid w:val="00AF715A"/>
    <w:rsid w:val="00AF7223"/>
    <w:rsid w:val="00B0114F"/>
    <w:rsid w:val="00B04248"/>
    <w:rsid w:val="00B12004"/>
    <w:rsid w:val="00B13142"/>
    <w:rsid w:val="00B13221"/>
    <w:rsid w:val="00B20E9E"/>
    <w:rsid w:val="00B21567"/>
    <w:rsid w:val="00B2419A"/>
    <w:rsid w:val="00B41745"/>
    <w:rsid w:val="00B43D8A"/>
    <w:rsid w:val="00B4400A"/>
    <w:rsid w:val="00B453A2"/>
    <w:rsid w:val="00B50973"/>
    <w:rsid w:val="00B50980"/>
    <w:rsid w:val="00B54DA8"/>
    <w:rsid w:val="00B569D0"/>
    <w:rsid w:val="00B62929"/>
    <w:rsid w:val="00B6328E"/>
    <w:rsid w:val="00B73FF6"/>
    <w:rsid w:val="00B83303"/>
    <w:rsid w:val="00B8448C"/>
    <w:rsid w:val="00B84D34"/>
    <w:rsid w:val="00B85164"/>
    <w:rsid w:val="00B90772"/>
    <w:rsid w:val="00B917CE"/>
    <w:rsid w:val="00BA51B5"/>
    <w:rsid w:val="00BA5A10"/>
    <w:rsid w:val="00BA5A80"/>
    <w:rsid w:val="00BB7A15"/>
    <w:rsid w:val="00BC0238"/>
    <w:rsid w:val="00BC10CE"/>
    <w:rsid w:val="00BC159B"/>
    <w:rsid w:val="00BC3A0A"/>
    <w:rsid w:val="00BC3B39"/>
    <w:rsid w:val="00BC43E4"/>
    <w:rsid w:val="00BC44B4"/>
    <w:rsid w:val="00BC4CA4"/>
    <w:rsid w:val="00BD02C1"/>
    <w:rsid w:val="00BD1D75"/>
    <w:rsid w:val="00BD448B"/>
    <w:rsid w:val="00BD4E97"/>
    <w:rsid w:val="00BD621F"/>
    <w:rsid w:val="00BE0F9C"/>
    <w:rsid w:val="00BE5ECD"/>
    <w:rsid w:val="00BF06CB"/>
    <w:rsid w:val="00BF2753"/>
    <w:rsid w:val="00BF2754"/>
    <w:rsid w:val="00C04A89"/>
    <w:rsid w:val="00C17B01"/>
    <w:rsid w:val="00C207C6"/>
    <w:rsid w:val="00C20940"/>
    <w:rsid w:val="00C25A02"/>
    <w:rsid w:val="00C31186"/>
    <w:rsid w:val="00C315A3"/>
    <w:rsid w:val="00C53DAB"/>
    <w:rsid w:val="00C540E9"/>
    <w:rsid w:val="00C70B7C"/>
    <w:rsid w:val="00C7318B"/>
    <w:rsid w:val="00C74DE1"/>
    <w:rsid w:val="00C906DE"/>
    <w:rsid w:val="00C9323C"/>
    <w:rsid w:val="00CA0E21"/>
    <w:rsid w:val="00CB71AD"/>
    <w:rsid w:val="00CC32AF"/>
    <w:rsid w:val="00CC7A62"/>
    <w:rsid w:val="00CD0725"/>
    <w:rsid w:val="00CD0E7F"/>
    <w:rsid w:val="00CD22C3"/>
    <w:rsid w:val="00CD5B6C"/>
    <w:rsid w:val="00CD762F"/>
    <w:rsid w:val="00CE30E7"/>
    <w:rsid w:val="00CE50B7"/>
    <w:rsid w:val="00CE7503"/>
    <w:rsid w:val="00CF1DA5"/>
    <w:rsid w:val="00D05523"/>
    <w:rsid w:val="00D11064"/>
    <w:rsid w:val="00D13E44"/>
    <w:rsid w:val="00D14E96"/>
    <w:rsid w:val="00D1762E"/>
    <w:rsid w:val="00D21F41"/>
    <w:rsid w:val="00D23F03"/>
    <w:rsid w:val="00D248D3"/>
    <w:rsid w:val="00D27F7A"/>
    <w:rsid w:val="00D34D6B"/>
    <w:rsid w:val="00D46799"/>
    <w:rsid w:val="00D47394"/>
    <w:rsid w:val="00D47F77"/>
    <w:rsid w:val="00D5114F"/>
    <w:rsid w:val="00D54E61"/>
    <w:rsid w:val="00D55598"/>
    <w:rsid w:val="00D5751D"/>
    <w:rsid w:val="00D61C00"/>
    <w:rsid w:val="00D65437"/>
    <w:rsid w:val="00D7225D"/>
    <w:rsid w:val="00D73E5C"/>
    <w:rsid w:val="00D76E31"/>
    <w:rsid w:val="00D77424"/>
    <w:rsid w:val="00D87F43"/>
    <w:rsid w:val="00DA7A24"/>
    <w:rsid w:val="00DB52CB"/>
    <w:rsid w:val="00DB6119"/>
    <w:rsid w:val="00DC0D83"/>
    <w:rsid w:val="00DC4DF4"/>
    <w:rsid w:val="00DC7C0D"/>
    <w:rsid w:val="00DD0985"/>
    <w:rsid w:val="00DF15AF"/>
    <w:rsid w:val="00DF412E"/>
    <w:rsid w:val="00DF62D2"/>
    <w:rsid w:val="00E01B5E"/>
    <w:rsid w:val="00E02F51"/>
    <w:rsid w:val="00E03133"/>
    <w:rsid w:val="00E10AE1"/>
    <w:rsid w:val="00E12BE1"/>
    <w:rsid w:val="00E165C5"/>
    <w:rsid w:val="00E2085E"/>
    <w:rsid w:val="00E21B01"/>
    <w:rsid w:val="00E22A8A"/>
    <w:rsid w:val="00E25402"/>
    <w:rsid w:val="00E25F24"/>
    <w:rsid w:val="00E34390"/>
    <w:rsid w:val="00E5049F"/>
    <w:rsid w:val="00E62166"/>
    <w:rsid w:val="00E656C7"/>
    <w:rsid w:val="00E66D88"/>
    <w:rsid w:val="00E67414"/>
    <w:rsid w:val="00E74028"/>
    <w:rsid w:val="00E77CA0"/>
    <w:rsid w:val="00E803D0"/>
    <w:rsid w:val="00E858AF"/>
    <w:rsid w:val="00E970F3"/>
    <w:rsid w:val="00EA21B5"/>
    <w:rsid w:val="00EA3B2E"/>
    <w:rsid w:val="00EB126D"/>
    <w:rsid w:val="00ED2DB8"/>
    <w:rsid w:val="00ED5C54"/>
    <w:rsid w:val="00EE0BBB"/>
    <w:rsid w:val="00EF58EE"/>
    <w:rsid w:val="00EF58F6"/>
    <w:rsid w:val="00EF69A7"/>
    <w:rsid w:val="00F07E60"/>
    <w:rsid w:val="00F136DA"/>
    <w:rsid w:val="00F14508"/>
    <w:rsid w:val="00F15ABE"/>
    <w:rsid w:val="00F216AD"/>
    <w:rsid w:val="00F25FFC"/>
    <w:rsid w:val="00F279E2"/>
    <w:rsid w:val="00F35925"/>
    <w:rsid w:val="00F375EC"/>
    <w:rsid w:val="00F4791D"/>
    <w:rsid w:val="00F47EA6"/>
    <w:rsid w:val="00F503E8"/>
    <w:rsid w:val="00F6189F"/>
    <w:rsid w:val="00F61DA2"/>
    <w:rsid w:val="00F666F7"/>
    <w:rsid w:val="00F84529"/>
    <w:rsid w:val="00F93DFE"/>
    <w:rsid w:val="00FA03CF"/>
    <w:rsid w:val="00FA53B5"/>
    <w:rsid w:val="00FB0D7D"/>
    <w:rsid w:val="00FB58C1"/>
    <w:rsid w:val="00FC6834"/>
    <w:rsid w:val="00FD1F39"/>
    <w:rsid w:val="00FE44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aragraph"/>
    <w:qFormat/>
    <w:rsid w:val="007010B6"/>
    <w:pPr>
      <w:spacing w:line="480" w:lineRule="auto"/>
      <w:jc w:val="both"/>
    </w:pPr>
    <w:rPr>
      <w:rFonts w:ascii="Arial" w:hAnsi="Arial"/>
      <w:lang w:val="es-ES_tradnl" w:eastAsia="en-US"/>
    </w:rPr>
  </w:style>
  <w:style w:type="paragraph" w:styleId="Ttulo1">
    <w:name w:val="heading 1"/>
    <w:basedOn w:val="Normal"/>
    <w:next w:val="Normal"/>
    <w:link w:val="Ttulo1Car"/>
    <w:uiPriority w:val="9"/>
    <w:qFormat/>
    <w:rsid w:val="00B43D8A"/>
    <w:pPr>
      <w:keepNext/>
      <w:keepLines/>
      <w:spacing w:before="480"/>
      <w:jc w:val="left"/>
      <w:outlineLvl w:val="0"/>
    </w:pPr>
    <w:rPr>
      <w:rFonts w:eastAsiaTheme="majorEastAsia" w:cstheme="majorBidi"/>
      <w:b/>
      <w:bCs/>
      <w:color w:val="000000" w:themeColor="text1"/>
      <w:sz w:val="32"/>
      <w:szCs w:val="32"/>
      <w:lang w:eastAsia="es-CR"/>
    </w:rPr>
  </w:style>
  <w:style w:type="paragraph" w:styleId="Ttulo2">
    <w:name w:val="heading 2"/>
    <w:basedOn w:val="Normal"/>
    <w:next w:val="Normal"/>
    <w:link w:val="Ttulo2Car"/>
    <w:uiPriority w:val="9"/>
    <w:unhideWhenUsed/>
    <w:qFormat/>
    <w:rsid w:val="00B8448C"/>
    <w:pPr>
      <w:keepNext/>
      <w:keepLines/>
      <w:spacing w:before="20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680D5B"/>
    <w:pPr>
      <w:widowControl w:val="0"/>
      <w:spacing w:before="200"/>
      <w:jc w:val="center"/>
      <w:outlineLvl w:val="2"/>
    </w:pPr>
    <w:rPr>
      <w:rFonts w:eastAsiaTheme="majorEastAsia" w:cs="Arial"/>
      <w:b/>
      <w:bCs/>
      <w:color w:val="000000" w:themeColor="text1"/>
      <w:lang w:val="es-ES"/>
    </w:rPr>
  </w:style>
  <w:style w:type="paragraph" w:styleId="Ttulo4">
    <w:name w:val="heading 4"/>
    <w:basedOn w:val="Normal"/>
    <w:next w:val="Normal"/>
    <w:link w:val="Ttulo4Car"/>
    <w:uiPriority w:val="9"/>
    <w:unhideWhenUsed/>
    <w:qFormat/>
    <w:rsid w:val="00B8448C"/>
    <w:pPr>
      <w:keepNext/>
      <w:keepLines/>
      <w:spacing w:before="200"/>
      <w:outlineLvl w:val="3"/>
    </w:pPr>
    <w:rPr>
      <w:rFonts w:eastAsiaTheme="majorEastAsia" w:cstheme="majorBidi"/>
      <w:b/>
      <w:bCs/>
      <w:iCs/>
      <w:color w:val="000000" w:themeColor="text1"/>
      <w:sz w:val="20"/>
    </w:rPr>
  </w:style>
  <w:style w:type="paragraph" w:styleId="Ttulo5">
    <w:name w:val="heading 5"/>
    <w:basedOn w:val="Normal"/>
    <w:next w:val="Normal"/>
    <w:link w:val="Ttulo5Car"/>
    <w:uiPriority w:val="9"/>
    <w:unhideWhenUsed/>
    <w:qFormat/>
    <w:rsid w:val="00A16299"/>
    <w:pPr>
      <w:keepNext/>
      <w:keepLines/>
      <w:spacing w:before="200"/>
      <w:outlineLvl w:val="4"/>
    </w:pPr>
    <w:rPr>
      <w:rFonts w:eastAsiaTheme="majorEastAsia" w:cstheme="majorBidi"/>
      <w:b/>
      <w:color w:val="243F60" w:themeColor="accent1" w:themeShade="7F"/>
    </w:rPr>
  </w:style>
  <w:style w:type="paragraph" w:styleId="Ttulo6">
    <w:name w:val="heading 6"/>
    <w:basedOn w:val="Normal"/>
    <w:next w:val="Normal"/>
    <w:link w:val="Ttulo6Car"/>
    <w:uiPriority w:val="9"/>
    <w:unhideWhenUsed/>
    <w:rsid w:val="00A16299"/>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657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657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A657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3D8A"/>
    <w:rPr>
      <w:rFonts w:ascii="Arial" w:eastAsiaTheme="majorEastAsia" w:hAnsi="Arial" w:cstheme="majorBidi"/>
      <w:b/>
      <w:bCs/>
      <w:color w:val="000000" w:themeColor="text1"/>
      <w:sz w:val="32"/>
      <w:szCs w:val="32"/>
      <w:lang w:val="es-ES_tradnl" w:eastAsia="es-CR"/>
    </w:rPr>
  </w:style>
  <w:style w:type="paragraph" w:styleId="Prrafodelista">
    <w:name w:val="List Paragraph"/>
    <w:basedOn w:val="Normal"/>
    <w:uiPriority w:val="34"/>
    <w:qFormat/>
    <w:rsid w:val="00A16299"/>
    <w:pPr>
      <w:ind w:left="720"/>
      <w:contextualSpacing/>
    </w:pPr>
  </w:style>
  <w:style w:type="table" w:styleId="Tablaconcuadrcula">
    <w:name w:val="Table Grid"/>
    <w:basedOn w:val="Tablanormal"/>
    <w:uiPriority w:val="59"/>
    <w:rsid w:val="00A16299"/>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8448C"/>
    <w:rPr>
      <w:rFonts w:ascii="Arial" w:eastAsiaTheme="majorEastAsia" w:hAnsi="Arial" w:cstheme="majorBidi"/>
      <w:b/>
      <w:bCs/>
      <w:color w:val="000000" w:themeColor="text1"/>
      <w:sz w:val="28"/>
      <w:szCs w:val="26"/>
      <w:lang w:val="es-ES_tradnl" w:eastAsia="en-US"/>
    </w:rPr>
  </w:style>
  <w:style w:type="character" w:customStyle="1" w:styleId="Ttulo3Car">
    <w:name w:val="Título 3 Car"/>
    <w:basedOn w:val="Fuentedeprrafopredeter"/>
    <w:link w:val="Ttulo3"/>
    <w:uiPriority w:val="9"/>
    <w:rsid w:val="00680D5B"/>
    <w:rPr>
      <w:rFonts w:ascii="Arial" w:eastAsiaTheme="majorEastAsia" w:hAnsi="Arial" w:cs="Arial"/>
      <w:b/>
      <w:bCs/>
      <w:color w:val="000000" w:themeColor="text1"/>
      <w:lang w:val="es-ES" w:eastAsia="en-US"/>
    </w:rPr>
  </w:style>
  <w:style w:type="character" w:customStyle="1" w:styleId="Ttulo4Car">
    <w:name w:val="Título 4 Car"/>
    <w:basedOn w:val="Fuentedeprrafopredeter"/>
    <w:link w:val="Ttulo4"/>
    <w:uiPriority w:val="9"/>
    <w:rsid w:val="00B8448C"/>
    <w:rPr>
      <w:rFonts w:ascii="Arial" w:eastAsiaTheme="majorEastAsia" w:hAnsi="Arial" w:cstheme="majorBidi"/>
      <w:b/>
      <w:bCs/>
      <w:iCs/>
      <w:color w:val="000000" w:themeColor="text1"/>
      <w:sz w:val="20"/>
      <w:lang w:val="es-ES_tradnl" w:eastAsia="en-US"/>
    </w:rPr>
  </w:style>
  <w:style w:type="character" w:customStyle="1" w:styleId="Ttulo5Car">
    <w:name w:val="Título 5 Car"/>
    <w:basedOn w:val="Fuentedeprrafopredeter"/>
    <w:link w:val="Ttulo5"/>
    <w:uiPriority w:val="9"/>
    <w:rsid w:val="00A16299"/>
    <w:rPr>
      <w:rFonts w:ascii="Arial" w:eastAsiaTheme="majorEastAsia" w:hAnsi="Arial" w:cstheme="majorBidi"/>
      <w:b/>
      <w:color w:val="243F60" w:themeColor="accent1" w:themeShade="7F"/>
      <w:lang w:val="es-ES_tradnl" w:eastAsia="en-US"/>
    </w:rPr>
  </w:style>
  <w:style w:type="character" w:customStyle="1" w:styleId="Ttulo6Car">
    <w:name w:val="Título 6 Car"/>
    <w:basedOn w:val="Fuentedeprrafopredeter"/>
    <w:link w:val="Ttulo6"/>
    <w:uiPriority w:val="9"/>
    <w:rsid w:val="00A16299"/>
    <w:rPr>
      <w:rFonts w:asciiTheme="majorHAnsi" w:eastAsiaTheme="majorEastAsia" w:hAnsiTheme="majorHAnsi" w:cstheme="majorBidi"/>
      <w:i/>
      <w:iCs/>
      <w:color w:val="243F60" w:themeColor="accent1" w:themeShade="7F"/>
      <w:lang w:val="es-ES_tradnl" w:eastAsia="en-US"/>
    </w:rPr>
  </w:style>
  <w:style w:type="character" w:customStyle="1" w:styleId="Ttulo7Car">
    <w:name w:val="Título 7 Car"/>
    <w:basedOn w:val="Fuentedeprrafopredeter"/>
    <w:link w:val="Ttulo7"/>
    <w:uiPriority w:val="9"/>
    <w:semiHidden/>
    <w:rsid w:val="006A657F"/>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6A657F"/>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6A657F"/>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A16299"/>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A16299"/>
    <w:rPr>
      <w:rFonts w:ascii="Arial" w:hAnsi="Arial"/>
      <w:lang w:val="es-ES_tradnl" w:eastAsia="en-US"/>
    </w:rPr>
  </w:style>
  <w:style w:type="paragraph" w:styleId="TtulodeTDC">
    <w:name w:val="TOC Heading"/>
    <w:basedOn w:val="Ttulo1"/>
    <w:next w:val="Normal"/>
    <w:uiPriority w:val="39"/>
    <w:unhideWhenUsed/>
    <w:qFormat/>
    <w:rsid w:val="00A16299"/>
    <w:pPr>
      <w:spacing w:line="276" w:lineRule="auto"/>
      <w:outlineLvl w:val="9"/>
    </w:pPr>
    <w:rPr>
      <w:color w:val="365F91" w:themeColor="accent1" w:themeShade="BF"/>
    </w:rPr>
  </w:style>
  <w:style w:type="paragraph" w:styleId="Epgrafe">
    <w:name w:val="caption"/>
    <w:basedOn w:val="Normal"/>
    <w:next w:val="Normal"/>
    <w:uiPriority w:val="35"/>
    <w:unhideWhenUsed/>
    <w:qFormat/>
    <w:rsid w:val="00A16299"/>
    <w:pPr>
      <w:spacing w:line="240" w:lineRule="auto"/>
    </w:pPr>
    <w:rPr>
      <w:b/>
      <w:bCs/>
      <w:color w:val="4F81BD" w:themeColor="accent1"/>
      <w:sz w:val="18"/>
      <w:szCs w:val="18"/>
    </w:rPr>
  </w:style>
  <w:style w:type="character" w:styleId="Hipervnculo">
    <w:name w:val="Hyperlink"/>
    <w:basedOn w:val="Fuentedeprrafopredeter"/>
    <w:uiPriority w:val="99"/>
    <w:unhideWhenUsed/>
    <w:rsid w:val="00A16299"/>
    <w:rPr>
      <w:color w:val="0000FF" w:themeColor="hyperlink"/>
      <w:u w:val="single"/>
    </w:rPr>
  </w:style>
  <w:style w:type="character" w:styleId="Nmerodepgina">
    <w:name w:val="page number"/>
    <w:basedOn w:val="Fuentedeprrafopredeter"/>
    <w:uiPriority w:val="99"/>
    <w:semiHidden/>
    <w:unhideWhenUsed/>
    <w:rsid w:val="00A16299"/>
  </w:style>
  <w:style w:type="paragraph" w:styleId="Piedepgina">
    <w:name w:val="footer"/>
    <w:basedOn w:val="Normal"/>
    <w:link w:val="PiedepginaCar"/>
    <w:uiPriority w:val="99"/>
    <w:unhideWhenUsed/>
    <w:rsid w:val="00A16299"/>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16299"/>
    <w:rPr>
      <w:rFonts w:ascii="Arial" w:hAnsi="Arial"/>
      <w:lang w:val="es-ES_tradnl" w:eastAsia="en-US"/>
    </w:rPr>
  </w:style>
  <w:style w:type="character" w:styleId="Refdenotaalpie">
    <w:name w:val="footnote reference"/>
    <w:basedOn w:val="Fuentedeprrafopredeter"/>
    <w:uiPriority w:val="99"/>
    <w:unhideWhenUsed/>
    <w:rsid w:val="00A16299"/>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A16299"/>
    <w:pPr>
      <w:ind w:left="480" w:hanging="480"/>
      <w:jc w:val="left"/>
    </w:pPr>
    <w:rPr>
      <w:rFonts w:asciiTheme="minorHAnsi" w:hAnsiTheme="minorHAnsi"/>
      <w:caps/>
      <w:sz w:val="20"/>
      <w:szCs w:val="20"/>
    </w:rPr>
  </w:style>
  <w:style w:type="paragraph" w:styleId="TDC1">
    <w:name w:val="toc 1"/>
    <w:basedOn w:val="Normal"/>
    <w:next w:val="Normal"/>
    <w:autoRedefine/>
    <w:uiPriority w:val="39"/>
    <w:unhideWhenUsed/>
    <w:rsid w:val="00A16299"/>
    <w:pPr>
      <w:tabs>
        <w:tab w:val="right" w:leader="dot" w:pos="8545"/>
      </w:tabs>
      <w:spacing w:before="120" w:line="360" w:lineRule="auto"/>
      <w:jc w:val="left"/>
    </w:pPr>
    <w:rPr>
      <w:rFonts w:cs="Arial"/>
      <w:bCs/>
      <w:noProof/>
      <w:color w:val="0D0D0D" w:themeColor="text1" w:themeTint="F2"/>
    </w:rPr>
  </w:style>
  <w:style w:type="paragraph" w:styleId="TDC2">
    <w:name w:val="toc 2"/>
    <w:basedOn w:val="Normal"/>
    <w:next w:val="Normal"/>
    <w:autoRedefine/>
    <w:uiPriority w:val="39"/>
    <w:unhideWhenUsed/>
    <w:rsid w:val="00A16299"/>
    <w:pPr>
      <w:ind w:left="240"/>
      <w:jc w:val="left"/>
    </w:pPr>
    <w:rPr>
      <w:rFonts w:asciiTheme="minorHAnsi" w:hAnsiTheme="minorHAnsi"/>
      <w:b/>
      <w:sz w:val="22"/>
      <w:szCs w:val="22"/>
    </w:rPr>
  </w:style>
  <w:style w:type="paragraph" w:styleId="TDC3">
    <w:name w:val="toc 3"/>
    <w:basedOn w:val="Normal"/>
    <w:next w:val="Normal"/>
    <w:autoRedefine/>
    <w:uiPriority w:val="39"/>
    <w:unhideWhenUsed/>
    <w:rsid w:val="00A16299"/>
    <w:pPr>
      <w:ind w:left="480"/>
      <w:jc w:val="left"/>
    </w:pPr>
    <w:rPr>
      <w:rFonts w:asciiTheme="minorHAnsi" w:hAnsiTheme="minorHAnsi"/>
      <w:sz w:val="22"/>
      <w:szCs w:val="22"/>
    </w:rPr>
  </w:style>
  <w:style w:type="paragraph" w:styleId="TDC4">
    <w:name w:val="toc 4"/>
    <w:basedOn w:val="Normal"/>
    <w:next w:val="Normal"/>
    <w:autoRedefine/>
    <w:uiPriority w:val="39"/>
    <w:unhideWhenUsed/>
    <w:rsid w:val="00A16299"/>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A16299"/>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A16299"/>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A16299"/>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A16299"/>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A16299"/>
    <w:pPr>
      <w:ind w:left="192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A16299"/>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6299"/>
    <w:rPr>
      <w:rFonts w:ascii="Lucida Grande" w:hAnsi="Lucida Grande" w:cs="Lucida Grande"/>
      <w:sz w:val="18"/>
      <w:szCs w:val="18"/>
      <w:lang w:val="es-ES_tradnl" w:eastAsia="en-US"/>
    </w:rPr>
  </w:style>
  <w:style w:type="paragraph" w:styleId="Textonotapie">
    <w:name w:val="footnote text"/>
    <w:basedOn w:val="Normal"/>
    <w:link w:val="TextonotapieCar"/>
    <w:uiPriority w:val="99"/>
    <w:unhideWhenUsed/>
    <w:rsid w:val="00A16299"/>
  </w:style>
  <w:style w:type="character" w:customStyle="1" w:styleId="TextonotapieCar">
    <w:name w:val="Texto nota pie Car"/>
    <w:basedOn w:val="Fuentedeprrafopredeter"/>
    <w:link w:val="Textonotapie"/>
    <w:uiPriority w:val="99"/>
    <w:rsid w:val="00A16299"/>
    <w:rPr>
      <w:rFonts w:ascii="Arial" w:hAnsi="Arial"/>
      <w:lang w:val="es-ES_tradnl" w:eastAsia="en-US"/>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 w:type="character" w:styleId="Refdecomentario">
    <w:name w:val="annotation reference"/>
    <w:basedOn w:val="Fuentedeprrafopredeter"/>
    <w:uiPriority w:val="99"/>
    <w:semiHidden/>
    <w:unhideWhenUsed/>
    <w:rsid w:val="00A16299"/>
    <w:rPr>
      <w:sz w:val="16"/>
      <w:szCs w:val="16"/>
    </w:rPr>
  </w:style>
  <w:style w:type="paragraph" w:styleId="Textocomentario">
    <w:name w:val="annotation text"/>
    <w:basedOn w:val="Normal"/>
    <w:link w:val="TextocomentarioCar"/>
    <w:uiPriority w:val="99"/>
    <w:semiHidden/>
    <w:unhideWhenUsed/>
    <w:rsid w:val="00A162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6299"/>
    <w:rPr>
      <w:rFonts w:ascii="Arial" w:hAnsi="Arial"/>
      <w:sz w:val="20"/>
      <w:szCs w:val="20"/>
      <w:lang w:val="es-ES_tradnl" w:eastAsia="en-US"/>
    </w:rPr>
  </w:style>
  <w:style w:type="paragraph" w:styleId="Asuntodelcomentario">
    <w:name w:val="annotation subject"/>
    <w:basedOn w:val="Textocomentario"/>
    <w:next w:val="Textocomentario"/>
    <w:link w:val="AsuntodelcomentarioCar"/>
    <w:uiPriority w:val="99"/>
    <w:semiHidden/>
    <w:unhideWhenUsed/>
    <w:rsid w:val="00A16299"/>
    <w:rPr>
      <w:b/>
      <w:bCs/>
    </w:rPr>
  </w:style>
  <w:style w:type="character" w:customStyle="1" w:styleId="AsuntodelcomentarioCar">
    <w:name w:val="Asunto del comentario Car"/>
    <w:basedOn w:val="TextocomentarioCar"/>
    <w:link w:val="Asuntodelcomentario"/>
    <w:uiPriority w:val="99"/>
    <w:semiHidden/>
    <w:rsid w:val="00A16299"/>
    <w:rPr>
      <w:rFonts w:ascii="Arial" w:hAnsi="Arial"/>
      <w:b/>
      <w:bCs/>
      <w:sz w:val="20"/>
      <w:szCs w:val="20"/>
      <w:lang w:val="es-ES_tradnl" w:eastAsia="en-US"/>
    </w:rPr>
  </w:style>
  <w:style w:type="paragraph" w:styleId="Mapadeldocumento">
    <w:name w:val="Document Map"/>
    <w:basedOn w:val="Normal"/>
    <w:link w:val="MapadeldocumentoCar"/>
    <w:uiPriority w:val="99"/>
    <w:semiHidden/>
    <w:unhideWhenUsed/>
    <w:rsid w:val="00A16299"/>
    <w:pPr>
      <w:spacing w:line="240" w:lineRule="auto"/>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A16299"/>
    <w:rPr>
      <w:rFonts w:ascii="Lucida Grande" w:hAnsi="Lucida Grande" w:cs="Lucida Grande"/>
      <w:lang w:val="es-ES_tradnl" w:eastAsia="en-US"/>
    </w:rPr>
  </w:style>
  <w:style w:type="paragraph" w:customStyle="1" w:styleId="Default">
    <w:name w:val="Default"/>
    <w:rsid w:val="00D14E96"/>
    <w:pPr>
      <w:autoSpaceDE w:val="0"/>
      <w:autoSpaceDN w:val="0"/>
      <w:adjustRightInd w:val="0"/>
    </w:pPr>
    <w:rPr>
      <w:rFonts w:ascii="Calibri" w:eastAsia="Calibri" w:hAnsi="Calibri" w:cs="Calibri"/>
      <w:color w:val="000000"/>
      <w:lang w:val="es-CR" w:eastAsia="es-CR"/>
    </w:rPr>
  </w:style>
  <w:style w:type="character" w:styleId="Hipervnculovisitado">
    <w:name w:val="FollowedHyperlink"/>
    <w:basedOn w:val="Fuentedeprrafopredeter"/>
    <w:uiPriority w:val="99"/>
    <w:semiHidden/>
    <w:unhideWhenUsed/>
    <w:rsid w:val="00A16299"/>
    <w:rPr>
      <w:color w:val="800080" w:themeColor="followedHyperlink"/>
      <w:u w:val="single"/>
    </w:rPr>
  </w:style>
  <w:style w:type="paragraph" w:styleId="NormalWeb">
    <w:name w:val="Normal (Web)"/>
    <w:basedOn w:val="Normal"/>
    <w:uiPriority w:val="99"/>
    <w:unhideWhenUsed/>
    <w:rsid w:val="00A16299"/>
    <w:pPr>
      <w:spacing w:before="100" w:beforeAutospacing="1" w:line="360" w:lineRule="auto"/>
    </w:pPr>
    <w:rPr>
      <w:rFonts w:ascii="Times" w:hAnsi="Times" w:cs="Times New Roman"/>
      <w:color w:val="000000"/>
      <w:sz w:val="20"/>
      <w:szCs w:val="20"/>
      <w:lang w:val="en-US"/>
    </w:rPr>
  </w:style>
  <w:style w:type="paragraph" w:styleId="Sinespaciado">
    <w:name w:val="No Spacing"/>
    <w:aliases w:val="Image Titles,Image Title"/>
    <w:uiPriority w:val="1"/>
    <w:qFormat/>
    <w:rsid w:val="00A16299"/>
    <w:pPr>
      <w:spacing w:line="360" w:lineRule="auto"/>
      <w:jc w:val="center"/>
    </w:pPr>
    <w:rPr>
      <w:rFonts w:ascii="Arial" w:hAnsi="Arial"/>
      <w:b/>
      <w:lang w:val="es-ES_tradnl" w:eastAsia="en-US"/>
    </w:rPr>
  </w:style>
  <w:style w:type="paragraph" w:styleId="Subttulo">
    <w:name w:val="Subtitle"/>
    <w:basedOn w:val="Normal"/>
    <w:next w:val="Normal"/>
    <w:link w:val="SubttuloCar"/>
    <w:uiPriority w:val="11"/>
    <w:rsid w:val="00A1629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A16299"/>
    <w:rPr>
      <w:rFonts w:asciiTheme="majorHAnsi" w:eastAsiaTheme="majorEastAsia" w:hAnsiTheme="majorHAnsi" w:cstheme="majorBidi"/>
      <w:i/>
      <w:iCs/>
      <w:color w:val="4F81BD" w:themeColor="accent1"/>
      <w:spacing w:val="15"/>
      <w:lang w:val="es-ES_tradnl" w:eastAsia="en-US"/>
    </w:rPr>
  </w:style>
  <w:style w:type="character" w:styleId="Textodelmarcadordeposicin">
    <w:name w:val="Placeholder Text"/>
    <w:basedOn w:val="Fuentedeprrafopredeter"/>
    <w:uiPriority w:val="99"/>
    <w:semiHidden/>
    <w:rsid w:val="00D14E96"/>
    <w:rPr>
      <w:color w:val="808080"/>
    </w:rPr>
  </w:style>
  <w:style w:type="paragraph" w:styleId="Ttulo">
    <w:name w:val="Title"/>
    <w:basedOn w:val="Normal"/>
    <w:next w:val="Normal"/>
    <w:link w:val="TtuloCar"/>
    <w:uiPriority w:val="10"/>
    <w:rsid w:val="00A162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16299"/>
    <w:rPr>
      <w:rFonts w:asciiTheme="majorHAnsi" w:eastAsiaTheme="majorEastAsia" w:hAnsiTheme="majorHAnsi" w:cstheme="majorBidi"/>
      <w:color w:val="17365D" w:themeColor="text2" w:themeShade="BF"/>
      <w:spacing w:val="5"/>
      <w:kern w:val="28"/>
      <w:sz w:val="52"/>
      <w:szCs w:val="52"/>
      <w:lang w:val="es-ES_tradnl" w:eastAsia="en-US"/>
    </w:rPr>
  </w:style>
  <w:style w:type="character" w:customStyle="1" w:styleId="action-arrow">
    <w:name w:val="action-arrow"/>
    <w:basedOn w:val="Fuentedeprrafopredeter"/>
    <w:rsid w:val="00A16299"/>
  </w:style>
  <w:style w:type="paragraph" w:customStyle="1" w:styleId="CodigoEtica">
    <w:name w:val="Codigo Etica"/>
    <w:basedOn w:val="Ttulo1"/>
    <w:link w:val="CodigoEticaChar"/>
    <w:qFormat/>
    <w:rsid w:val="00A16299"/>
    <w:pPr>
      <w:spacing w:before="0" w:line="240" w:lineRule="auto"/>
    </w:pPr>
    <w:rPr>
      <w:b w:val="0"/>
    </w:rPr>
  </w:style>
  <w:style w:type="character" w:customStyle="1" w:styleId="CodigoEticaChar">
    <w:name w:val="Codigo Etica Char"/>
    <w:basedOn w:val="Ttulo1Car"/>
    <w:link w:val="CodigoEtica"/>
    <w:rsid w:val="00A16299"/>
    <w:rPr>
      <w:rFonts w:ascii="Arial" w:eastAsiaTheme="majorEastAsia" w:hAnsi="Arial" w:cstheme="majorBidi"/>
      <w:b w:val="0"/>
      <w:bCs/>
      <w:color w:val="000000" w:themeColor="text1"/>
      <w:sz w:val="36"/>
      <w:szCs w:val="32"/>
      <w:lang w:val="es-ES_tradnl" w:eastAsia="en-US"/>
    </w:rPr>
  </w:style>
  <w:style w:type="table" w:styleId="Cuadrculamedia3-nfasis1">
    <w:name w:val="Medium Grid 3 Accent 1"/>
    <w:basedOn w:val="Tablanormal"/>
    <w:uiPriority w:val="69"/>
    <w:rsid w:val="00A16299"/>
    <w:rPr>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Style">
    <w:name w:val="Default Style"/>
    <w:rsid w:val="00A16299"/>
    <w:pPr>
      <w:suppressAutoHyphens/>
    </w:pPr>
    <w:rPr>
      <w:rFonts w:ascii="Cambria" w:eastAsia="SimSun" w:hAnsi="Cambria"/>
      <w:lang w:val="es-ES" w:eastAsia="en-US"/>
    </w:rPr>
  </w:style>
  <w:style w:type="table" w:customStyle="1" w:styleId="LightList-Accent11">
    <w:name w:val="Light List - Accent 1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1">
    <w:name w:val="Light List Accent 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A16299"/>
    <w:rPr>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5">
    <w:name w:val="Light List Accent 5"/>
    <w:basedOn w:val="Tablanormal"/>
    <w:uiPriority w:val="61"/>
    <w:rsid w:val="00A16299"/>
    <w:rPr>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1">
    <w:name w:val="Light Shading Accent 1"/>
    <w:basedOn w:val="Tablanormal"/>
    <w:uiPriority w:val="60"/>
    <w:rsid w:val="00A16299"/>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3">
    <w:name w:val="Light Shading Accent 3"/>
    <w:basedOn w:val="Tablanormal"/>
    <w:uiPriority w:val="60"/>
    <w:rsid w:val="00A16299"/>
    <w:rPr>
      <w:color w:val="76923C" w:themeColor="accent3" w:themeShade="BF"/>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1">
    <w:name w:val="Medium Shading 1 Accent 1"/>
    <w:basedOn w:val="Tablanormal"/>
    <w:uiPriority w:val="63"/>
    <w:rsid w:val="00A16299"/>
    <w:rPr>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A16299"/>
    <w:rPr>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A16299"/>
    <w:rPr>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western">
    <w:name w:val="western"/>
    <w:basedOn w:val="Normal"/>
    <w:rsid w:val="00A16299"/>
    <w:pPr>
      <w:spacing w:before="100" w:beforeAutospacing="1" w:line="360" w:lineRule="auto"/>
    </w:pPr>
    <w:rPr>
      <w:rFonts w:cs="Arial"/>
      <w:color w:val="000000"/>
      <w:lang w:val="en-US"/>
    </w:rPr>
  </w:style>
  <w:style w:type="paragraph" w:styleId="HTMLconformatoprevio">
    <w:name w:val="HTML Preformatted"/>
    <w:basedOn w:val="Normal"/>
    <w:link w:val="HTMLconformatoprevioCar"/>
    <w:uiPriority w:val="99"/>
    <w:semiHidden/>
    <w:unhideWhenUsed/>
    <w:rsid w:val="00675578"/>
    <w:pPr>
      <w:spacing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675578"/>
    <w:rPr>
      <w:rFonts w:ascii="Courier" w:hAnsi="Courier"/>
      <w:sz w:val="20"/>
      <w:szCs w:val="20"/>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8D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D248D3"/>
    <w:pPr>
      <w:keepNext/>
      <w:keepLines/>
      <w:numPr>
        <w:numId w:val="19"/>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D248D3"/>
    <w:pPr>
      <w:numPr>
        <w:ilvl w:val="1"/>
        <w:numId w:val="19"/>
      </w:numPr>
      <w:outlineLvl w:val="1"/>
    </w:pPr>
    <w:rPr>
      <w:sz w:val="28"/>
    </w:rPr>
  </w:style>
  <w:style w:type="paragraph" w:styleId="Ttulo3">
    <w:name w:val="heading 3"/>
    <w:basedOn w:val="Normal"/>
    <w:next w:val="Normal"/>
    <w:link w:val="Ttulo3Car"/>
    <w:uiPriority w:val="9"/>
    <w:unhideWhenUsed/>
    <w:qFormat/>
    <w:rsid w:val="00D248D3"/>
    <w:pPr>
      <w:keepNext/>
      <w:keepLines/>
      <w:numPr>
        <w:ilvl w:val="2"/>
        <w:numId w:val="19"/>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D248D3"/>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248D3"/>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248D3"/>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248D3"/>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248D3"/>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248D3"/>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48D3"/>
    <w:rPr>
      <w:rFonts w:ascii="Arial" w:eastAsiaTheme="majorEastAsia" w:hAnsi="Arial" w:cs="Arial"/>
      <w:bCs/>
      <w:sz w:val="32"/>
      <w:szCs w:val="32"/>
      <w:lang w:val="es-ES_tradnl"/>
    </w:rPr>
  </w:style>
  <w:style w:type="paragraph" w:styleId="Prrafodelista">
    <w:name w:val="List Paragraph"/>
    <w:basedOn w:val="Normal"/>
    <w:uiPriority w:val="34"/>
    <w:qFormat/>
    <w:rsid w:val="00D248D3"/>
    <w:pPr>
      <w:ind w:left="720"/>
      <w:contextualSpacing/>
    </w:pPr>
  </w:style>
  <w:style w:type="table" w:styleId="Tablaconcuadrcula">
    <w:name w:val="Table Grid"/>
    <w:basedOn w:val="Tablanormal"/>
    <w:uiPriority w:val="59"/>
    <w:rsid w:val="00D248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D248D3"/>
    <w:rPr>
      <w:rFonts w:ascii="Arial" w:hAnsi="Arial"/>
      <w:sz w:val="28"/>
      <w:lang w:val="es-ES_tradnl"/>
    </w:rPr>
  </w:style>
  <w:style w:type="character" w:customStyle="1" w:styleId="Ttulo3Car">
    <w:name w:val="Título 3 Car"/>
    <w:basedOn w:val="Fuentedeprrafopredeter"/>
    <w:link w:val="Ttulo3"/>
    <w:uiPriority w:val="9"/>
    <w:rsid w:val="00D248D3"/>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D248D3"/>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D248D3"/>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D248D3"/>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D248D3"/>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D248D3"/>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D248D3"/>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D248D3"/>
    <w:pPr>
      <w:tabs>
        <w:tab w:val="center" w:pos="4419"/>
        <w:tab w:val="right" w:pos="8838"/>
      </w:tabs>
    </w:pPr>
  </w:style>
  <w:style w:type="character" w:customStyle="1" w:styleId="EncabezadoCar">
    <w:name w:val="Encabezado Car"/>
    <w:basedOn w:val="Fuentedeprrafopredeter"/>
    <w:link w:val="Encabezado"/>
    <w:uiPriority w:val="99"/>
    <w:rsid w:val="00D248D3"/>
    <w:rPr>
      <w:rFonts w:ascii="Arial" w:hAnsi="Arial"/>
      <w:lang w:val="es-ES_tradnl"/>
    </w:rPr>
  </w:style>
  <w:style w:type="paragraph" w:styleId="Encabezadodetabladecontenido">
    <w:name w:val="TOC Heading"/>
    <w:basedOn w:val="Ttulo1"/>
    <w:next w:val="Normal"/>
    <w:uiPriority w:val="39"/>
    <w:unhideWhenUsed/>
    <w:qFormat/>
    <w:rsid w:val="00D248D3"/>
    <w:pPr>
      <w:numPr>
        <w:numId w:val="0"/>
      </w:numPr>
      <w:spacing w:line="276" w:lineRule="auto"/>
      <w:outlineLvl w:val="9"/>
    </w:pPr>
    <w:rPr>
      <w:color w:val="365F91" w:themeColor="accent1" w:themeShade="BF"/>
      <w:sz w:val="28"/>
      <w:szCs w:val="28"/>
      <w:lang w:val="en-US"/>
    </w:rPr>
  </w:style>
  <w:style w:type="paragraph" w:styleId="Epgrafe">
    <w:name w:val="caption"/>
    <w:basedOn w:val="Normal"/>
    <w:next w:val="Normal"/>
    <w:uiPriority w:val="35"/>
    <w:unhideWhenUsed/>
    <w:qFormat/>
    <w:rsid w:val="00D248D3"/>
    <w:pPr>
      <w:spacing w:after="200"/>
    </w:pPr>
    <w:rPr>
      <w:b/>
      <w:bCs/>
      <w:color w:val="4F81BD" w:themeColor="accent1"/>
      <w:sz w:val="18"/>
      <w:szCs w:val="18"/>
    </w:rPr>
  </w:style>
  <w:style w:type="character" w:styleId="Hipervnculo">
    <w:name w:val="Hyperlink"/>
    <w:basedOn w:val="Fuentedeprrafopredeter"/>
    <w:uiPriority w:val="99"/>
    <w:unhideWhenUsed/>
    <w:rsid w:val="00D248D3"/>
    <w:rPr>
      <w:color w:val="0000FF"/>
      <w:u w:val="single"/>
    </w:rPr>
  </w:style>
  <w:style w:type="character" w:styleId="Nmerodepgina">
    <w:name w:val="page number"/>
    <w:basedOn w:val="Fuentedeprrafopredeter"/>
    <w:uiPriority w:val="99"/>
    <w:semiHidden/>
    <w:unhideWhenUsed/>
    <w:rsid w:val="00D248D3"/>
  </w:style>
  <w:style w:type="paragraph" w:styleId="Piedepgina">
    <w:name w:val="footer"/>
    <w:basedOn w:val="Normal"/>
    <w:link w:val="PiedepginaCar"/>
    <w:uiPriority w:val="99"/>
    <w:unhideWhenUsed/>
    <w:rsid w:val="00D248D3"/>
    <w:pPr>
      <w:tabs>
        <w:tab w:val="center" w:pos="4419"/>
        <w:tab w:val="right" w:pos="8838"/>
      </w:tabs>
    </w:pPr>
  </w:style>
  <w:style w:type="character" w:customStyle="1" w:styleId="PiedepginaCar">
    <w:name w:val="Pie de página Car"/>
    <w:basedOn w:val="Fuentedeprrafopredeter"/>
    <w:link w:val="Piedepgina"/>
    <w:uiPriority w:val="99"/>
    <w:rsid w:val="00D248D3"/>
    <w:rPr>
      <w:rFonts w:ascii="Arial" w:hAnsi="Arial"/>
      <w:lang w:val="es-ES_tradnl"/>
    </w:rPr>
  </w:style>
  <w:style w:type="character" w:styleId="Refdenotaalpie">
    <w:name w:val="footnote reference"/>
    <w:basedOn w:val="Fuentedeprrafopredeter"/>
    <w:uiPriority w:val="99"/>
    <w:unhideWhenUsed/>
    <w:rsid w:val="00D248D3"/>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D248D3"/>
    <w:pPr>
      <w:ind w:left="480" w:hanging="480"/>
    </w:pPr>
  </w:style>
  <w:style w:type="paragraph" w:styleId="TDC1">
    <w:name w:val="toc 1"/>
    <w:basedOn w:val="Normal"/>
    <w:next w:val="Normal"/>
    <w:autoRedefine/>
    <w:uiPriority w:val="39"/>
    <w:unhideWhenUsed/>
    <w:rsid w:val="00D248D3"/>
    <w:pPr>
      <w:tabs>
        <w:tab w:val="left" w:pos="373"/>
        <w:tab w:val="left" w:pos="440"/>
        <w:tab w:val="right" w:leader="dot" w:pos="8885"/>
      </w:tabs>
    </w:pPr>
    <w:rPr>
      <w:b/>
    </w:rPr>
  </w:style>
  <w:style w:type="paragraph" w:styleId="TDC2">
    <w:name w:val="toc 2"/>
    <w:basedOn w:val="Normal"/>
    <w:next w:val="Normal"/>
    <w:autoRedefine/>
    <w:uiPriority w:val="39"/>
    <w:unhideWhenUsed/>
    <w:rsid w:val="00D248D3"/>
    <w:pPr>
      <w:ind w:left="240"/>
    </w:pPr>
    <w:rPr>
      <w:b/>
      <w:sz w:val="22"/>
      <w:szCs w:val="22"/>
    </w:rPr>
  </w:style>
  <w:style w:type="paragraph" w:styleId="TDC3">
    <w:name w:val="toc 3"/>
    <w:basedOn w:val="Normal"/>
    <w:next w:val="Normal"/>
    <w:autoRedefine/>
    <w:uiPriority w:val="39"/>
    <w:unhideWhenUsed/>
    <w:rsid w:val="00D248D3"/>
    <w:pPr>
      <w:ind w:left="480"/>
    </w:pPr>
    <w:rPr>
      <w:sz w:val="22"/>
      <w:szCs w:val="22"/>
    </w:rPr>
  </w:style>
  <w:style w:type="paragraph" w:styleId="TDC4">
    <w:name w:val="toc 4"/>
    <w:basedOn w:val="Normal"/>
    <w:next w:val="Normal"/>
    <w:autoRedefine/>
    <w:uiPriority w:val="39"/>
    <w:unhideWhenUsed/>
    <w:rsid w:val="00D248D3"/>
    <w:pPr>
      <w:ind w:left="720"/>
    </w:pPr>
    <w:rPr>
      <w:sz w:val="20"/>
      <w:szCs w:val="20"/>
    </w:rPr>
  </w:style>
  <w:style w:type="paragraph" w:styleId="TDC5">
    <w:name w:val="toc 5"/>
    <w:basedOn w:val="Normal"/>
    <w:next w:val="Normal"/>
    <w:autoRedefine/>
    <w:uiPriority w:val="39"/>
    <w:unhideWhenUsed/>
    <w:rsid w:val="00D248D3"/>
    <w:pPr>
      <w:ind w:left="960"/>
    </w:pPr>
    <w:rPr>
      <w:sz w:val="20"/>
      <w:szCs w:val="20"/>
    </w:rPr>
  </w:style>
  <w:style w:type="paragraph" w:styleId="TDC6">
    <w:name w:val="toc 6"/>
    <w:basedOn w:val="Normal"/>
    <w:next w:val="Normal"/>
    <w:autoRedefine/>
    <w:uiPriority w:val="39"/>
    <w:unhideWhenUsed/>
    <w:rsid w:val="00D248D3"/>
    <w:pPr>
      <w:ind w:left="1200"/>
    </w:pPr>
    <w:rPr>
      <w:sz w:val="20"/>
      <w:szCs w:val="20"/>
    </w:rPr>
  </w:style>
  <w:style w:type="paragraph" w:styleId="TDC7">
    <w:name w:val="toc 7"/>
    <w:basedOn w:val="Normal"/>
    <w:next w:val="Normal"/>
    <w:autoRedefine/>
    <w:uiPriority w:val="39"/>
    <w:unhideWhenUsed/>
    <w:rsid w:val="00D248D3"/>
    <w:pPr>
      <w:ind w:left="1440"/>
    </w:pPr>
    <w:rPr>
      <w:sz w:val="20"/>
      <w:szCs w:val="20"/>
    </w:rPr>
  </w:style>
  <w:style w:type="paragraph" w:styleId="TDC8">
    <w:name w:val="toc 8"/>
    <w:basedOn w:val="Normal"/>
    <w:next w:val="Normal"/>
    <w:autoRedefine/>
    <w:uiPriority w:val="39"/>
    <w:unhideWhenUsed/>
    <w:rsid w:val="00D248D3"/>
    <w:pPr>
      <w:ind w:left="1680"/>
    </w:pPr>
    <w:rPr>
      <w:sz w:val="20"/>
      <w:szCs w:val="20"/>
    </w:rPr>
  </w:style>
  <w:style w:type="paragraph" w:styleId="TDC9">
    <w:name w:val="toc 9"/>
    <w:basedOn w:val="Normal"/>
    <w:next w:val="Normal"/>
    <w:autoRedefine/>
    <w:uiPriority w:val="39"/>
    <w:unhideWhenUsed/>
    <w:rsid w:val="00D248D3"/>
    <w:pPr>
      <w:ind w:left="1920"/>
    </w:pPr>
    <w:rPr>
      <w:sz w:val="20"/>
      <w:szCs w:val="20"/>
    </w:rPr>
  </w:style>
  <w:style w:type="paragraph" w:styleId="Textodeglobo">
    <w:name w:val="Balloon Text"/>
    <w:basedOn w:val="Normal"/>
    <w:link w:val="TextodegloboCar"/>
    <w:uiPriority w:val="99"/>
    <w:semiHidden/>
    <w:unhideWhenUsed/>
    <w:rsid w:val="00D248D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248D3"/>
    <w:rPr>
      <w:rFonts w:ascii="Lucida Grande" w:hAnsi="Lucida Grande" w:cs="Lucida Grande"/>
      <w:sz w:val="18"/>
      <w:szCs w:val="18"/>
      <w:lang w:val="es-ES_tradnl"/>
    </w:rPr>
  </w:style>
  <w:style w:type="paragraph" w:styleId="Textonotapie">
    <w:name w:val="footnote text"/>
    <w:basedOn w:val="Normal"/>
    <w:link w:val="TextonotapieCar"/>
    <w:uiPriority w:val="99"/>
    <w:unhideWhenUsed/>
    <w:rsid w:val="00D248D3"/>
  </w:style>
  <w:style w:type="character" w:customStyle="1" w:styleId="TextonotapieCar">
    <w:name w:val="Texto nota pie Car"/>
    <w:basedOn w:val="Fuentedeprrafopredeter"/>
    <w:link w:val="Textonotapie"/>
    <w:uiPriority w:val="99"/>
    <w:rsid w:val="00D248D3"/>
    <w:rPr>
      <w:rFonts w:ascii="Arial" w:hAnsi="Arial"/>
      <w:lang w:val="es-ES_tradnl"/>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s>
</file>

<file path=word/webSettings.xml><?xml version="1.0" encoding="utf-8"?>
<w:webSettings xmlns:r="http://schemas.openxmlformats.org/officeDocument/2006/relationships" xmlns:w="http://schemas.openxmlformats.org/wordprocessingml/2006/main">
  <w:divs>
    <w:div w:id="71438747">
      <w:bodyDiv w:val="1"/>
      <w:marLeft w:val="0"/>
      <w:marRight w:val="0"/>
      <w:marTop w:val="0"/>
      <w:marBottom w:val="0"/>
      <w:divBdr>
        <w:top w:val="none" w:sz="0" w:space="0" w:color="auto"/>
        <w:left w:val="none" w:sz="0" w:space="0" w:color="auto"/>
        <w:bottom w:val="none" w:sz="0" w:space="0" w:color="auto"/>
        <w:right w:val="none" w:sz="0" w:space="0" w:color="auto"/>
      </w:divBdr>
    </w:div>
    <w:div w:id="146094558">
      <w:bodyDiv w:val="1"/>
      <w:marLeft w:val="0"/>
      <w:marRight w:val="0"/>
      <w:marTop w:val="0"/>
      <w:marBottom w:val="0"/>
      <w:divBdr>
        <w:top w:val="none" w:sz="0" w:space="0" w:color="auto"/>
        <w:left w:val="none" w:sz="0" w:space="0" w:color="auto"/>
        <w:bottom w:val="none" w:sz="0" w:space="0" w:color="auto"/>
        <w:right w:val="none" w:sz="0" w:space="0" w:color="auto"/>
      </w:divBdr>
    </w:div>
    <w:div w:id="389156251">
      <w:bodyDiv w:val="1"/>
      <w:marLeft w:val="0"/>
      <w:marRight w:val="0"/>
      <w:marTop w:val="0"/>
      <w:marBottom w:val="0"/>
      <w:divBdr>
        <w:top w:val="none" w:sz="0" w:space="0" w:color="auto"/>
        <w:left w:val="none" w:sz="0" w:space="0" w:color="auto"/>
        <w:bottom w:val="none" w:sz="0" w:space="0" w:color="auto"/>
        <w:right w:val="none" w:sz="0" w:space="0" w:color="auto"/>
      </w:divBdr>
    </w:div>
    <w:div w:id="519783345">
      <w:bodyDiv w:val="1"/>
      <w:marLeft w:val="0"/>
      <w:marRight w:val="0"/>
      <w:marTop w:val="0"/>
      <w:marBottom w:val="0"/>
      <w:divBdr>
        <w:top w:val="none" w:sz="0" w:space="0" w:color="auto"/>
        <w:left w:val="none" w:sz="0" w:space="0" w:color="auto"/>
        <w:bottom w:val="none" w:sz="0" w:space="0" w:color="auto"/>
        <w:right w:val="none" w:sz="0" w:space="0" w:color="auto"/>
      </w:divBdr>
    </w:div>
    <w:div w:id="891043446">
      <w:bodyDiv w:val="1"/>
      <w:marLeft w:val="0"/>
      <w:marRight w:val="0"/>
      <w:marTop w:val="0"/>
      <w:marBottom w:val="0"/>
      <w:divBdr>
        <w:top w:val="none" w:sz="0" w:space="0" w:color="auto"/>
        <w:left w:val="none" w:sz="0" w:space="0" w:color="auto"/>
        <w:bottom w:val="none" w:sz="0" w:space="0" w:color="auto"/>
        <w:right w:val="none" w:sz="0" w:space="0" w:color="auto"/>
      </w:divBdr>
    </w:div>
    <w:div w:id="1221477732">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3077416">
      <w:bodyDiv w:val="1"/>
      <w:marLeft w:val="0"/>
      <w:marRight w:val="0"/>
      <w:marTop w:val="0"/>
      <w:marBottom w:val="0"/>
      <w:divBdr>
        <w:top w:val="none" w:sz="0" w:space="0" w:color="auto"/>
        <w:left w:val="none" w:sz="0" w:space="0" w:color="auto"/>
        <w:bottom w:val="none" w:sz="0" w:space="0" w:color="auto"/>
        <w:right w:val="none" w:sz="0" w:space="0" w:color="auto"/>
      </w:divBdr>
    </w:div>
    <w:div w:id="1420716763">
      <w:bodyDiv w:val="1"/>
      <w:marLeft w:val="0"/>
      <w:marRight w:val="0"/>
      <w:marTop w:val="0"/>
      <w:marBottom w:val="0"/>
      <w:divBdr>
        <w:top w:val="none" w:sz="0" w:space="0" w:color="auto"/>
        <w:left w:val="none" w:sz="0" w:space="0" w:color="auto"/>
        <w:bottom w:val="none" w:sz="0" w:space="0" w:color="auto"/>
        <w:right w:val="none" w:sz="0" w:space="0" w:color="auto"/>
      </w:divBdr>
    </w:div>
    <w:div w:id="1508864937">
      <w:bodyDiv w:val="1"/>
      <w:marLeft w:val="0"/>
      <w:marRight w:val="0"/>
      <w:marTop w:val="0"/>
      <w:marBottom w:val="0"/>
      <w:divBdr>
        <w:top w:val="none" w:sz="0" w:space="0" w:color="auto"/>
        <w:left w:val="none" w:sz="0" w:space="0" w:color="auto"/>
        <w:bottom w:val="none" w:sz="0" w:space="0" w:color="auto"/>
        <w:right w:val="none" w:sz="0" w:space="0" w:color="auto"/>
      </w:divBdr>
    </w:div>
    <w:div w:id="1814054784">
      <w:bodyDiv w:val="1"/>
      <w:marLeft w:val="0"/>
      <w:marRight w:val="0"/>
      <w:marTop w:val="0"/>
      <w:marBottom w:val="0"/>
      <w:divBdr>
        <w:top w:val="none" w:sz="0" w:space="0" w:color="auto"/>
        <w:left w:val="none" w:sz="0" w:space="0" w:color="auto"/>
        <w:bottom w:val="none" w:sz="0" w:space="0" w:color="auto"/>
        <w:right w:val="none" w:sz="0" w:space="0" w:color="auto"/>
      </w:divBdr>
    </w:div>
    <w:div w:id="2003001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oo.gl/LfsVMX" TargetMode="External"/><Relationship Id="rId25" Type="http://schemas.openxmlformats.org/officeDocument/2006/relationships/image" Target="media/image15.jpe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msdn.microsoft.com/es-es/library/z1zx9t92.aspx" TargetMode="External"/><Relationship Id="rId22" Type="http://schemas.openxmlformats.org/officeDocument/2006/relationships/image" Target="media/image12.jpeg"/><Relationship Id="rId27" Type="http://schemas.openxmlformats.org/officeDocument/2006/relationships/hyperlink" Target="http://goo.gl/rJPlVj" TargetMode="External"/><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997F7-E693-4929-86AF-00281341C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108</Pages>
  <Words>17187</Words>
  <Characters>97970</Characters>
  <Application>Microsoft Office Word</Application>
  <DocSecurity>0</DocSecurity>
  <Lines>816</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Hidalgo</dc:creator>
  <cp:keywords/>
  <dc:description/>
  <cp:lastModifiedBy>Laica</cp:lastModifiedBy>
  <cp:revision>405</cp:revision>
  <dcterms:created xsi:type="dcterms:W3CDTF">2014-09-15T10:57:00Z</dcterms:created>
  <dcterms:modified xsi:type="dcterms:W3CDTF">2014-10-10T03:58:00Z</dcterms:modified>
</cp:coreProperties>
</file>