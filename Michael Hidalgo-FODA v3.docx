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57A00C" w14:textId="15035B60" w:rsidR="00F375EC" w:rsidRPr="00C70B7C" w:rsidRDefault="00F375EC" w:rsidP="00F375EC">
      <w:pPr>
        <w:spacing w:line="240" w:lineRule="auto"/>
        <w:jc w:val="center"/>
        <w:rPr>
          <w:b/>
          <w:sz w:val="28"/>
          <w:szCs w:val="28"/>
        </w:rPr>
      </w:pPr>
      <w:r w:rsidRPr="00C70B7C">
        <w:rPr>
          <w:b/>
          <w:sz w:val="28"/>
          <w:szCs w:val="28"/>
        </w:rPr>
        <w:t>UNIVERSIDAD INTERNACIONAL DE LAS AMÉRICAS</w:t>
      </w:r>
    </w:p>
    <w:p w14:paraId="3B3B0E24" w14:textId="77777777" w:rsidR="00D55598" w:rsidRPr="00D55598" w:rsidRDefault="00D55598" w:rsidP="00D55598">
      <w:pPr>
        <w:jc w:val="center"/>
        <w:rPr>
          <w:rFonts w:cs="Arial"/>
          <w:b/>
          <w:sz w:val="28"/>
          <w:szCs w:val="28"/>
          <w:lang w:val="es-ES"/>
        </w:rPr>
      </w:pPr>
      <w:r w:rsidRPr="00D55598">
        <w:rPr>
          <w:rFonts w:cs="Arial"/>
          <w:b/>
          <w:sz w:val="28"/>
          <w:szCs w:val="28"/>
          <w:lang w:val="es-ES"/>
        </w:rPr>
        <w:t>ESCUELA DE  INGENIERÍA INFORMÁTICA</w:t>
      </w:r>
    </w:p>
    <w:p w14:paraId="55AED964" w14:textId="77777777" w:rsidR="00F375EC" w:rsidRDefault="00F375EC" w:rsidP="00F375EC">
      <w:pPr>
        <w:spacing w:line="240" w:lineRule="auto"/>
        <w:jc w:val="center"/>
        <w:rPr>
          <w:ins w:id="0" w:author="Michael Hidalgo" w:date="2014-10-06T08:38:00Z"/>
          <w:sz w:val="28"/>
          <w:szCs w:val="28"/>
        </w:rPr>
      </w:pPr>
    </w:p>
    <w:p w14:paraId="3CD53B4E" w14:textId="77777777" w:rsidR="00D55598" w:rsidRPr="001516C3" w:rsidRDefault="00D55598" w:rsidP="00F375EC">
      <w:pPr>
        <w:spacing w:line="240" w:lineRule="auto"/>
        <w:jc w:val="center"/>
        <w:rPr>
          <w:sz w:val="28"/>
          <w:szCs w:val="28"/>
        </w:rPr>
      </w:pPr>
    </w:p>
    <w:p w14:paraId="2FD6BBBA" w14:textId="77777777" w:rsidR="00F375EC" w:rsidRPr="001516C3" w:rsidRDefault="00F375EC" w:rsidP="00F375EC">
      <w:pPr>
        <w:spacing w:line="240" w:lineRule="auto"/>
        <w:jc w:val="center"/>
        <w:rPr>
          <w:sz w:val="28"/>
          <w:szCs w:val="28"/>
        </w:rPr>
      </w:pPr>
    </w:p>
    <w:p w14:paraId="5BECA5B6" w14:textId="186F916A" w:rsidR="00F375EC" w:rsidRPr="00D55598" w:rsidRDefault="00D55598" w:rsidP="00F375EC">
      <w:pPr>
        <w:spacing w:line="240" w:lineRule="auto"/>
        <w:jc w:val="center"/>
        <w:rPr>
          <w:b/>
          <w:sz w:val="28"/>
          <w:szCs w:val="28"/>
        </w:rPr>
      </w:pPr>
      <w:r w:rsidRPr="00D55598">
        <w:rPr>
          <w:b/>
          <w:sz w:val="28"/>
          <w:szCs w:val="28"/>
        </w:rPr>
        <w:t>SEMINARIO DE GRADUACI</w:t>
      </w:r>
      <w:ins w:id="1" w:author="Michael Hidalgo" w:date="2014-10-06T17:39:00Z">
        <w:r w:rsidR="008252C7">
          <w:rPr>
            <w:b/>
            <w:sz w:val="28"/>
            <w:szCs w:val="28"/>
          </w:rPr>
          <w:t>Ó</w:t>
        </w:r>
      </w:ins>
      <w:r w:rsidRPr="00D55598">
        <w:rPr>
          <w:b/>
          <w:sz w:val="28"/>
          <w:szCs w:val="28"/>
        </w:rPr>
        <w:t>N</w:t>
      </w:r>
      <w:r w:rsidR="00F375EC" w:rsidRPr="00D55598">
        <w:rPr>
          <w:b/>
          <w:sz w:val="28"/>
          <w:szCs w:val="28"/>
        </w:rPr>
        <w:t xml:space="preserve"> </w:t>
      </w:r>
    </w:p>
    <w:p w14:paraId="351D9195" w14:textId="77777777" w:rsidR="00F375EC" w:rsidRPr="001516C3" w:rsidRDefault="00F375EC" w:rsidP="00F375EC">
      <w:pPr>
        <w:spacing w:line="240" w:lineRule="auto"/>
        <w:jc w:val="center"/>
        <w:rPr>
          <w:sz w:val="28"/>
          <w:szCs w:val="28"/>
        </w:rPr>
      </w:pPr>
    </w:p>
    <w:p w14:paraId="4A66C4F0" w14:textId="77777777" w:rsidR="00F375EC" w:rsidRPr="001516C3" w:rsidRDefault="00F375EC" w:rsidP="00F375EC">
      <w:pPr>
        <w:spacing w:line="240" w:lineRule="auto"/>
        <w:jc w:val="center"/>
        <w:rPr>
          <w:sz w:val="28"/>
          <w:szCs w:val="28"/>
        </w:rPr>
      </w:pPr>
    </w:p>
    <w:p w14:paraId="639E13C9" w14:textId="77777777" w:rsidR="00F375EC" w:rsidRPr="001516C3" w:rsidRDefault="00F375EC" w:rsidP="00F375EC">
      <w:pPr>
        <w:spacing w:line="240" w:lineRule="auto"/>
        <w:jc w:val="center"/>
        <w:rPr>
          <w:sz w:val="28"/>
          <w:szCs w:val="28"/>
        </w:rPr>
      </w:pPr>
      <w:r w:rsidRPr="001516C3">
        <w:rPr>
          <w:sz w:val="28"/>
          <w:szCs w:val="28"/>
        </w:rPr>
        <w:t xml:space="preserve">Para optar por el grado de Bachillerato en Sistemas de Información </w:t>
      </w:r>
    </w:p>
    <w:p w14:paraId="4269F5BD" w14:textId="77777777" w:rsidR="00F375EC" w:rsidRPr="001516C3" w:rsidRDefault="00F375EC" w:rsidP="00F375EC">
      <w:pPr>
        <w:spacing w:line="240" w:lineRule="auto"/>
        <w:jc w:val="center"/>
        <w:rPr>
          <w:sz w:val="28"/>
          <w:szCs w:val="28"/>
        </w:rPr>
      </w:pPr>
    </w:p>
    <w:p w14:paraId="57F3CF92" w14:textId="77777777" w:rsidR="00D55598" w:rsidRDefault="00D55598" w:rsidP="00F375EC">
      <w:pPr>
        <w:spacing w:line="240" w:lineRule="auto"/>
        <w:jc w:val="center"/>
        <w:rPr>
          <w:ins w:id="2" w:author="Michael Hidalgo" w:date="2014-10-06T08:42:00Z"/>
          <w:sz w:val="28"/>
          <w:szCs w:val="28"/>
        </w:rPr>
      </w:pPr>
    </w:p>
    <w:p w14:paraId="3F6EFC57" w14:textId="77777777" w:rsidR="00D55598" w:rsidRPr="001516C3" w:rsidRDefault="00D55598" w:rsidP="00F375EC">
      <w:pPr>
        <w:spacing w:line="240" w:lineRule="auto"/>
        <w:jc w:val="center"/>
        <w:rPr>
          <w:sz w:val="28"/>
          <w:szCs w:val="28"/>
        </w:rPr>
      </w:pPr>
    </w:p>
    <w:p w14:paraId="3EAF84AF" w14:textId="77777777" w:rsidR="00F375EC" w:rsidRPr="00D55598" w:rsidRDefault="00F375EC" w:rsidP="00F375EC">
      <w:pPr>
        <w:spacing w:line="240" w:lineRule="auto"/>
        <w:jc w:val="center"/>
        <w:rPr>
          <w:b/>
          <w:sz w:val="28"/>
          <w:szCs w:val="28"/>
        </w:rPr>
      </w:pPr>
      <w:r w:rsidRPr="00D55598">
        <w:rPr>
          <w:b/>
          <w:sz w:val="28"/>
          <w:szCs w:val="28"/>
        </w:rPr>
        <w:t xml:space="preserve">Desarrollo de un prototipo funcional de un </w:t>
      </w:r>
      <w:proofErr w:type="spellStart"/>
      <w:r w:rsidRPr="00D55598">
        <w:rPr>
          <w:b/>
          <w:sz w:val="28"/>
          <w:szCs w:val="28"/>
        </w:rPr>
        <w:t>plugin</w:t>
      </w:r>
      <w:proofErr w:type="spellEnd"/>
      <w:r w:rsidRPr="00D55598">
        <w:rPr>
          <w:b/>
          <w:sz w:val="28"/>
          <w:szCs w:val="28"/>
        </w:rPr>
        <w:t xml:space="preserve"> para Visual Studio .NET que permita realizar pruebas estáticas de seguridad de aplicaciones (SAST)</w:t>
      </w:r>
    </w:p>
    <w:p w14:paraId="6E81F62D" w14:textId="77777777" w:rsidR="00F375EC" w:rsidRPr="001516C3" w:rsidRDefault="00F375EC" w:rsidP="00F375EC">
      <w:pPr>
        <w:spacing w:line="240" w:lineRule="auto"/>
        <w:jc w:val="center"/>
        <w:rPr>
          <w:sz w:val="28"/>
          <w:szCs w:val="28"/>
        </w:rPr>
      </w:pPr>
    </w:p>
    <w:p w14:paraId="0ACE1CEE" w14:textId="77777777" w:rsidR="00F375EC" w:rsidRPr="001516C3" w:rsidRDefault="00F375EC" w:rsidP="00F375EC">
      <w:pPr>
        <w:spacing w:line="240" w:lineRule="auto"/>
        <w:jc w:val="center"/>
        <w:rPr>
          <w:sz w:val="28"/>
          <w:szCs w:val="28"/>
        </w:rPr>
      </w:pPr>
    </w:p>
    <w:p w14:paraId="20387E40" w14:textId="77777777" w:rsidR="00F375EC" w:rsidRPr="00D55598" w:rsidRDefault="00F375EC" w:rsidP="00F375EC">
      <w:pPr>
        <w:spacing w:line="240" w:lineRule="auto"/>
        <w:jc w:val="center"/>
        <w:rPr>
          <w:b/>
          <w:sz w:val="28"/>
          <w:szCs w:val="28"/>
        </w:rPr>
      </w:pPr>
    </w:p>
    <w:p w14:paraId="32502209" w14:textId="0D69F362" w:rsidR="00F375EC" w:rsidRPr="00D55598" w:rsidRDefault="00D55598" w:rsidP="00F375EC">
      <w:pPr>
        <w:spacing w:line="240" w:lineRule="auto"/>
        <w:jc w:val="center"/>
        <w:rPr>
          <w:b/>
          <w:sz w:val="28"/>
          <w:szCs w:val="28"/>
        </w:rPr>
      </w:pPr>
      <w:r w:rsidRPr="00D55598">
        <w:rPr>
          <w:b/>
          <w:sz w:val="28"/>
          <w:szCs w:val="28"/>
        </w:rPr>
        <w:t>AUTOR</w:t>
      </w:r>
    </w:p>
    <w:p w14:paraId="4736835E" w14:textId="77777777" w:rsidR="00F375EC" w:rsidRPr="00D55598" w:rsidRDefault="00F375EC" w:rsidP="00F375EC">
      <w:pPr>
        <w:spacing w:line="240" w:lineRule="auto"/>
        <w:jc w:val="center"/>
        <w:rPr>
          <w:b/>
          <w:sz w:val="28"/>
          <w:szCs w:val="28"/>
        </w:rPr>
      </w:pPr>
    </w:p>
    <w:p w14:paraId="115A8DA9" w14:textId="77777777" w:rsidR="00F375EC" w:rsidRPr="00D55598" w:rsidRDefault="00F375EC" w:rsidP="00F375EC">
      <w:pPr>
        <w:spacing w:line="240" w:lineRule="auto"/>
        <w:jc w:val="center"/>
        <w:rPr>
          <w:b/>
          <w:sz w:val="28"/>
          <w:szCs w:val="28"/>
        </w:rPr>
      </w:pPr>
      <w:r w:rsidRPr="00D55598">
        <w:rPr>
          <w:b/>
          <w:sz w:val="28"/>
          <w:szCs w:val="28"/>
        </w:rPr>
        <w:t>Michael  Hidalgo Fallas</w:t>
      </w:r>
    </w:p>
    <w:p w14:paraId="49CF22C9" w14:textId="77777777" w:rsidR="00F375EC" w:rsidRPr="001516C3" w:rsidRDefault="00F375EC" w:rsidP="00F375EC">
      <w:pPr>
        <w:spacing w:line="240" w:lineRule="auto"/>
        <w:jc w:val="center"/>
        <w:rPr>
          <w:sz w:val="28"/>
          <w:szCs w:val="28"/>
        </w:rPr>
      </w:pPr>
    </w:p>
    <w:p w14:paraId="2A766897" w14:textId="77777777" w:rsidR="00F375EC" w:rsidRDefault="00F375EC" w:rsidP="00F375EC">
      <w:pPr>
        <w:spacing w:line="240" w:lineRule="auto"/>
        <w:jc w:val="center"/>
        <w:rPr>
          <w:sz w:val="28"/>
          <w:szCs w:val="28"/>
        </w:rPr>
      </w:pPr>
    </w:p>
    <w:p w14:paraId="55D629B6" w14:textId="033F0310" w:rsidR="002A4F7B" w:rsidRPr="002A4F7B" w:rsidRDefault="002A4F7B" w:rsidP="00F375EC">
      <w:pPr>
        <w:spacing w:line="240" w:lineRule="auto"/>
        <w:jc w:val="center"/>
        <w:rPr>
          <w:b/>
          <w:sz w:val="28"/>
          <w:szCs w:val="28"/>
        </w:rPr>
      </w:pPr>
      <w:r w:rsidRPr="002A4F7B">
        <w:rPr>
          <w:b/>
          <w:sz w:val="28"/>
          <w:szCs w:val="28"/>
        </w:rPr>
        <w:t>TUTOR DE FORMA</w:t>
      </w:r>
    </w:p>
    <w:p w14:paraId="082B6143" w14:textId="77777777" w:rsidR="002A4F7B" w:rsidRPr="002A4F7B" w:rsidRDefault="002A4F7B" w:rsidP="00F375EC">
      <w:pPr>
        <w:spacing w:line="240" w:lineRule="auto"/>
        <w:jc w:val="center"/>
        <w:rPr>
          <w:b/>
          <w:sz w:val="28"/>
          <w:szCs w:val="28"/>
        </w:rPr>
      </w:pPr>
    </w:p>
    <w:p w14:paraId="0B68F6FE" w14:textId="6F1DAB45" w:rsidR="002A4F7B" w:rsidRPr="002A4F7B" w:rsidRDefault="002A4F7B" w:rsidP="00F375EC">
      <w:pPr>
        <w:spacing w:line="240" w:lineRule="auto"/>
        <w:jc w:val="center"/>
        <w:rPr>
          <w:b/>
          <w:sz w:val="28"/>
          <w:szCs w:val="28"/>
        </w:rPr>
      </w:pPr>
      <w:r w:rsidRPr="002A4F7B">
        <w:rPr>
          <w:b/>
          <w:sz w:val="28"/>
          <w:szCs w:val="28"/>
        </w:rPr>
        <w:t>Lic. Adrián R. Mata Quesada</w:t>
      </w:r>
    </w:p>
    <w:p w14:paraId="140B14D8" w14:textId="77777777" w:rsidR="002A4F7B" w:rsidRPr="001516C3" w:rsidRDefault="002A4F7B" w:rsidP="00F375EC">
      <w:pPr>
        <w:spacing w:line="240" w:lineRule="auto"/>
        <w:jc w:val="center"/>
        <w:rPr>
          <w:sz w:val="28"/>
          <w:szCs w:val="28"/>
        </w:rPr>
      </w:pPr>
    </w:p>
    <w:p w14:paraId="1B972E17" w14:textId="60407358" w:rsidR="00F375EC" w:rsidRPr="002A4F7B" w:rsidRDefault="00F375EC" w:rsidP="00F375EC">
      <w:pPr>
        <w:spacing w:line="240" w:lineRule="auto"/>
        <w:jc w:val="center"/>
        <w:rPr>
          <w:b/>
          <w:sz w:val="28"/>
          <w:szCs w:val="28"/>
        </w:rPr>
      </w:pPr>
      <w:r w:rsidRPr="002A4F7B">
        <w:rPr>
          <w:b/>
          <w:sz w:val="28"/>
          <w:szCs w:val="28"/>
        </w:rPr>
        <w:t>TUTOR</w:t>
      </w:r>
      <w:r w:rsidR="002A4F7B" w:rsidRPr="002A4F7B">
        <w:rPr>
          <w:b/>
          <w:sz w:val="28"/>
          <w:szCs w:val="28"/>
        </w:rPr>
        <w:t xml:space="preserve"> DE FONDO</w:t>
      </w:r>
    </w:p>
    <w:p w14:paraId="11CFFBE7" w14:textId="77777777" w:rsidR="00F375EC" w:rsidRPr="002A4F7B" w:rsidRDefault="00F375EC" w:rsidP="00F375EC">
      <w:pPr>
        <w:spacing w:line="240" w:lineRule="auto"/>
        <w:jc w:val="center"/>
        <w:rPr>
          <w:b/>
          <w:sz w:val="28"/>
          <w:szCs w:val="28"/>
        </w:rPr>
      </w:pPr>
    </w:p>
    <w:p w14:paraId="72FF94B2" w14:textId="77777777" w:rsidR="00F375EC" w:rsidRPr="002A4F7B" w:rsidRDefault="00F375EC" w:rsidP="00F375EC">
      <w:pPr>
        <w:spacing w:line="240" w:lineRule="auto"/>
        <w:jc w:val="center"/>
        <w:rPr>
          <w:b/>
          <w:sz w:val="28"/>
          <w:szCs w:val="28"/>
        </w:rPr>
      </w:pPr>
      <w:r w:rsidRPr="002A4F7B">
        <w:rPr>
          <w:b/>
          <w:sz w:val="28"/>
          <w:szCs w:val="28"/>
        </w:rPr>
        <w:t>Ing. Leonardo Delgado Arroyo, MAP</w:t>
      </w:r>
    </w:p>
    <w:p w14:paraId="51F87151" w14:textId="77777777" w:rsidR="00F375EC" w:rsidRPr="001516C3" w:rsidRDefault="00F375EC" w:rsidP="00F375EC">
      <w:pPr>
        <w:spacing w:line="240" w:lineRule="auto"/>
        <w:jc w:val="center"/>
        <w:rPr>
          <w:sz w:val="28"/>
          <w:szCs w:val="28"/>
        </w:rPr>
      </w:pPr>
    </w:p>
    <w:p w14:paraId="4320059F" w14:textId="77777777" w:rsidR="00F375EC" w:rsidRPr="001516C3" w:rsidRDefault="00F375EC" w:rsidP="00F375EC">
      <w:pPr>
        <w:spacing w:line="240" w:lineRule="auto"/>
        <w:jc w:val="center"/>
        <w:rPr>
          <w:sz w:val="28"/>
          <w:szCs w:val="28"/>
        </w:rPr>
      </w:pPr>
    </w:p>
    <w:p w14:paraId="3E846C65" w14:textId="77777777" w:rsidR="00F375EC" w:rsidRPr="001516C3" w:rsidRDefault="00F375EC" w:rsidP="00F375EC">
      <w:pPr>
        <w:spacing w:line="240" w:lineRule="auto"/>
        <w:jc w:val="center"/>
        <w:rPr>
          <w:sz w:val="28"/>
          <w:szCs w:val="28"/>
        </w:rPr>
      </w:pPr>
    </w:p>
    <w:p w14:paraId="793F2B0A" w14:textId="77777777" w:rsidR="00F375EC" w:rsidRPr="001516C3" w:rsidRDefault="00F375EC" w:rsidP="00F375EC">
      <w:pPr>
        <w:spacing w:line="240" w:lineRule="auto"/>
        <w:jc w:val="center"/>
        <w:rPr>
          <w:sz w:val="28"/>
          <w:szCs w:val="28"/>
        </w:rPr>
      </w:pPr>
      <w:r w:rsidRPr="001516C3">
        <w:rPr>
          <w:sz w:val="28"/>
          <w:szCs w:val="28"/>
        </w:rPr>
        <w:t>San José, Costa Rica</w:t>
      </w:r>
    </w:p>
    <w:p w14:paraId="0763225C" w14:textId="77777777" w:rsidR="00F375EC" w:rsidRPr="001516C3" w:rsidRDefault="00F375EC" w:rsidP="00F375EC">
      <w:pPr>
        <w:spacing w:line="240" w:lineRule="auto"/>
        <w:jc w:val="center"/>
        <w:rPr>
          <w:sz w:val="28"/>
          <w:szCs w:val="28"/>
        </w:rPr>
      </w:pPr>
    </w:p>
    <w:p w14:paraId="4100D4E3" w14:textId="2278B97C" w:rsidR="00D55598" w:rsidRDefault="00A9157B" w:rsidP="00F375EC">
      <w:pPr>
        <w:spacing w:line="240" w:lineRule="auto"/>
        <w:jc w:val="center"/>
        <w:rPr>
          <w:sz w:val="28"/>
          <w:szCs w:val="28"/>
        </w:rPr>
      </w:pPr>
      <w:r>
        <w:rPr>
          <w:sz w:val="28"/>
          <w:szCs w:val="28"/>
        </w:rPr>
        <w:t>Octubre</w:t>
      </w:r>
      <w:r w:rsidR="00F375EC" w:rsidRPr="001516C3">
        <w:rPr>
          <w:sz w:val="28"/>
          <w:szCs w:val="28"/>
        </w:rPr>
        <w:t>, 2014</w:t>
      </w:r>
    </w:p>
    <w:p w14:paraId="0354C017" w14:textId="77777777" w:rsidR="00B41745" w:rsidRPr="00B41745" w:rsidRDefault="00B41745" w:rsidP="00B41745">
      <w:pPr>
        <w:spacing w:line="240" w:lineRule="auto"/>
        <w:jc w:val="center"/>
        <w:rPr>
          <w:rFonts w:eastAsia="Times New Roman" w:cs="Arial"/>
          <w:lang w:val="es-ES" w:eastAsia="es-CR"/>
        </w:rPr>
      </w:pPr>
    </w:p>
    <w:p w14:paraId="303A3970" w14:textId="61E7F960" w:rsidR="00805E21" w:rsidRDefault="001A4A5D" w:rsidP="00CF1DA5">
      <w:pPr>
        <w:pStyle w:val="Ttulo1"/>
        <w:jc w:val="center"/>
        <w:rPr>
          <w:lang w:val="es-ES" w:eastAsia="es-CR"/>
        </w:rPr>
      </w:pPr>
      <w:bookmarkStart w:id="3" w:name="_Toc274415766"/>
      <w:r>
        <w:rPr>
          <w:lang w:val="es-ES" w:eastAsia="es-CR"/>
        </w:rPr>
        <w:lastRenderedPageBreak/>
        <w:t>TABLA DE CONTENIDOS</w:t>
      </w:r>
      <w:bookmarkEnd w:id="3"/>
    </w:p>
    <w:p w14:paraId="5E025F21" w14:textId="5F1E236B" w:rsidR="00CF1DA5" w:rsidRDefault="00CF1DA5">
      <w:pPr>
        <w:pStyle w:val="TDC1"/>
        <w:rPr>
          <w:rFonts w:asciiTheme="minorHAnsi" w:hAnsiTheme="minorHAnsi" w:cstheme="minorBidi"/>
          <w:bCs w:val="0"/>
          <w:color w:val="auto"/>
          <w:lang w:val="en-US" w:eastAsia="ja-JP"/>
        </w:rPr>
      </w:pPr>
      <w:r>
        <w:fldChar w:fldCharType="begin"/>
      </w:r>
      <w:r>
        <w:instrText xml:space="preserve"> TOC \o "1-2" </w:instrText>
      </w:r>
      <w:r>
        <w:fldChar w:fldCharType="separate"/>
      </w:r>
      <w:r w:rsidRPr="00880638">
        <w:rPr>
          <w:lang w:val="es-ES" w:eastAsia="es-CR"/>
        </w:rPr>
        <w:t>TABLA DE CONTENIDOS</w:t>
      </w:r>
      <w:r>
        <w:tab/>
      </w:r>
      <w:r>
        <w:fldChar w:fldCharType="begin"/>
      </w:r>
      <w:r>
        <w:instrText xml:space="preserve"> PAGEREF _Toc274415766 \h </w:instrText>
      </w:r>
      <w:r>
        <w:fldChar w:fldCharType="separate"/>
      </w:r>
      <w:r>
        <w:t>2</w:t>
      </w:r>
      <w:r>
        <w:fldChar w:fldCharType="end"/>
      </w:r>
    </w:p>
    <w:p w14:paraId="1C0855E0" w14:textId="77777777" w:rsidR="00CF1DA5" w:rsidRDefault="00CF1DA5">
      <w:pPr>
        <w:pStyle w:val="TDC1"/>
        <w:rPr>
          <w:rFonts w:asciiTheme="minorHAnsi" w:hAnsiTheme="minorHAnsi" w:cstheme="minorBidi"/>
          <w:bCs w:val="0"/>
          <w:color w:val="auto"/>
          <w:lang w:val="en-US" w:eastAsia="ja-JP"/>
        </w:rPr>
      </w:pPr>
      <w:r>
        <w:rPr>
          <w:lang w:eastAsia="es-CR"/>
        </w:rPr>
        <w:t>CARTA DEL TUTOR</w:t>
      </w:r>
      <w:r>
        <w:tab/>
      </w:r>
      <w:r>
        <w:fldChar w:fldCharType="begin"/>
      </w:r>
      <w:r>
        <w:instrText xml:space="preserve"> PAGEREF _Toc274415767 \h </w:instrText>
      </w:r>
      <w:r>
        <w:fldChar w:fldCharType="separate"/>
      </w:r>
      <w:r>
        <w:t>7</w:t>
      </w:r>
      <w:r>
        <w:fldChar w:fldCharType="end"/>
      </w:r>
    </w:p>
    <w:p w14:paraId="06D32089" w14:textId="77777777" w:rsidR="00CF1DA5" w:rsidRDefault="00CF1DA5">
      <w:pPr>
        <w:pStyle w:val="TDC1"/>
        <w:rPr>
          <w:rFonts w:asciiTheme="minorHAnsi" w:hAnsiTheme="minorHAnsi" w:cstheme="minorBidi"/>
          <w:bCs w:val="0"/>
          <w:color w:val="auto"/>
          <w:lang w:val="en-US" w:eastAsia="ja-JP"/>
        </w:rPr>
      </w:pPr>
      <w:r>
        <w:rPr>
          <w:lang w:eastAsia="es-CR"/>
        </w:rPr>
        <w:t>CARTA DEL FILÓLOGO</w:t>
      </w:r>
      <w:r>
        <w:tab/>
      </w:r>
      <w:r>
        <w:fldChar w:fldCharType="begin"/>
      </w:r>
      <w:r>
        <w:instrText xml:space="preserve"> PAGEREF _Toc274415768 \h </w:instrText>
      </w:r>
      <w:r>
        <w:fldChar w:fldCharType="separate"/>
      </w:r>
      <w:r>
        <w:t>8</w:t>
      </w:r>
      <w:r>
        <w:fldChar w:fldCharType="end"/>
      </w:r>
    </w:p>
    <w:p w14:paraId="6C93D70C" w14:textId="77777777" w:rsidR="00CF1DA5" w:rsidRDefault="00CF1DA5">
      <w:pPr>
        <w:pStyle w:val="TDC1"/>
        <w:rPr>
          <w:rFonts w:asciiTheme="minorHAnsi" w:hAnsiTheme="minorHAnsi" w:cstheme="minorBidi"/>
          <w:bCs w:val="0"/>
          <w:color w:val="auto"/>
          <w:lang w:val="en-US" w:eastAsia="ja-JP"/>
        </w:rPr>
      </w:pPr>
      <w:r>
        <w:rPr>
          <w:lang w:eastAsia="es-CR"/>
        </w:rPr>
        <w:t>CÓDIGO DE ÉTICA</w:t>
      </w:r>
      <w:r>
        <w:tab/>
      </w:r>
      <w:r>
        <w:fldChar w:fldCharType="begin"/>
      </w:r>
      <w:r>
        <w:instrText xml:space="preserve"> PAGEREF _Toc274415769 \h </w:instrText>
      </w:r>
      <w:r>
        <w:fldChar w:fldCharType="separate"/>
      </w:r>
      <w:r>
        <w:t>9</w:t>
      </w:r>
      <w:r>
        <w:fldChar w:fldCharType="end"/>
      </w:r>
    </w:p>
    <w:p w14:paraId="7EADD8CC" w14:textId="77777777" w:rsidR="00CF1DA5" w:rsidRDefault="00CF1DA5">
      <w:pPr>
        <w:pStyle w:val="TDC1"/>
        <w:rPr>
          <w:rFonts w:asciiTheme="minorHAnsi" w:hAnsiTheme="minorHAnsi" w:cstheme="minorBidi"/>
          <w:bCs w:val="0"/>
          <w:color w:val="auto"/>
          <w:lang w:val="en-US" w:eastAsia="ja-JP"/>
        </w:rPr>
      </w:pPr>
      <w:r w:rsidRPr="00880638">
        <w:rPr>
          <w:lang w:val="es-ES" w:eastAsia="es-CR"/>
        </w:rPr>
        <w:t>CARTA DE LA DIRECTORA  DE CARRERA</w:t>
      </w:r>
      <w:r>
        <w:tab/>
      </w:r>
      <w:r>
        <w:fldChar w:fldCharType="begin"/>
      </w:r>
      <w:r>
        <w:instrText xml:space="preserve"> PAGEREF _Toc274415770 \h </w:instrText>
      </w:r>
      <w:r>
        <w:fldChar w:fldCharType="separate"/>
      </w:r>
      <w:r>
        <w:t>10</w:t>
      </w:r>
      <w:r>
        <w:fldChar w:fldCharType="end"/>
      </w:r>
    </w:p>
    <w:p w14:paraId="6E630A9C" w14:textId="77777777" w:rsidR="00CF1DA5" w:rsidRDefault="00CF1DA5">
      <w:pPr>
        <w:pStyle w:val="TDC1"/>
        <w:rPr>
          <w:rFonts w:asciiTheme="minorHAnsi" w:hAnsiTheme="minorHAnsi" w:cstheme="minorBidi"/>
          <w:bCs w:val="0"/>
          <w:color w:val="auto"/>
          <w:lang w:val="en-US" w:eastAsia="ja-JP"/>
        </w:rPr>
      </w:pPr>
      <w:r>
        <w:rPr>
          <w:lang w:eastAsia="es-CR"/>
        </w:rPr>
        <w:t>DEDICATORIA</w:t>
      </w:r>
      <w:r>
        <w:tab/>
      </w:r>
      <w:r>
        <w:fldChar w:fldCharType="begin"/>
      </w:r>
      <w:r>
        <w:instrText xml:space="preserve"> PAGEREF _Toc274415771 \h </w:instrText>
      </w:r>
      <w:r>
        <w:fldChar w:fldCharType="separate"/>
      </w:r>
      <w:r>
        <w:t>11</w:t>
      </w:r>
      <w:r>
        <w:fldChar w:fldCharType="end"/>
      </w:r>
    </w:p>
    <w:p w14:paraId="689AF04A" w14:textId="77777777" w:rsidR="00CF1DA5" w:rsidRDefault="00CF1DA5">
      <w:pPr>
        <w:pStyle w:val="TDC1"/>
        <w:rPr>
          <w:rFonts w:asciiTheme="minorHAnsi" w:hAnsiTheme="minorHAnsi" w:cstheme="minorBidi"/>
          <w:bCs w:val="0"/>
          <w:color w:val="auto"/>
          <w:lang w:val="en-US" w:eastAsia="ja-JP"/>
        </w:rPr>
      </w:pPr>
      <w:r>
        <w:rPr>
          <w:lang w:eastAsia="es-CR"/>
        </w:rPr>
        <w:t>AGRADECIMIENTOS</w:t>
      </w:r>
      <w:r>
        <w:tab/>
      </w:r>
      <w:r>
        <w:fldChar w:fldCharType="begin"/>
      </w:r>
      <w:r>
        <w:instrText xml:space="preserve"> PAGEREF _Toc274415772 \h </w:instrText>
      </w:r>
      <w:r>
        <w:fldChar w:fldCharType="separate"/>
      </w:r>
      <w:r>
        <w:t>12</w:t>
      </w:r>
      <w:r>
        <w:fldChar w:fldCharType="end"/>
      </w:r>
    </w:p>
    <w:p w14:paraId="1B013D32" w14:textId="77777777" w:rsidR="00CF1DA5" w:rsidRDefault="00CF1DA5">
      <w:pPr>
        <w:pStyle w:val="TDC1"/>
        <w:rPr>
          <w:rFonts w:asciiTheme="minorHAnsi" w:hAnsiTheme="minorHAnsi" w:cstheme="minorBidi"/>
          <w:bCs w:val="0"/>
          <w:color w:val="auto"/>
          <w:lang w:val="en-US" w:eastAsia="ja-JP"/>
        </w:rPr>
      </w:pPr>
      <w:r>
        <w:t>RESUMEN EJECUTIVO</w:t>
      </w:r>
      <w:r>
        <w:tab/>
      </w:r>
      <w:r>
        <w:fldChar w:fldCharType="begin"/>
      </w:r>
      <w:r>
        <w:instrText xml:space="preserve"> PAGEREF _Toc274415773 \h </w:instrText>
      </w:r>
      <w:r>
        <w:fldChar w:fldCharType="separate"/>
      </w:r>
      <w:r>
        <w:t>13</w:t>
      </w:r>
      <w:r>
        <w:fldChar w:fldCharType="end"/>
      </w:r>
    </w:p>
    <w:p w14:paraId="199579BD" w14:textId="77777777" w:rsidR="00CF1DA5" w:rsidRDefault="00CF1DA5">
      <w:pPr>
        <w:pStyle w:val="TDC1"/>
        <w:rPr>
          <w:rFonts w:asciiTheme="minorHAnsi" w:hAnsiTheme="minorHAnsi" w:cstheme="minorBidi"/>
          <w:bCs w:val="0"/>
          <w:color w:val="auto"/>
          <w:lang w:val="en-US" w:eastAsia="ja-JP"/>
        </w:rPr>
      </w:pPr>
      <w:r>
        <w:t>INTRODUCCIÓN</w:t>
      </w:r>
      <w:r>
        <w:tab/>
      </w:r>
      <w:r>
        <w:fldChar w:fldCharType="begin"/>
      </w:r>
      <w:r>
        <w:instrText xml:space="preserve"> PAGEREF _Toc274415774 \h </w:instrText>
      </w:r>
      <w:r>
        <w:fldChar w:fldCharType="separate"/>
      </w:r>
      <w:r>
        <w:t>14</w:t>
      </w:r>
      <w:r>
        <w:fldChar w:fldCharType="end"/>
      </w:r>
    </w:p>
    <w:p w14:paraId="166C0195" w14:textId="77777777" w:rsidR="00CF1DA5" w:rsidRDefault="00CF1DA5">
      <w:pPr>
        <w:pStyle w:val="TDC1"/>
        <w:tabs>
          <w:tab w:val="left" w:pos="440"/>
        </w:tabs>
        <w:rPr>
          <w:rFonts w:asciiTheme="minorHAnsi" w:hAnsiTheme="minorHAnsi" w:cstheme="minorBidi"/>
          <w:bCs w:val="0"/>
          <w:color w:val="auto"/>
          <w:lang w:val="en-US" w:eastAsia="ja-JP"/>
        </w:rPr>
      </w:pPr>
      <w:r>
        <w:t>1.</w:t>
      </w:r>
      <w:r>
        <w:rPr>
          <w:rFonts w:asciiTheme="minorHAnsi" w:hAnsiTheme="minorHAnsi" w:cstheme="minorBidi"/>
          <w:bCs w:val="0"/>
          <w:color w:val="auto"/>
          <w:lang w:val="en-US" w:eastAsia="ja-JP"/>
        </w:rPr>
        <w:tab/>
      </w:r>
      <w:r>
        <w:t>Tema</w:t>
      </w:r>
      <w:r>
        <w:tab/>
      </w:r>
      <w:r>
        <w:fldChar w:fldCharType="begin"/>
      </w:r>
      <w:r>
        <w:instrText xml:space="preserve"> PAGEREF _Toc274415775 \h </w:instrText>
      </w:r>
      <w:r>
        <w:fldChar w:fldCharType="separate"/>
      </w:r>
      <w:r>
        <w:t>15</w:t>
      </w:r>
      <w:r>
        <w:fldChar w:fldCharType="end"/>
      </w:r>
    </w:p>
    <w:p w14:paraId="48857444" w14:textId="77777777" w:rsidR="00CF1DA5" w:rsidRDefault="00CF1DA5">
      <w:pPr>
        <w:pStyle w:val="TDC1"/>
        <w:tabs>
          <w:tab w:val="left" w:pos="440"/>
        </w:tabs>
        <w:rPr>
          <w:rFonts w:asciiTheme="minorHAnsi" w:hAnsiTheme="minorHAnsi" w:cstheme="minorBidi"/>
          <w:bCs w:val="0"/>
          <w:color w:val="auto"/>
          <w:lang w:val="en-US" w:eastAsia="ja-JP"/>
        </w:rPr>
      </w:pPr>
      <w:r>
        <w:t>2.</w:t>
      </w:r>
      <w:r>
        <w:rPr>
          <w:rFonts w:asciiTheme="minorHAnsi" w:hAnsiTheme="minorHAnsi" w:cstheme="minorBidi"/>
          <w:bCs w:val="0"/>
          <w:color w:val="auto"/>
          <w:lang w:val="en-US" w:eastAsia="ja-JP"/>
        </w:rPr>
        <w:tab/>
      </w:r>
      <w:r>
        <w:t>Planteamiento del problema de estudio</w:t>
      </w:r>
      <w:r>
        <w:tab/>
      </w:r>
      <w:r>
        <w:fldChar w:fldCharType="begin"/>
      </w:r>
      <w:r>
        <w:instrText xml:space="preserve"> PAGEREF _Toc274415776 \h </w:instrText>
      </w:r>
      <w:r>
        <w:fldChar w:fldCharType="separate"/>
      </w:r>
      <w:r>
        <w:t>15</w:t>
      </w:r>
      <w:r>
        <w:fldChar w:fldCharType="end"/>
      </w:r>
    </w:p>
    <w:p w14:paraId="42CA24F4" w14:textId="77777777" w:rsidR="00CF1DA5" w:rsidRDefault="00CF1DA5">
      <w:pPr>
        <w:pStyle w:val="TDC1"/>
        <w:tabs>
          <w:tab w:val="left" w:pos="440"/>
        </w:tabs>
        <w:rPr>
          <w:rFonts w:asciiTheme="minorHAnsi" w:hAnsiTheme="minorHAnsi" w:cstheme="minorBidi"/>
          <w:bCs w:val="0"/>
          <w:color w:val="auto"/>
          <w:lang w:val="en-US" w:eastAsia="ja-JP"/>
        </w:rPr>
      </w:pPr>
      <w:r>
        <w:t>3.</w:t>
      </w:r>
      <w:r>
        <w:rPr>
          <w:rFonts w:asciiTheme="minorHAnsi" w:hAnsiTheme="minorHAnsi" w:cstheme="minorBidi"/>
          <w:bCs w:val="0"/>
          <w:color w:val="auto"/>
          <w:lang w:val="en-US" w:eastAsia="ja-JP"/>
        </w:rPr>
        <w:tab/>
      </w:r>
      <w:r>
        <w:t>Justificación</w:t>
      </w:r>
      <w:r>
        <w:tab/>
      </w:r>
      <w:r>
        <w:fldChar w:fldCharType="begin"/>
      </w:r>
      <w:r>
        <w:instrText xml:space="preserve"> PAGEREF _Toc274415777 \h </w:instrText>
      </w:r>
      <w:r>
        <w:fldChar w:fldCharType="separate"/>
      </w:r>
      <w:r>
        <w:t>23</w:t>
      </w:r>
      <w:r>
        <w:fldChar w:fldCharType="end"/>
      </w:r>
    </w:p>
    <w:p w14:paraId="5FF86CB8" w14:textId="77777777" w:rsidR="00CF1DA5" w:rsidRDefault="00CF1DA5">
      <w:pPr>
        <w:pStyle w:val="TDC2"/>
        <w:tabs>
          <w:tab w:val="right" w:leader="dot" w:pos="8375"/>
        </w:tabs>
        <w:rPr>
          <w:b w:val="0"/>
          <w:noProof/>
          <w:sz w:val="24"/>
          <w:szCs w:val="24"/>
          <w:lang w:val="en-US" w:eastAsia="ja-JP"/>
        </w:rPr>
      </w:pPr>
      <w:r>
        <w:rPr>
          <w:noProof/>
        </w:rPr>
        <w:t>3.1 Estudio de Viabilidad de la propuesta</w:t>
      </w:r>
      <w:r>
        <w:rPr>
          <w:noProof/>
        </w:rPr>
        <w:tab/>
      </w:r>
      <w:r>
        <w:rPr>
          <w:noProof/>
        </w:rPr>
        <w:fldChar w:fldCharType="begin"/>
      </w:r>
      <w:r>
        <w:rPr>
          <w:noProof/>
        </w:rPr>
        <w:instrText xml:space="preserve"> PAGEREF _Toc274415778 \h </w:instrText>
      </w:r>
      <w:r>
        <w:rPr>
          <w:noProof/>
        </w:rPr>
      </w:r>
      <w:r>
        <w:rPr>
          <w:noProof/>
        </w:rPr>
        <w:fldChar w:fldCharType="separate"/>
      </w:r>
      <w:r>
        <w:rPr>
          <w:noProof/>
        </w:rPr>
        <w:t>25</w:t>
      </w:r>
      <w:r>
        <w:rPr>
          <w:noProof/>
        </w:rPr>
        <w:fldChar w:fldCharType="end"/>
      </w:r>
    </w:p>
    <w:p w14:paraId="586FC501" w14:textId="77777777" w:rsidR="00CF1DA5" w:rsidRDefault="00CF1DA5">
      <w:pPr>
        <w:pStyle w:val="TDC2"/>
        <w:tabs>
          <w:tab w:val="right" w:leader="dot" w:pos="8375"/>
        </w:tabs>
        <w:rPr>
          <w:b w:val="0"/>
          <w:noProof/>
          <w:sz w:val="24"/>
          <w:szCs w:val="24"/>
          <w:lang w:val="en-US" w:eastAsia="ja-JP"/>
        </w:rPr>
      </w:pPr>
      <w:r>
        <w:rPr>
          <w:noProof/>
        </w:rPr>
        <w:t>3.2 Estudio de viabilidad técnica</w:t>
      </w:r>
      <w:r>
        <w:rPr>
          <w:noProof/>
        </w:rPr>
        <w:tab/>
      </w:r>
      <w:r>
        <w:rPr>
          <w:noProof/>
        </w:rPr>
        <w:fldChar w:fldCharType="begin"/>
      </w:r>
      <w:r>
        <w:rPr>
          <w:noProof/>
        </w:rPr>
        <w:instrText xml:space="preserve"> PAGEREF _Toc274415779 \h </w:instrText>
      </w:r>
      <w:r>
        <w:rPr>
          <w:noProof/>
        </w:rPr>
      </w:r>
      <w:r>
        <w:rPr>
          <w:noProof/>
        </w:rPr>
        <w:fldChar w:fldCharType="separate"/>
      </w:r>
      <w:r>
        <w:rPr>
          <w:noProof/>
        </w:rPr>
        <w:t>26</w:t>
      </w:r>
      <w:r>
        <w:rPr>
          <w:noProof/>
        </w:rPr>
        <w:fldChar w:fldCharType="end"/>
      </w:r>
    </w:p>
    <w:p w14:paraId="52E5A25C" w14:textId="77777777" w:rsidR="00CF1DA5" w:rsidRDefault="00CF1DA5">
      <w:pPr>
        <w:pStyle w:val="TDC2"/>
        <w:tabs>
          <w:tab w:val="right" w:leader="dot" w:pos="8375"/>
        </w:tabs>
        <w:rPr>
          <w:b w:val="0"/>
          <w:noProof/>
          <w:sz w:val="24"/>
          <w:szCs w:val="24"/>
          <w:lang w:val="en-US" w:eastAsia="ja-JP"/>
        </w:rPr>
      </w:pPr>
      <w:r>
        <w:rPr>
          <w:noProof/>
        </w:rPr>
        <w:t>3.3 Estudio de viabilidad económica</w:t>
      </w:r>
      <w:r>
        <w:rPr>
          <w:noProof/>
        </w:rPr>
        <w:tab/>
      </w:r>
      <w:r>
        <w:rPr>
          <w:noProof/>
        </w:rPr>
        <w:fldChar w:fldCharType="begin"/>
      </w:r>
      <w:r>
        <w:rPr>
          <w:noProof/>
        </w:rPr>
        <w:instrText xml:space="preserve"> PAGEREF _Toc274415780 \h </w:instrText>
      </w:r>
      <w:r>
        <w:rPr>
          <w:noProof/>
        </w:rPr>
      </w:r>
      <w:r>
        <w:rPr>
          <w:noProof/>
        </w:rPr>
        <w:fldChar w:fldCharType="separate"/>
      </w:r>
      <w:r>
        <w:rPr>
          <w:noProof/>
        </w:rPr>
        <w:t>28</w:t>
      </w:r>
      <w:r>
        <w:rPr>
          <w:noProof/>
        </w:rPr>
        <w:fldChar w:fldCharType="end"/>
      </w:r>
    </w:p>
    <w:p w14:paraId="4E928BF2" w14:textId="77777777" w:rsidR="00CF1DA5" w:rsidRDefault="00CF1DA5">
      <w:pPr>
        <w:pStyle w:val="TDC2"/>
        <w:tabs>
          <w:tab w:val="right" w:leader="dot" w:pos="8375"/>
        </w:tabs>
        <w:rPr>
          <w:b w:val="0"/>
          <w:noProof/>
          <w:sz w:val="24"/>
          <w:szCs w:val="24"/>
          <w:lang w:val="en-US" w:eastAsia="ja-JP"/>
        </w:rPr>
      </w:pPr>
      <w:r>
        <w:rPr>
          <w:noProof/>
        </w:rPr>
        <w:t>3.4 Estudio de viabilidad operativa</w:t>
      </w:r>
      <w:r>
        <w:rPr>
          <w:noProof/>
        </w:rPr>
        <w:tab/>
      </w:r>
      <w:r>
        <w:rPr>
          <w:noProof/>
        </w:rPr>
        <w:fldChar w:fldCharType="begin"/>
      </w:r>
      <w:r>
        <w:rPr>
          <w:noProof/>
        </w:rPr>
        <w:instrText xml:space="preserve"> PAGEREF _Toc274415781 \h </w:instrText>
      </w:r>
      <w:r>
        <w:rPr>
          <w:noProof/>
        </w:rPr>
      </w:r>
      <w:r>
        <w:rPr>
          <w:noProof/>
        </w:rPr>
        <w:fldChar w:fldCharType="separate"/>
      </w:r>
      <w:r>
        <w:rPr>
          <w:noProof/>
        </w:rPr>
        <w:t>30</w:t>
      </w:r>
      <w:r>
        <w:rPr>
          <w:noProof/>
        </w:rPr>
        <w:fldChar w:fldCharType="end"/>
      </w:r>
    </w:p>
    <w:p w14:paraId="670FABA9" w14:textId="77777777" w:rsidR="00CF1DA5" w:rsidRDefault="00CF1DA5">
      <w:pPr>
        <w:pStyle w:val="TDC1"/>
        <w:tabs>
          <w:tab w:val="left" w:pos="440"/>
        </w:tabs>
        <w:rPr>
          <w:rFonts w:asciiTheme="minorHAnsi" w:hAnsiTheme="minorHAnsi" w:cstheme="minorBidi"/>
          <w:bCs w:val="0"/>
          <w:color w:val="auto"/>
          <w:lang w:val="en-US" w:eastAsia="ja-JP"/>
        </w:rPr>
      </w:pPr>
      <w:r>
        <w:t>4.</w:t>
      </w:r>
      <w:r>
        <w:rPr>
          <w:rFonts w:asciiTheme="minorHAnsi" w:hAnsiTheme="minorHAnsi" w:cstheme="minorBidi"/>
          <w:bCs w:val="0"/>
          <w:color w:val="auto"/>
          <w:lang w:val="en-US" w:eastAsia="ja-JP"/>
        </w:rPr>
        <w:tab/>
      </w:r>
      <w:r>
        <w:t>Objetivos de la investigación</w:t>
      </w:r>
      <w:r>
        <w:tab/>
      </w:r>
      <w:r>
        <w:fldChar w:fldCharType="begin"/>
      </w:r>
      <w:r>
        <w:instrText xml:space="preserve"> PAGEREF _Toc274415782 \h </w:instrText>
      </w:r>
      <w:r>
        <w:fldChar w:fldCharType="separate"/>
      </w:r>
      <w:r>
        <w:t>33</w:t>
      </w:r>
      <w:r>
        <w:fldChar w:fldCharType="end"/>
      </w:r>
    </w:p>
    <w:p w14:paraId="5F39700C" w14:textId="77777777" w:rsidR="00CF1DA5" w:rsidRDefault="00CF1DA5">
      <w:pPr>
        <w:pStyle w:val="TDC2"/>
        <w:tabs>
          <w:tab w:val="left" w:pos="792"/>
          <w:tab w:val="right" w:leader="dot" w:pos="8375"/>
        </w:tabs>
        <w:rPr>
          <w:b w:val="0"/>
          <w:noProof/>
          <w:sz w:val="24"/>
          <w:szCs w:val="24"/>
          <w:lang w:val="en-US" w:eastAsia="ja-JP"/>
        </w:rPr>
      </w:pPr>
      <w:r w:rsidRPr="00880638">
        <w:rPr>
          <w:noProof/>
          <w:lang w:val="es-ES"/>
        </w:rPr>
        <w:t>4.1</w:t>
      </w:r>
      <w:r>
        <w:rPr>
          <w:b w:val="0"/>
          <w:noProof/>
          <w:sz w:val="24"/>
          <w:szCs w:val="24"/>
          <w:lang w:val="en-US" w:eastAsia="ja-JP"/>
        </w:rPr>
        <w:tab/>
      </w:r>
      <w:r w:rsidRPr="00880638">
        <w:rPr>
          <w:noProof/>
          <w:lang w:val="es-ES"/>
        </w:rPr>
        <w:t>Objetivo General</w:t>
      </w:r>
      <w:r>
        <w:rPr>
          <w:noProof/>
        </w:rPr>
        <w:tab/>
      </w:r>
      <w:r>
        <w:rPr>
          <w:noProof/>
        </w:rPr>
        <w:fldChar w:fldCharType="begin"/>
      </w:r>
      <w:r>
        <w:rPr>
          <w:noProof/>
        </w:rPr>
        <w:instrText xml:space="preserve"> PAGEREF _Toc274415783 \h </w:instrText>
      </w:r>
      <w:r>
        <w:rPr>
          <w:noProof/>
        </w:rPr>
      </w:r>
      <w:r>
        <w:rPr>
          <w:noProof/>
        </w:rPr>
        <w:fldChar w:fldCharType="separate"/>
      </w:r>
      <w:r>
        <w:rPr>
          <w:noProof/>
        </w:rPr>
        <w:t>33</w:t>
      </w:r>
      <w:r>
        <w:rPr>
          <w:noProof/>
        </w:rPr>
        <w:fldChar w:fldCharType="end"/>
      </w:r>
    </w:p>
    <w:p w14:paraId="398C6DA7" w14:textId="77777777" w:rsidR="00CF1DA5" w:rsidRDefault="00CF1DA5">
      <w:pPr>
        <w:pStyle w:val="TDC2"/>
        <w:tabs>
          <w:tab w:val="left" w:pos="792"/>
          <w:tab w:val="right" w:leader="dot" w:pos="8375"/>
        </w:tabs>
        <w:rPr>
          <w:b w:val="0"/>
          <w:noProof/>
          <w:sz w:val="24"/>
          <w:szCs w:val="24"/>
          <w:lang w:val="en-US" w:eastAsia="ja-JP"/>
        </w:rPr>
      </w:pPr>
      <w:r w:rsidRPr="00880638">
        <w:rPr>
          <w:noProof/>
          <w:lang w:val="es-ES"/>
        </w:rPr>
        <w:t>4.2</w:t>
      </w:r>
      <w:r>
        <w:rPr>
          <w:b w:val="0"/>
          <w:noProof/>
          <w:sz w:val="24"/>
          <w:szCs w:val="24"/>
          <w:lang w:val="en-US" w:eastAsia="ja-JP"/>
        </w:rPr>
        <w:tab/>
      </w:r>
      <w:r w:rsidRPr="00880638">
        <w:rPr>
          <w:noProof/>
          <w:lang w:val="es-ES"/>
        </w:rPr>
        <w:t>Objetivos Específicos</w:t>
      </w:r>
      <w:r>
        <w:rPr>
          <w:noProof/>
        </w:rPr>
        <w:tab/>
      </w:r>
      <w:r>
        <w:rPr>
          <w:noProof/>
        </w:rPr>
        <w:fldChar w:fldCharType="begin"/>
      </w:r>
      <w:r>
        <w:rPr>
          <w:noProof/>
        </w:rPr>
        <w:instrText xml:space="preserve"> PAGEREF _Toc274415784 \h </w:instrText>
      </w:r>
      <w:r>
        <w:rPr>
          <w:noProof/>
        </w:rPr>
      </w:r>
      <w:r>
        <w:rPr>
          <w:noProof/>
        </w:rPr>
        <w:fldChar w:fldCharType="separate"/>
      </w:r>
      <w:r>
        <w:rPr>
          <w:noProof/>
        </w:rPr>
        <w:t>33</w:t>
      </w:r>
      <w:r>
        <w:rPr>
          <w:noProof/>
        </w:rPr>
        <w:fldChar w:fldCharType="end"/>
      </w:r>
    </w:p>
    <w:p w14:paraId="5B576BB8" w14:textId="77777777" w:rsidR="00CF1DA5" w:rsidRDefault="00CF1DA5">
      <w:pPr>
        <w:pStyle w:val="TDC1"/>
        <w:tabs>
          <w:tab w:val="left" w:pos="440"/>
        </w:tabs>
        <w:rPr>
          <w:rFonts w:asciiTheme="minorHAnsi" w:hAnsiTheme="minorHAnsi" w:cstheme="minorBidi"/>
          <w:bCs w:val="0"/>
          <w:color w:val="auto"/>
          <w:lang w:val="en-US" w:eastAsia="ja-JP"/>
        </w:rPr>
      </w:pPr>
      <w:r>
        <w:t>5.</w:t>
      </w:r>
      <w:r>
        <w:rPr>
          <w:rFonts w:asciiTheme="minorHAnsi" w:hAnsiTheme="minorHAnsi" w:cstheme="minorBidi"/>
          <w:bCs w:val="0"/>
          <w:color w:val="auto"/>
          <w:lang w:val="en-US" w:eastAsia="ja-JP"/>
        </w:rPr>
        <w:tab/>
      </w:r>
      <w:r>
        <w:t>Alcances</w:t>
      </w:r>
      <w:r>
        <w:tab/>
      </w:r>
      <w:r>
        <w:fldChar w:fldCharType="begin"/>
      </w:r>
      <w:r>
        <w:instrText xml:space="preserve"> PAGEREF _Toc274415785 \h </w:instrText>
      </w:r>
      <w:r>
        <w:fldChar w:fldCharType="separate"/>
      </w:r>
      <w:r>
        <w:t>34</w:t>
      </w:r>
      <w:r>
        <w:fldChar w:fldCharType="end"/>
      </w:r>
    </w:p>
    <w:p w14:paraId="43CC59B2" w14:textId="77777777" w:rsidR="00CF1DA5" w:rsidRDefault="00CF1DA5">
      <w:pPr>
        <w:pStyle w:val="TDC1"/>
        <w:tabs>
          <w:tab w:val="left" w:pos="440"/>
        </w:tabs>
        <w:rPr>
          <w:rFonts w:asciiTheme="minorHAnsi" w:hAnsiTheme="minorHAnsi" w:cstheme="minorBidi"/>
          <w:bCs w:val="0"/>
          <w:color w:val="auto"/>
          <w:lang w:val="en-US" w:eastAsia="ja-JP"/>
        </w:rPr>
      </w:pPr>
      <w:r>
        <w:t>6.</w:t>
      </w:r>
      <w:r>
        <w:rPr>
          <w:rFonts w:asciiTheme="minorHAnsi" w:hAnsiTheme="minorHAnsi" w:cstheme="minorBidi"/>
          <w:bCs w:val="0"/>
          <w:color w:val="auto"/>
          <w:lang w:val="en-US" w:eastAsia="ja-JP"/>
        </w:rPr>
        <w:tab/>
      </w:r>
      <w:r>
        <w:t>Limitaciones</w:t>
      </w:r>
      <w:r>
        <w:tab/>
      </w:r>
      <w:r>
        <w:fldChar w:fldCharType="begin"/>
      </w:r>
      <w:r>
        <w:instrText xml:space="preserve"> PAGEREF _Toc274415786 \h </w:instrText>
      </w:r>
      <w:r>
        <w:fldChar w:fldCharType="separate"/>
      </w:r>
      <w:r>
        <w:t>39</w:t>
      </w:r>
      <w:r>
        <w:fldChar w:fldCharType="end"/>
      </w:r>
    </w:p>
    <w:p w14:paraId="1199D211" w14:textId="77777777" w:rsidR="00CF1DA5" w:rsidRDefault="00CF1DA5">
      <w:pPr>
        <w:pStyle w:val="TDC1"/>
        <w:tabs>
          <w:tab w:val="left" w:pos="440"/>
        </w:tabs>
        <w:rPr>
          <w:rFonts w:asciiTheme="minorHAnsi" w:hAnsiTheme="minorHAnsi" w:cstheme="minorBidi"/>
          <w:bCs w:val="0"/>
          <w:color w:val="auto"/>
          <w:lang w:val="en-US" w:eastAsia="ja-JP"/>
        </w:rPr>
      </w:pPr>
      <w:r>
        <w:t>7.</w:t>
      </w:r>
      <w:r>
        <w:rPr>
          <w:rFonts w:asciiTheme="minorHAnsi" w:hAnsiTheme="minorHAnsi" w:cstheme="minorBidi"/>
          <w:bCs w:val="0"/>
          <w:color w:val="auto"/>
          <w:lang w:val="en-US" w:eastAsia="ja-JP"/>
        </w:rPr>
        <w:tab/>
      </w:r>
      <w:r>
        <w:t>Antecedentes</w:t>
      </w:r>
      <w:r>
        <w:tab/>
      </w:r>
      <w:r>
        <w:fldChar w:fldCharType="begin"/>
      </w:r>
      <w:r>
        <w:instrText xml:space="preserve"> PAGEREF _Toc274415787 \h </w:instrText>
      </w:r>
      <w:r>
        <w:fldChar w:fldCharType="separate"/>
      </w:r>
      <w:r>
        <w:t>39</w:t>
      </w:r>
      <w:r>
        <w:fldChar w:fldCharType="end"/>
      </w:r>
    </w:p>
    <w:p w14:paraId="551C85D4" w14:textId="77777777" w:rsidR="00CF1DA5" w:rsidRDefault="00CF1DA5">
      <w:pPr>
        <w:pStyle w:val="TDC1"/>
        <w:tabs>
          <w:tab w:val="left" w:pos="440"/>
        </w:tabs>
        <w:rPr>
          <w:rFonts w:asciiTheme="minorHAnsi" w:hAnsiTheme="minorHAnsi" w:cstheme="minorBidi"/>
          <w:bCs w:val="0"/>
          <w:color w:val="auto"/>
          <w:lang w:val="en-US" w:eastAsia="ja-JP"/>
        </w:rPr>
      </w:pPr>
      <w:r>
        <w:lastRenderedPageBreak/>
        <w:t>8.</w:t>
      </w:r>
      <w:r>
        <w:rPr>
          <w:rFonts w:asciiTheme="minorHAnsi" w:hAnsiTheme="minorHAnsi" w:cstheme="minorBidi"/>
          <w:bCs w:val="0"/>
          <w:color w:val="auto"/>
          <w:lang w:val="en-US" w:eastAsia="ja-JP"/>
        </w:rPr>
        <w:tab/>
      </w:r>
      <w:r>
        <w:t>Referente Institucional</w:t>
      </w:r>
      <w:r>
        <w:tab/>
      </w:r>
      <w:r>
        <w:fldChar w:fldCharType="begin"/>
      </w:r>
      <w:r>
        <w:instrText xml:space="preserve"> PAGEREF _Toc274415788 \h </w:instrText>
      </w:r>
      <w:r>
        <w:fldChar w:fldCharType="separate"/>
      </w:r>
      <w:r>
        <w:t>41</w:t>
      </w:r>
      <w:r>
        <w:fldChar w:fldCharType="end"/>
      </w:r>
    </w:p>
    <w:p w14:paraId="424703F0" w14:textId="77777777" w:rsidR="00CF1DA5" w:rsidRDefault="00CF1DA5">
      <w:pPr>
        <w:pStyle w:val="TDC1"/>
        <w:rPr>
          <w:rFonts w:asciiTheme="minorHAnsi" w:hAnsiTheme="minorHAnsi" w:cstheme="minorBidi"/>
          <w:bCs w:val="0"/>
          <w:color w:val="auto"/>
          <w:lang w:val="en-US" w:eastAsia="ja-JP"/>
        </w:rPr>
      </w:pPr>
      <w:r>
        <w:t>CAPÍTULO l</w:t>
      </w:r>
      <w:r>
        <w:tab/>
      </w:r>
      <w:r>
        <w:fldChar w:fldCharType="begin"/>
      </w:r>
      <w:r>
        <w:instrText xml:space="preserve"> PAGEREF _Toc274415789 \h </w:instrText>
      </w:r>
      <w:r>
        <w:fldChar w:fldCharType="separate"/>
      </w:r>
      <w:r>
        <w:t>46</w:t>
      </w:r>
      <w:r>
        <w:fldChar w:fldCharType="end"/>
      </w:r>
    </w:p>
    <w:p w14:paraId="396ED392" w14:textId="77777777" w:rsidR="00CF1DA5" w:rsidRDefault="00CF1DA5">
      <w:pPr>
        <w:pStyle w:val="TDC1"/>
        <w:rPr>
          <w:rFonts w:asciiTheme="minorHAnsi" w:hAnsiTheme="minorHAnsi" w:cstheme="minorBidi"/>
          <w:bCs w:val="0"/>
          <w:color w:val="auto"/>
          <w:lang w:val="en-US" w:eastAsia="ja-JP"/>
        </w:rPr>
      </w:pPr>
      <w:r>
        <w:t>DIAGNÓSTICO</w:t>
      </w:r>
      <w:r>
        <w:tab/>
      </w:r>
      <w:r>
        <w:fldChar w:fldCharType="begin"/>
      </w:r>
      <w:r>
        <w:instrText xml:space="preserve"> PAGEREF _Toc274415790 \h </w:instrText>
      </w:r>
      <w:r>
        <w:fldChar w:fldCharType="separate"/>
      </w:r>
      <w:r>
        <w:t>46</w:t>
      </w:r>
      <w:r>
        <w:fldChar w:fldCharType="end"/>
      </w:r>
    </w:p>
    <w:p w14:paraId="6BB76985" w14:textId="77777777" w:rsidR="00CF1DA5" w:rsidRDefault="00CF1DA5">
      <w:pPr>
        <w:pStyle w:val="TDC1"/>
        <w:rPr>
          <w:rFonts w:asciiTheme="minorHAnsi" w:hAnsiTheme="minorHAnsi" w:cstheme="minorBidi"/>
          <w:bCs w:val="0"/>
          <w:color w:val="auto"/>
          <w:lang w:val="en-US" w:eastAsia="ja-JP"/>
        </w:rPr>
      </w:pPr>
      <w:r>
        <w:t>1.1 Análisis FODA</w:t>
      </w:r>
      <w:r>
        <w:tab/>
      </w:r>
      <w:r>
        <w:fldChar w:fldCharType="begin"/>
      </w:r>
      <w:r>
        <w:instrText xml:space="preserve"> PAGEREF _Toc274415791 \h </w:instrText>
      </w:r>
      <w:r>
        <w:fldChar w:fldCharType="separate"/>
      </w:r>
      <w:r>
        <w:t>47</w:t>
      </w:r>
      <w:r>
        <w:fldChar w:fldCharType="end"/>
      </w:r>
    </w:p>
    <w:p w14:paraId="7657F937" w14:textId="77777777" w:rsidR="00CF1DA5" w:rsidRDefault="00CF1DA5">
      <w:pPr>
        <w:pStyle w:val="TDC2"/>
        <w:tabs>
          <w:tab w:val="right" w:leader="dot" w:pos="8375"/>
        </w:tabs>
        <w:rPr>
          <w:b w:val="0"/>
          <w:noProof/>
          <w:sz w:val="24"/>
          <w:szCs w:val="24"/>
          <w:lang w:val="en-US" w:eastAsia="ja-JP"/>
        </w:rPr>
      </w:pPr>
      <w:r w:rsidRPr="00880638">
        <w:rPr>
          <w:noProof/>
          <w:lang w:val="es-ES"/>
        </w:rPr>
        <w:t>1.2 Análisis FODA para el prototipo funcional.</w:t>
      </w:r>
      <w:r>
        <w:rPr>
          <w:noProof/>
        </w:rPr>
        <w:tab/>
      </w:r>
      <w:r>
        <w:rPr>
          <w:noProof/>
        </w:rPr>
        <w:fldChar w:fldCharType="begin"/>
      </w:r>
      <w:r>
        <w:rPr>
          <w:noProof/>
        </w:rPr>
        <w:instrText xml:space="preserve"> PAGEREF _Toc274415792 \h </w:instrText>
      </w:r>
      <w:r>
        <w:rPr>
          <w:noProof/>
        </w:rPr>
      </w:r>
      <w:r>
        <w:rPr>
          <w:noProof/>
        </w:rPr>
        <w:fldChar w:fldCharType="separate"/>
      </w:r>
      <w:r>
        <w:rPr>
          <w:noProof/>
        </w:rPr>
        <w:t>50</w:t>
      </w:r>
      <w:r>
        <w:rPr>
          <w:noProof/>
        </w:rPr>
        <w:fldChar w:fldCharType="end"/>
      </w:r>
    </w:p>
    <w:p w14:paraId="2800B462" w14:textId="77777777" w:rsidR="00CF1DA5" w:rsidRDefault="00CF1DA5">
      <w:pPr>
        <w:pStyle w:val="TDC2"/>
        <w:tabs>
          <w:tab w:val="right" w:leader="dot" w:pos="8375"/>
        </w:tabs>
        <w:rPr>
          <w:b w:val="0"/>
          <w:noProof/>
          <w:sz w:val="24"/>
          <w:szCs w:val="24"/>
          <w:lang w:val="en-US" w:eastAsia="ja-JP"/>
        </w:rPr>
      </w:pPr>
      <w:r w:rsidRPr="00880638">
        <w:rPr>
          <w:noProof/>
          <w:lang w:val="es-ES"/>
        </w:rPr>
        <w:t>1.3 Fortalezas</w:t>
      </w:r>
      <w:r>
        <w:rPr>
          <w:noProof/>
        </w:rPr>
        <w:tab/>
      </w:r>
      <w:r>
        <w:rPr>
          <w:noProof/>
        </w:rPr>
        <w:fldChar w:fldCharType="begin"/>
      </w:r>
      <w:r>
        <w:rPr>
          <w:noProof/>
        </w:rPr>
        <w:instrText xml:space="preserve"> PAGEREF _Toc274415793 \h </w:instrText>
      </w:r>
      <w:r>
        <w:rPr>
          <w:noProof/>
        </w:rPr>
      </w:r>
      <w:r>
        <w:rPr>
          <w:noProof/>
        </w:rPr>
        <w:fldChar w:fldCharType="separate"/>
      </w:r>
      <w:r>
        <w:rPr>
          <w:noProof/>
        </w:rPr>
        <w:t>51</w:t>
      </w:r>
      <w:r>
        <w:rPr>
          <w:noProof/>
        </w:rPr>
        <w:fldChar w:fldCharType="end"/>
      </w:r>
    </w:p>
    <w:p w14:paraId="3E14E1C1" w14:textId="77777777" w:rsidR="00CF1DA5" w:rsidRDefault="00CF1DA5">
      <w:pPr>
        <w:pStyle w:val="TDC2"/>
        <w:tabs>
          <w:tab w:val="right" w:leader="dot" w:pos="8375"/>
        </w:tabs>
        <w:rPr>
          <w:b w:val="0"/>
          <w:noProof/>
          <w:sz w:val="24"/>
          <w:szCs w:val="24"/>
          <w:lang w:val="en-US" w:eastAsia="ja-JP"/>
        </w:rPr>
      </w:pPr>
      <w:r>
        <w:rPr>
          <w:noProof/>
        </w:rPr>
        <w:t>1.4 Oportunidades</w:t>
      </w:r>
      <w:r>
        <w:rPr>
          <w:noProof/>
        </w:rPr>
        <w:tab/>
      </w:r>
      <w:r>
        <w:rPr>
          <w:noProof/>
        </w:rPr>
        <w:fldChar w:fldCharType="begin"/>
      </w:r>
      <w:r>
        <w:rPr>
          <w:noProof/>
        </w:rPr>
        <w:instrText xml:space="preserve"> PAGEREF _Toc274415794 \h </w:instrText>
      </w:r>
      <w:r>
        <w:rPr>
          <w:noProof/>
        </w:rPr>
      </w:r>
      <w:r>
        <w:rPr>
          <w:noProof/>
        </w:rPr>
        <w:fldChar w:fldCharType="separate"/>
      </w:r>
      <w:r>
        <w:rPr>
          <w:noProof/>
        </w:rPr>
        <w:t>53</w:t>
      </w:r>
      <w:r>
        <w:rPr>
          <w:noProof/>
        </w:rPr>
        <w:fldChar w:fldCharType="end"/>
      </w:r>
    </w:p>
    <w:p w14:paraId="42256DE6" w14:textId="77777777" w:rsidR="00CF1DA5" w:rsidRDefault="00CF1DA5">
      <w:pPr>
        <w:pStyle w:val="TDC2"/>
        <w:tabs>
          <w:tab w:val="right" w:leader="dot" w:pos="8375"/>
        </w:tabs>
        <w:rPr>
          <w:b w:val="0"/>
          <w:noProof/>
          <w:sz w:val="24"/>
          <w:szCs w:val="24"/>
          <w:lang w:val="en-US" w:eastAsia="ja-JP"/>
        </w:rPr>
      </w:pPr>
      <w:r>
        <w:rPr>
          <w:noProof/>
        </w:rPr>
        <w:t>1.5 Debilidades</w:t>
      </w:r>
      <w:r>
        <w:rPr>
          <w:noProof/>
        </w:rPr>
        <w:tab/>
      </w:r>
      <w:r>
        <w:rPr>
          <w:noProof/>
        </w:rPr>
        <w:fldChar w:fldCharType="begin"/>
      </w:r>
      <w:r>
        <w:rPr>
          <w:noProof/>
        </w:rPr>
        <w:instrText xml:space="preserve"> PAGEREF _Toc274415795 \h </w:instrText>
      </w:r>
      <w:r>
        <w:rPr>
          <w:noProof/>
        </w:rPr>
      </w:r>
      <w:r>
        <w:rPr>
          <w:noProof/>
        </w:rPr>
        <w:fldChar w:fldCharType="separate"/>
      </w:r>
      <w:r>
        <w:rPr>
          <w:noProof/>
        </w:rPr>
        <w:t>55</w:t>
      </w:r>
      <w:r>
        <w:rPr>
          <w:noProof/>
        </w:rPr>
        <w:fldChar w:fldCharType="end"/>
      </w:r>
    </w:p>
    <w:p w14:paraId="30F5E0A7" w14:textId="77777777" w:rsidR="00CF1DA5" w:rsidRDefault="00CF1DA5">
      <w:pPr>
        <w:pStyle w:val="TDC2"/>
        <w:tabs>
          <w:tab w:val="right" w:leader="dot" w:pos="8375"/>
        </w:tabs>
        <w:rPr>
          <w:b w:val="0"/>
          <w:noProof/>
          <w:sz w:val="24"/>
          <w:szCs w:val="24"/>
          <w:lang w:val="en-US" w:eastAsia="ja-JP"/>
        </w:rPr>
      </w:pPr>
      <w:r>
        <w:rPr>
          <w:noProof/>
        </w:rPr>
        <w:t>1.6 Amenazas</w:t>
      </w:r>
      <w:r>
        <w:rPr>
          <w:noProof/>
        </w:rPr>
        <w:tab/>
      </w:r>
      <w:r>
        <w:rPr>
          <w:noProof/>
        </w:rPr>
        <w:fldChar w:fldCharType="begin"/>
      </w:r>
      <w:r>
        <w:rPr>
          <w:noProof/>
        </w:rPr>
        <w:instrText xml:space="preserve"> PAGEREF _Toc274415796 \h </w:instrText>
      </w:r>
      <w:r>
        <w:rPr>
          <w:noProof/>
        </w:rPr>
      </w:r>
      <w:r>
        <w:rPr>
          <w:noProof/>
        </w:rPr>
        <w:fldChar w:fldCharType="separate"/>
      </w:r>
      <w:r>
        <w:rPr>
          <w:noProof/>
        </w:rPr>
        <w:t>57</w:t>
      </w:r>
      <w:r>
        <w:rPr>
          <w:noProof/>
        </w:rPr>
        <w:fldChar w:fldCharType="end"/>
      </w:r>
    </w:p>
    <w:p w14:paraId="63B8472C" w14:textId="77777777" w:rsidR="00CF1DA5" w:rsidRDefault="00CF1DA5">
      <w:pPr>
        <w:pStyle w:val="TDC1"/>
        <w:rPr>
          <w:rFonts w:asciiTheme="minorHAnsi" w:hAnsiTheme="minorHAnsi" w:cstheme="minorBidi"/>
          <w:bCs w:val="0"/>
          <w:color w:val="auto"/>
          <w:lang w:val="en-US" w:eastAsia="ja-JP"/>
        </w:rPr>
      </w:pPr>
      <w:r>
        <w:t>CAPÍTULO ll</w:t>
      </w:r>
      <w:r>
        <w:tab/>
      </w:r>
      <w:r>
        <w:fldChar w:fldCharType="begin"/>
      </w:r>
      <w:r>
        <w:instrText xml:space="preserve"> PAGEREF _Toc274415797 \h </w:instrText>
      </w:r>
      <w:r>
        <w:fldChar w:fldCharType="separate"/>
      </w:r>
      <w:r>
        <w:t>62</w:t>
      </w:r>
      <w:r>
        <w:fldChar w:fldCharType="end"/>
      </w:r>
    </w:p>
    <w:p w14:paraId="2F8F6164" w14:textId="77777777" w:rsidR="00CF1DA5" w:rsidRDefault="00CF1DA5">
      <w:pPr>
        <w:pStyle w:val="TDC1"/>
        <w:rPr>
          <w:rFonts w:asciiTheme="minorHAnsi" w:hAnsiTheme="minorHAnsi" w:cstheme="minorBidi"/>
          <w:bCs w:val="0"/>
          <w:color w:val="auto"/>
          <w:lang w:val="en-US" w:eastAsia="ja-JP"/>
        </w:rPr>
      </w:pPr>
      <w:r>
        <w:t>MARCO TEÓRICO</w:t>
      </w:r>
      <w:r>
        <w:tab/>
      </w:r>
      <w:r>
        <w:fldChar w:fldCharType="begin"/>
      </w:r>
      <w:r>
        <w:instrText xml:space="preserve"> PAGEREF _Toc274415798 \h </w:instrText>
      </w:r>
      <w:r>
        <w:fldChar w:fldCharType="separate"/>
      </w:r>
      <w:r>
        <w:t>62</w:t>
      </w:r>
      <w:r>
        <w:fldChar w:fldCharType="end"/>
      </w:r>
    </w:p>
    <w:p w14:paraId="2A97FD37" w14:textId="77777777" w:rsidR="00CF1DA5" w:rsidRDefault="00CF1DA5">
      <w:pPr>
        <w:pStyle w:val="TDC2"/>
        <w:tabs>
          <w:tab w:val="right" w:leader="dot" w:pos="8375"/>
        </w:tabs>
        <w:rPr>
          <w:b w:val="0"/>
          <w:noProof/>
          <w:sz w:val="24"/>
          <w:szCs w:val="24"/>
          <w:lang w:val="en-US" w:eastAsia="ja-JP"/>
        </w:rPr>
      </w:pPr>
      <w:r>
        <w:rPr>
          <w:noProof/>
        </w:rPr>
        <w:t>2.1 Sistemas de Información</w:t>
      </w:r>
      <w:r>
        <w:rPr>
          <w:noProof/>
        </w:rPr>
        <w:tab/>
      </w:r>
      <w:r>
        <w:rPr>
          <w:noProof/>
        </w:rPr>
        <w:fldChar w:fldCharType="begin"/>
      </w:r>
      <w:r>
        <w:rPr>
          <w:noProof/>
        </w:rPr>
        <w:instrText xml:space="preserve"> PAGEREF _Toc274415799 \h </w:instrText>
      </w:r>
      <w:r>
        <w:rPr>
          <w:noProof/>
        </w:rPr>
      </w:r>
      <w:r>
        <w:rPr>
          <w:noProof/>
        </w:rPr>
        <w:fldChar w:fldCharType="separate"/>
      </w:r>
      <w:r>
        <w:rPr>
          <w:noProof/>
        </w:rPr>
        <w:t>63</w:t>
      </w:r>
      <w:r>
        <w:rPr>
          <w:noProof/>
        </w:rPr>
        <w:fldChar w:fldCharType="end"/>
      </w:r>
    </w:p>
    <w:p w14:paraId="23D9F030" w14:textId="77777777" w:rsidR="00CF1DA5" w:rsidRDefault="00CF1DA5">
      <w:pPr>
        <w:pStyle w:val="TDC2"/>
        <w:tabs>
          <w:tab w:val="right" w:leader="dot" w:pos="8375"/>
        </w:tabs>
        <w:rPr>
          <w:b w:val="0"/>
          <w:noProof/>
          <w:sz w:val="24"/>
          <w:szCs w:val="24"/>
          <w:lang w:val="en-US" w:eastAsia="ja-JP"/>
        </w:rPr>
      </w:pPr>
      <w:r>
        <w:rPr>
          <w:noProof/>
        </w:rPr>
        <w:t>2.2 Desarrollo de Sistemas</w:t>
      </w:r>
      <w:r>
        <w:rPr>
          <w:noProof/>
        </w:rPr>
        <w:tab/>
      </w:r>
      <w:r>
        <w:rPr>
          <w:noProof/>
        </w:rPr>
        <w:fldChar w:fldCharType="begin"/>
      </w:r>
      <w:r>
        <w:rPr>
          <w:noProof/>
        </w:rPr>
        <w:instrText xml:space="preserve"> PAGEREF _Toc274415800 \h </w:instrText>
      </w:r>
      <w:r>
        <w:rPr>
          <w:noProof/>
        </w:rPr>
      </w:r>
      <w:r>
        <w:rPr>
          <w:noProof/>
        </w:rPr>
        <w:fldChar w:fldCharType="separate"/>
      </w:r>
      <w:r>
        <w:rPr>
          <w:noProof/>
        </w:rPr>
        <w:t>65</w:t>
      </w:r>
      <w:r>
        <w:rPr>
          <w:noProof/>
        </w:rPr>
        <w:fldChar w:fldCharType="end"/>
      </w:r>
    </w:p>
    <w:p w14:paraId="7AE026AB" w14:textId="77777777" w:rsidR="00CF1DA5" w:rsidRDefault="00CF1DA5">
      <w:pPr>
        <w:pStyle w:val="TDC2"/>
        <w:tabs>
          <w:tab w:val="right" w:leader="dot" w:pos="8375"/>
        </w:tabs>
        <w:rPr>
          <w:b w:val="0"/>
          <w:noProof/>
          <w:sz w:val="24"/>
          <w:szCs w:val="24"/>
          <w:lang w:val="en-US" w:eastAsia="ja-JP"/>
        </w:rPr>
      </w:pPr>
      <w:r>
        <w:rPr>
          <w:noProof/>
        </w:rPr>
        <w:t>2.3 Plugin</w:t>
      </w:r>
      <w:r>
        <w:rPr>
          <w:noProof/>
        </w:rPr>
        <w:tab/>
      </w:r>
      <w:r>
        <w:rPr>
          <w:noProof/>
        </w:rPr>
        <w:fldChar w:fldCharType="begin"/>
      </w:r>
      <w:r>
        <w:rPr>
          <w:noProof/>
        </w:rPr>
        <w:instrText xml:space="preserve"> PAGEREF _Toc274415801 \h </w:instrText>
      </w:r>
      <w:r>
        <w:rPr>
          <w:noProof/>
        </w:rPr>
      </w:r>
      <w:r>
        <w:rPr>
          <w:noProof/>
        </w:rPr>
        <w:fldChar w:fldCharType="separate"/>
      </w:r>
      <w:r>
        <w:rPr>
          <w:noProof/>
        </w:rPr>
        <w:t>70</w:t>
      </w:r>
      <w:r>
        <w:rPr>
          <w:noProof/>
        </w:rPr>
        <w:fldChar w:fldCharType="end"/>
      </w:r>
    </w:p>
    <w:p w14:paraId="04386809" w14:textId="77777777" w:rsidR="00CF1DA5" w:rsidRDefault="00CF1DA5">
      <w:pPr>
        <w:pStyle w:val="TDC2"/>
        <w:tabs>
          <w:tab w:val="right" w:leader="dot" w:pos="8375"/>
        </w:tabs>
        <w:rPr>
          <w:b w:val="0"/>
          <w:noProof/>
          <w:sz w:val="24"/>
          <w:szCs w:val="24"/>
          <w:lang w:val="en-US" w:eastAsia="ja-JP"/>
        </w:rPr>
      </w:pPr>
      <w:r>
        <w:rPr>
          <w:noProof/>
        </w:rPr>
        <w:t>2.4 Prototipo</w:t>
      </w:r>
      <w:r>
        <w:rPr>
          <w:noProof/>
        </w:rPr>
        <w:tab/>
      </w:r>
      <w:r>
        <w:rPr>
          <w:noProof/>
        </w:rPr>
        <w:fldChar w:fldCharType="begin"/>
      </w:r>
      <w:r>
        <w:rPr>
          <w:noProof/>
        </w:rPr>
        <w:instrText xml:space="preserve"> PAGEREF _Toc274415802 \h </w:instrText>
      </w:r>
      <w:r>
        <w:rPr>
          <w:noProof/>
        </w:rPr>
      </w:r>
      <w:r>
        <w:rPr>
          <w:noProof/>
        </w:rPr>
        <w:fldChar w:fldCharType="separate"/>
      </w:r>
      <w:r>
        <w:rPr>
          <w:noProof/>
        </w:rPr>
        <w:t>71</w:t>
      </w:r>
      <w:r>
        <w:rPr>
          <w:noProof/>
        </w:rPr>
        <w:fldChar w:fldCharType="end"/>
      </w:r>
    </w:p>
    <w:p w14:paraId="02FBC2C4" w14:textId="77777777" w:rsidR="00CF1DA5" w:rsidRDefault="00CF1DA5">
      <w:pPr>
        <w:pStyle w:val="TDC2"/>
        <w:tabs>
          <w:tab w:val="right" w:leader="dot" w:pos="8375"/>
        </w:tabs>
        <w:rPr>
          <w:b w:val="0"/>
          <w:noProof/>
          <w:sz w:val="24"/>
          <w:szCs w:val="24"/>
          <w:lang w:val="en-US" w:eastAsia="ja-JP"/>
        </w:rPr>
      </w:pPr>
      <w:r>
        <w:rPr>
          <w:noProof/>
        </w:rPr>
        <w:t>2.5 Tecnologías de Información y Comunicaciones</w:t>
      </w:r>
      <w:r>
        <w:rPr>
          <w:noProof/>
        </w:rPr>
        <w:tab/>
      </w:r>
      <w:r>
        <w:rPr>
          <w:noProof/>
        </w:rPr>
        <w:fldChar w:fldCharType="begin"/>
      </w:r>
      <w:r>
        <w:rPr>
          <w:noProof/>
        </w:rPr>
        <w:instrText xml:space="preserve"> PAGEREF _Toc274415803 \h </w:instrText>
      </w:r>
      <w:r>
        <w:rPr>
          <w:noProof/>
        </w:rPr>
      </w:r>
      <w:r>
        <w:rPr>
          <w:noProof/>
        </w:rPr>
        <w:fldChar w:fldCharType="separate"/>
      </w:r>
      <w:r>
        <w:rPr>
          <w:noProof/>
        </w:rPr>
        <w:t>72</w:t>
      </w:r>
      <w:r>
        <w:rPr>
          <w:noProof/>
        </w:rPr>
        <w:fldChar w:fldCharType="end"/>
      </w:r>
    </w:p>
    <w:p w14:paraId="0F6B941A" w14:textId="77777777" w:rsidR="00CF1DA5" w:rsidRDefault="00CF1DA5">
      <w:pPr>
        <w:pStyle w:val="TDC2"/>
        <w:tabs>
          <w:tab w:val="right" w:leader="dot" w:pos="8375"/>
        </w:tabs>
        <w:rPr>
          <w:b w:val="0"/>
          <w:noProof/>
          <w:sz w:val="24"/>
          <w:szCs w:val="24"/>
          <w:lang w:val="en-US" w:eastAsia="ja-JP"/>
        </w:rPr>
      </w:pPr>
      <w:r>
        <w:rPr>
          <w:noProof/>
        </w:rPr>
        <w:t>2.6 Software</w:t>
      </w:r>
      <w:r>
        <w:rPr>
          <w:noProof/>
        </w:rPr>
        <w:tab/>
      </w:r>
      <w:r>
        <w:rPr>
          <w:noProof/>
        </w:rPr>
        <w:fldChar w:fldCharType="begin"/>
      </w:r>
      <w:r>
        <w:rPr>
          <w:noProof/>
        </w:rPr>
        <w:instrText xml:space="preserve"> PAGEREF _Toc274415804 \h </w:instrText>
      </w:r>
      <w:r>
        <w:rPr>
          <w:noProof/>
        </w:rPr>
      </w:r>
      <w:r>
        <w:rPr>
          <w:noProof/>
        </w:rPr>
        <w:fldChar w:fldCharType="separate"/>
      </w:r>
      <w:r>
        <w:rPr>
          <w:noProof/>
        </w:rPr>
        <w:t>73</w:t>
      </w:r>
      <w:r>
        <w:rPr>
          <w:noProof/>
        </w:rPr>
        <w:fldChar w:fldCharType="end"/>
      </w:r>
    </w:p>
    <w:p w14:paraId="2D1D5415" w14:textId="77777777" w:rsidR="00CF1DA5" w:rsidRDefault="00CF1DA5">
      <w:pPr>
        <w:pStyle w:val="TDC2"/>
        <w:tabs>
          <w:tab w:val="right" w:leader="dot" w:pos="8375"/>
        </w:tabs>
        <w:rPr>
          <w:b w:val="0"/>
          <w:noProof/>
          <w:sz w:val="24"/>
          <w:szCs w:val="24"/>
          <w:lang w:val="en-US" w:eastAsia="ja-JP"/>
        </w:rPr>
      </w:pPr>
      <w:r>
        <w:rPr>
          <w:noProof/>
        </w:rPr>
        <w:t>2.7 Hardware</w:t>
      </w:r>
      <w:r>
        <w:rPr>
          <w:noProof/>
        </w:rPr>
        <w:tab/>
      </w:r>
      <w:r>
        <w:rPr>
          <w:noProof/>
        </w:rPr>
        <w:fldChar w:fldCharType="begin"/>
      </w:r>
      <w:r>
        <w:rPr>
          <w:noProof/>
        </w:rPr>
        <w:instrText xml:space="preserve"> PAGEREF _Toc274415805 \h </w:instrText>
      </w:r>
      <w:r>
        <w:rPr>
          <w:noProof/>
        </w:rPr>
      </w:r>
      <w:r>
        <w:rPr>
          <w:noProof/>
        </w:rPr>
        <w:fldChar w:fldCharType="separate"/>
      </w:r>
      <w:r>
        <w:rPr>
          <w:noProof/>
        </w:rPr>
        <w:t>73</w:t>
      </w:r>
      <w:r>
        <w:rPr>
          <w:noProof/>
        </w:rPr>
        <w:fldChar w:fldCharType="end"/>
      </w:r>
    </w:p>
    <w:p w14:paraId="592F81AB" w14:textId="77777777" w:rsidR="00CF1DA5" w:rsidRDefault="00CF1DA5">
      <w:pPr>
        <w:pStyle w:val="TDC2"/>
        <w:tabs>
          <w:tab w:val="right" w:leader="dot" w:pos="8375"/>
        </w:tabs>
        <w:rPr>
          <w:b w:val="0"/>
          <w:noProof/>
          <w:sz w:val="24"/>
          <w:szCs w:val="24"/>
          <w:lang w:val="en-US" w:eastAsia="ja-JP"/>
        </w:rPr>
      </w:pPr>
      <w:r>
        <w:rPr>
          <w:noProof/>
        </w:rPr>
        <w:t>2.8 Computadora</w:t>
      </w:r>
      <w:r>
        <w:rPr>
          <w:noProof/>
        </w:rPr>
        <w:tab/>
      </w:r>
      <w:r>
        <w:rPr>
          <w:noProof/>
        </w:rPr>
        <w:fldChar w:fldCharType="begin"/>
      </w:r>
      <w:r>
        <w:rPr>
          <w:noProof/>
        </w:rPr>
        <w:instrText xml:space="preserve"> PAGEREF _Toc274415806 \h </w:instrText>
      </w:r>
      <w:r>
        <w:rPr>
          <w:noProof/>
        </w:rPr>
      </w:r>
      <w:r>
        <w:rPr>
          <w:noProof/>
        </w:rPr>
        <w:fldChar w:fldCharType="separate"/>
      </w:r>
      <w:r>
        <w:rPr>
          <w:noProof/>
        </w:rPr>
        <w:t>74</w:t>
      </w:r>
      <w:r>
        <w:rPr>
          <w:noProof/>
        </w:rPr>
        <w:fldChar w:fldCharType="end"/>
      </w:r>
    </w:p>
    <w:p w14:paraId="0E8E675F" w14:textId="77777777" w:rsidR="00CF1DA5" w:rsidRDefault="00CF1DA5">
      <w:pPr>
        <w:pStyle w:val="TDC2"/>
        <w:tabs>
          <w:tab w:val="right" w:leader="dot" w:pos="8375"/>
        </w:tabs>
        <w:rPr>
          <w:b w:val="0"/>
          <w:noProof/>
          <w:sz w:val="24"/>
          <w:szCs w:val="24"/>
          <w:lang w:val="en-US" w:eastAsia="ja-JP"/>
        </w:rPr>
      </w:pPr>
      <w:r>
        <w:rPr>
          <w:noProof/>
        </w:rPr>
        <w:t>2.9 Aplicaciones de software</w:t>
      </w:r>
      <w:r>
        <w:rPr>
          <w:noProof/>
        </w:rPr>
        <w:tab/>
      </w:r>
      <w:r>
        <w:rPr>
          <w:noProof/>
        </w:rPr>
        <w:fldChar w:fldCharType="begin"/>
      </w:r>
      <w:r>
        <w:rPr>
          <w:noProof/>
        </w:rPr>
        <w:instrText xml:space="preserve"> PAGEREF _Toc274415807 \h </w:instrText>
      </w:r>
      <w:r>
        <w:rPr>
          <w:noProof/>
        </w:rPr>
      </w:r>
      <w:r>
        <w:rPr>
          <w:noProof/>
        </w:rPr>
        <w:fldChar w:fldCharType="separate"/>
      </w:r>
      <w:r>
        <w:rPr>
          <w:noProof/>
        </w:rPr>
        <w:t>75</w:t>
      </w:r>
      <w:r>
        <w:rPr>
          <w:noProof/>
        </w:rPr>
        <w:fldChar w:fldCharType="end"/>
      </w:r>
    </w:p>
    <w:p w14:paraId="082070B8" w14:textId="77777777" w:rsidR="00CF1DA5" w:rsidRDefault="00CF1DA5">
      <w:pPr>
        <w:pStyle w:val="TDC2"/>
        <w:tabs>
          <w:tab w:val="right" w:leader="dot" w:pos="8375"/>
        </w:tabs>
        <w:rPr>
          <w:b w:val="0"/>
          <w:noProof/>
          <w:sz w:val="24"/>
          <w:szCs w:val="24"/>
          <w:lang w:val="en-US" w:eastAsia="ja-JP"/>
        </w:rPr>
      </w:pPr>
      <w:r>
        <w:rPr>
          <w:noProof/>
        </w:rPr>
        <w:t>2.10 Usuario malicioso</w:t>
      </w:r>
      <w:r>
        <w:rPr>
          <w:noProof/>
        </w:rPr>
        <w:tab/>
      </w:r>
      <w:r>
        <w:rPr>
          <w:noProof/>
        </w:rPr>
        <w:fldChar w:fldCharType="begin"/>
      </w:r>
      <w:r>
        <w:rPr>
          <w:noProof/>
        </w:rPr>
        <w:instrText xml:space="preserve"> PAGEREF _Toc274415808 \h </w:instrText>
      </w:r>
      <w:r>
        <w:rPr>
          <w:noProof/>
        </w:rPr>
      </w:r>
      <w:r>
        <w:rPr>
          <w:noProof/>
        </w:rPr>
        <w:fldChar w:fldCharType="separate"/>
      </w:r>
      <w:r>
        <w:rPr>
          <w:noProof/>
        </w:rPr>
        <w:t>75</w:t>
      </w:r>
      <w:r>
        <w:rPr>
          <w:noProof/>
        </w:rPr>
        <w:fldChar w:fldCharType="end"/>
      </w:r>
    </w:p>
    <w:p w14:paraId="5F910813" w14:textId="77777777" w:rsidR="00CF1DA5" w:rsidRDefault="00CF1DA5">
      <w:pPr>
        <w:pStyle w:val="TDC2"/>
        <w:tabs>
          <w:tab w:val="right" w:leader="dot" w:pos="8375"/>
        </w:tabs>
        <w:rPr>
          <w:b w:val="0"/>
          <w:noProof/>
          <w:sz w:val="24"/>
          <w:szCs w:val="24"/>
          <w:lang w:val="en-US" w:eastAsia="ja-JP"/>
        </w:rPr>
      </w:pPr>
      <w:r>
        <w:rPr>
          <w:noProof/>
        </w:rPr>
        <w:t>2.11 Hacker</w:t>
      </w:r>
      <w:r>
        <w:rPr>
          <w:noProof/>
        </w:rPr>
        <w:tab/>
      </w:r>
      <w:r>
        <w:rPr>
          <w:noProof/>
        </w:rPr>
        <w:fldChar w:fldCharType="begin"/>
      </w:r>
      <w:r>
        <w:rPr>
          <w:noProof/>
        </w:rPr>
        <w:instrText xml:space="preserve"> PAGEREF _Toc274415809 \h </w:instrText>
      </w:r>
      <w:r>
        <w:rPr>
          <w:noProof/>
        </w:rPr>
      </w:r>
      <w:r>
        <w:rPr>
          <w:noProof/>
        </w:rPr>
        <w:fldChar w:fldCharType="separate"/>
      </w:r>
      <w:r>
        <w:rPr>
          <w:noProof/>
        </w:rPr>
        <w:t>76</w:t>
      </w:r>
      <w:r>
        <w:rPr>
          <w:noProof/>
        </w:rPr>
        <w:fldChar w:fldCharType="end"/>
      </w:r>
    </w:p>
    <w:p w14:paraId="59EFBACF" w14:textId="77777777" w:rsidR="00CF1DA5" w:rsidRDefault="00CF1DA5">
      <w:pPr>
        <w:pStyle w:val="TDC2"/>
        <w:tabs>
          <w:tab w:val="right" w:leader="dot" w:pos="8375"/>
        </w:tabs>
        <w:rPr>
          <w:b w:val="0"/>
          <w:noProof/>
          <w:sz w:val="24"/>
          <w:szCs w:val="24"/>
          <w:lang w:val="en-US" w:eastAsia="ja-JP"/>
        </w:rPr>
      </w:pPr>
      <w:r>
        <w:rPr>
          <w:noProof/>
        </w:rPr>
        <w:t>2.12 Activo</w:t>
      </w:r>
      <w:r>
        <w:rPr>
          <w:noProof/>
        </w:rPr>
        <w:tab/>
      </w:r>
      <w:r>
        <w:rPr>
          <w:noProof/>
        </w:rPr>
        <w:fldChar w:fldCharType="begin"/>
      </w:r>
      <w:r>
        <w:rPr>
          <w:noProof/>
        </w:rPr>
        <w:instrText xml:space="preserve"> PAGEREF _Toc274415810 \h </w:instrText>
      </w:r>
      <w:r>
        <w:rPr>
          <w:noProof/>
        </w:rPr>
      </w:r>
      <w:r>
        <w:rPr>
          <w:noProof/>
        </w:rPr>
        <w:fldChar w:fldCharType="separate"/>
      </w:r>
      <w:r>
        <w:rPr>
          <w:noProof/>
        </w:rPr>
        <w:t>76</w:t>
      </w:r>
      <w:r>
        <w:rPr>
          <w:noProof/>
        </w:rPr>
        <w:fldChar w:fldCharType="end"/>
      </w:r>
    </w:p>
    <w:p w14:paraId="5CDE8558" w14:textId="77777777" w:rsidR="00CF1DA5" w:rsidRDefault="00CF1DA5">
      <w:pPr>
        <w:pStyle w:val="TDC2"/>
        <w:tabs>
          <w:tab w:val="right" w:leader="dot" w:pos="8375"/>
        </w:tabs>
        <w:rPr>
          <w:b w:val="0"/>
          <w:noProof/>
          <w:sz w:val="24"/>
          <w:szCs w:val="24"/>
          <w:lang w:val="en-US" w:eastAsia="ja-JP"/>
        </w:rPr>
      </w:pPr>
      <w:r>
        <w:rPr>
          <w:noProof/>
        </w:rPr>
        <w:t>2.13 Vulnerabilidad</w:t>
      </w:r>
      <w:r>
        <w:rPr>
          <w:noProof/>
        </w:rPr>
        <w:tab/>
      </w:r>
      <w:r>
        <w:rPr>
          <w:noProof/>
        </w:rPr>
        <w:fldChar w:fldCharType="begin"/>
      </w:r>
      <w:r>
        <w:rPr>
          <w:noProof/>
        </w:rPr>
        <w:instrText xml:space="preserve"> PAGEREF _Toc274415811 \h </w:instrText>
      </w:r>
      <w:r>
        <w:rPr>
          <w:noProof/>
        </w:rPr>
      </w:r>
      <w:r>
        <w:rPr>
          <w:noProof/>
        </w:rPr>
        <w:fldChar w:fldCharType="separate"/>
      </w:r>
      <w:r>
        <w:rPr>
          <w:noProof/>
        </w:rPr>
        <w:t>77</w:t>
      </w:r>
      <w:r>
        <w:rPr>
          <w:noProof/>
        </w:rPr>
        <w:fldChar w:fldCharType="end"/>
      </w:r>
    </w:p>
    <w:p w14:paraId="5FAE5B41" w14:textId="77777777" w:rsidR="00CF1DA5" w:rsidRDefault="00CF1DA5">
      <w:pPr>
        <w:pStyle w:val="TDC2"/>
        <w:tabs>
          <w:tab w:val="right" w:leader="dot" w:pos="8375"/>
        </w:tabs>
        <w:rPr>
          <w:b w:val="0"/>
          <w:noProof/>
          <w:sz w:val="24"/>
          <w:szCs w:val="24"/>
          <w:lang w:val="en-US" w:eastAsia="ja-JP"/>
        </w:rPr>
      </w:pPr>
      <w:r>
        <w:rPr>
          <w:noProof/>
        </w:rPr>
        <w:lastRenderedPageBreak/>
        <w:t>2.14 Ataque informático</w:t>
      </w:r>
      <w:r>
        <w:rPr>
          <w:noProof/>
        </w:rPr>
        <w:tab/>
      </w:r>
      <w:r>
        <w:rPr>
          <w:noProof/>
        </w:rPr>
        <w:fldChar w:fldCharType="begin"/>
      </w:r>
      <w:r>
        <w:rPr>
          <w:noProof/>
        </w:rPr>
        <w:instrText xml:space="preserve"> PAGEREF _Toc274415812 \h </w:instrText>
      </w:r>
      <w:r>
        <w:rPr>
          <w:noProof/>
        </w:rPr>
      </w:r>
      <w:r>
        <w:rPr>
          <w:noProof/>
        </w:rPr>
        <w:fldChar w:fldCharType="separate"/>
      </w:r>
      <w:r>
        <w:rPr>
          <w:noProof/>
        </w:rPr>
        <w:t>77</w:t>
      </w:r>
      <w:r>
        <w:rPr>
          <w:noProof/>
        </w:rPr>
        <w:fldChar w:fldCharType="end"/>
      </w:r>
    </w:p>
    <w:p w14:paraId="3EEFC818" w14:textId="77777777" w:rsidR="00CF1DA5" w:rsidRDefault="00CF1DA5">
      <w:pPr>
        <w:pStyle w:val="TDC2"/>
        <w:tabs>
          <w:tab w:val="right" w:leader="dot" w:pos="8375"/>
        </w:tabs>
        <w:rPr>
          <w:b w:val="0"/>
          <w:noProof/>
          <w:sz w:val="24"/>
          <w:szCs w:val="24"/>
          <w:lang w:val="en-US" w:eastAsia="ja-JP"/>
        </w:rPr>
      </w:pPr>
      <w:r>
        <w:rPr>
          <w:noProof/>
        </w:rPr>
        <w:t>2.15 Probabilidad</w:t>
      </w:r>
      <w:r>
        <w:rPr>
          <w:noProof/>
        </w:rPr>
        <w:tab/>
      </w:r>
      <w:r>
        <w:rPr>
          <w:noProof/>
        </w:rPr>
        <w:fldChar w:fldCharType="begin"/>
      </w:r>
      <w:r>
        <w:rPr>
          <w:noProof/>
        </w:rPr>
        <w:instrText xml:space="preserve"> PAGEREF _Toc274415813 \h </w:instrText>
      </w:r>
      <w:r>
        <w:rPr>
          <w:noProof/>
        </w:rPr>
      </w:r>
      <w:r>
        <w:rPr>
          <w:noProof/>
        </w:rPr>
        <w:fldChar w:fldCharType="separate"/>
      </w:r>
      <w:r>
        <w:rPr>
          <w:noProof/>
        </w:rPr>
        <w:t>78</w:t>
      </w:r>
      <w:r>
        <w:rPr>
          <w:noProof/>
        </w:rPr>
        <w:fldChar w:fldCharType="end"/>
      </w:r>
    </w:p>
    <w:p w14:paraId="0FDC27C0" w14:textId="77777777" w:rsidR="00CF1DA5" w:rsidRDefault="00CF1DA5">
      <w:pPr>
        <w:pStyle w:val="TDC2"/>
        <w:tabs>
          <w:tab w:val="right" w:leader="dot" w:pos="8375"/>
        </w:tabs>
        <w:rPr>
          <w:b w:val="0"/>
          <w:noProof/>
          <w:sz w:val="24"/>
          <w:szCs w:val="24"/>
          <w:lang w:val="en-US" w:eastAsia="ja-JP"/>
        </w:rPr>
      </w:pPr>
      <w:r>
        <w:rPr>
          <w:noProof/>
        </w:rPr>
        <w:t>2.16 Impacto</w:t>
      </w:r>
      <w:r>
        <w:rPr>
          <w:noProof/>
        </w:rPr>
        <w:tab/>
      </w:r>
      <w:r>
        <w:rPr>
          <w:noProof/>
        </w:rPr>
        <w:fldChar w:fldCharType="begin"/>
      </w:r>
      <w:r>
        <w:rPr>
          <w:noProof/>
        </w:rPr>
        <w:instrText xml:space="preserve"> PAGEREF _Toc274415814 \h </w:instrText>
      </w:r>
      <w:r>
        <w:rPr>
          <w:noProof/>
        </w:rPr>
      </w:r>
      <w:r>
        <w:rPr>
          <w:noProof/>
        </w:rPr>
        <w:fldChar w:fldCharType="separate"/>
      </w:r>
      <w:r>
        <w:rPr>
          <w:noProof/>
        </w:rPr>
        <w:t>78</w:t>
      </w:r>
      <w:r>
        <w:rPr>
          <w:noProof/>
        </w:rPr>
        <w:fldChar w:fldCharType="end"/>
      </w:r>
    </w:p>
    <w:p w14:paraId="0BED9ADD" w14:textId="77777777" w:rsidR="00CF1DA5" w:rsidRDefault="00CF1DA5">
      <w:pPr>
        <w:pStyle w:val="TDC2"/>
        <w:tabs>
          <w:tab w:val="right" w:leader="dot" w:pos="8375"/>
        </w:tabs>
        <w:rPr>
          <w:b w:val="0"/>
          <w:noProof/>
          <w:sz w:val="24"/>
          <w:szCs w:val="24"/>
          <w:lang w:val="en-US" w:eastAsia="ja-JP"/>
        </w:rPr>
      </w:pPr>
      <w:r>
        <w:rPr>
          <w:noProof/>
        </w:rPr>
        <w:t>2.17 Factor de exposición</w:t>
      </w:r>
      <w:r>
        <w:rPr>
          <w:noProof/>
        </w:rPr>
        <w:tab/>
      </w:r>
      <w:r>
        <w:rPr>
          <w:noProof/>
        </w:rPr>
        <w:fldChar w:fldCharType="begin"/>
      </w:r>
      <w:r>
        <w:rPr>
          <w:noProof/>
        </w:rPr>
        <w:instrText xml:space="preserve"> PAGEREF _Toc274415815 \h </w:instrText>
      </w:r>
      <w:r>
        <w:rPr>
          <w:noProof/>
        </w:rPr>
      </w:r>
      <w:r>
        <w:rPr>
          <w:noProof/>
        </w:rPr>
        <w:fldChar w:fldCharType="separate"/>
      </w:r>
      <w:r>
        <w:rPr>
          <w:noProof/>
        </w:rPr>
        <w:t>79</w:t>
      </w:r>
      <w:r>
        <w:rPr>
          <w:noProof/>
        </w:rPr>
        <w:fldChar w:fldCharType="end"/>
      </w:r>
    </w:p>
    <w:p w14:paraId="355AC6E9" w14:textId="77777777" w:rsidR="00CF1DA5" w:rsidRDefault="00CF1DA5">
      <w:pPr>
        <w:pStyle w:val="TDC2"/>
        <w:tabs>
          <w:tab w:val="right" w:leader="dot" w:pos="8375"/>
        </w:tabs>
        <w:rPr>
          <w:b w:val="0"/>
          <w:noProof/>
          <w:sz w:val="24"/>
          <w:szCs w:val="24"/>
          <w:lang w:val="en-US" w:eastAsia="ja-JP"/>
        </w:rPr>
      </w:pPr>
      <w:r>
        <w:rPr>
          <w:noProof/>
        </w:rPr>
        <w:t>2.18 Controles</w:t>
      </w:r>
      <w:r>
        <w:rPr>
          <w:noProof/>
        </w:rPr>
        <w:tab/>
      </w:r>
      <w:r>
        <w:rPr>
          <w:noProof/>
        </w:rPr>
        <w:fldChar w:fldCharType="begin"/>
      </w:r>
      <w:r>
        <w:rPr>
          <w:noProof/>
        </w:rPr>
        <w:instrText xml:space="preserve"> PAGEREF _Toc274415816 \h </w:instrText>
      </w:r>
      <w:r>
        <w:rPr>
          <w:noProof/>
        </w:rPr>
      </w:r>
      <w:r>
        <w:rPr>
          <w:noProof/>
        </w:rPr>
        <w:fldChar w:fldCharType="separate"/>
      </w:r>
      <w:r>
        <w:rPr>
          <w:noProof/>
        </w:rPr>
        <w:t>79</w:t>
      </w:r>
      <w:r>
        <w:rPr>
          <w:noProof/>
        </w:rPr>
        <w:fldChar w:fldCharType="end"/>
      </w:r>
    </w:p>
    <w:p w14:paraId="768D9C14" w14:textId="77777777" w:rsidR="00CF1DA5" w:rsidRDefault="00CF1DA5">
      <w:pPr>
        <w:pStyle w:val="TDC2"/>
        <w:tabs>
          <w:tab w:val="right" w:leader="dot" w:pos="8375"/>
        </w:tabs>
        <w:rPr>
          <w:b w:val="0"/>
          <w:noProof/>
          <w:sz w:val="24"/>
          <w:szCs w:val="24"/>
          <w:lang w:val="en-US" w:eastAsia="ja-JP"/>
        </w:rPr>
      </w:pPr>
      <w:r>
        <w:rPr>
          <w:noProof/>
        </w:rPr>
        <w:t>2.19 Políticas de seguridad</w:t>
      </w:r>
      <w:r>
        <w:rPr>
          <w:noProof/>
        </w:rPr>
        <w:tab/>
      </w:r>
      <w:r>
        <w:rPr>
          <w:noProof/>
        </w:rPr>
        <w:fldChar w:fldCharType="begin"/>
      </w:r>
      <w:r>
        <w:rPr>
          <w:noProof/>
        </w:rPr>
        <w:instrText xml:space="preserve"> PAGEREF _Toc274415817 \h </w:instrText>
      </w:r>
      <w:r>
        <w:rPr>
          <w:noProof/>
        </w:rPr>
      </w:r>
      <w:r>
        <w:rPr>
          <w:noProof/>
        </w:rPr>
        <w:fldChar w:fldCharType="separate"/>
      </w:r>
      <w:r>
        <w:rPr>
          <w:noProof/>
        </w:rPr>
        <w:t>79</w:t>
      </w:r>
      <w:r>
        <w:rPr>
          <w:noProof/>
        </w:rPr>
        <w:fldChar w:fldCharType="end"/>
      </w:r>
    </w:p>
    <w:p w14:paraId="31A99763" w14:textId="77777777" w:rsidR="00CF1DA5" w:rsidRDefault="00CF1DA5">
      <w:pPr>
        <w:pStyle w:val="TDC2"/>
        <w:tabs>
          <w:tab w:val="right" w:leader="dot" w:pos="8375"/>
        </w:tabs>
        <w:rPr>
          <w:b w:val="0"/>
          <w:noProof/>
          <w:sz w:val="24"/>
          <w:szCs w:val="24"/>
          <w:lang w:val="en-US" w:eastAsia="ja-JP"/>
        </w:rPr>
      </w:pPr>
      <w:r>
        <w:rPr>
          <w:noProof/>
        </w:rPr>
        <w:t xml:space="preserve">2.20 Crimen cibernético </w:t>
      </w:r>
      <w:r>
        <w:rPr>
          <w:noProof/>
        </w:rPr>
        <w:tab/>
      </w:r>
      <w:r>
        <w:rPr>
          <w:noProof/>
        </w:rPr>
        <w:fldChar w:fldCharType="begin"/>
      </w:r>
      <w:r>
        <w:rPr>
          <w:noProof/>
        </w:rPr>
        <w:instrText xml:space="preserve"> PAGEREF _Toc274415818 \h </w:instrText>
      </w:r>
      <w:r>
        <w:rPr>
          <w:noProof/>
        </w:rPr>
      </w:r>
      <w:r>
        <w:rPr>
          <w:noProof/>
        </w:rPr>
        <w:fldChar w:fldCharType="separate"/>
      </w:r>
      <w:r>
        <w:rPr>
          <w:noProof/>
        </w:rPr>
        <w:t>80</w:t>
      </w:r>
      <w:r>
        <w:rPr>
          <w:noProof/>
        </w:rPr>
        <w:fldChar w:fldCharType="end"/>
      </w:r>
    </w:p>
    <w:p w14:paraId="52218F00" w14:textId="77777777" w:rsidR="00CF1DA5" w:rsidRDefault="00CF1DA5">
      <w:pPr>
        <w:pStyle w:val="TDC2"/>
        <w:tabs>
          <w:tab w:val="right" w:leader="dot" w:pos="8375"/>
        </w:tabs>
        <w:rPr>
          <w:b w:val="0"/>
          <w:noProof/>
          <w:sz w:val="24"/>
          <w:szCs w:val="24"/>
          <w:lang w:val="en-US" w:eastAsia="ja-JP"/>
        </w:rPr>
      </w:pPr>
      <w:r>
        <w:rPr>
          <w:noProof/>
        </w:rPr>
        <w:t>2.21 Microsoft</w:t>
      </w:r>
      <w:r>
        <w:rPr>
          <w:noProof/>
        </w:rPr>
        <w:tab/>
      </w:r>
      <w:r>
        <w:rPr>
          <w:noProof/>
        </w:rPr>
        <w:fldChar w:fldCharType="begin"/>
      </w:r>
      <w:r>
        <w:rPr>
          <w:noProof/>
        </w:rPr>
        <w:instrText xml:space="preserve"> PAGEREF _Toc274415819 \h </w:instrText>
      </w:r>
      <w:r>
        <w:rPr>
          <w:noProof/>
        </w:rPr>
      </w:r>
      <w:r>
        <w:rPr>
          <w:noProof/>
        </w:rPr>
        <w:fldChar w:fldCharType="separate"/>
      </w:r>
      <w:r>
        <w:rPr>
          <w:noProof/>
        </w:rPr>
        <w:t>80</w:t>
      </w:r>
      <w:r>
        <w:rPr>
          <w:noProof/>
        </w:rPr>
        <w:fldChar w:fldCharType="end"/>
      </w:r>
    </w:p>
    <w:p w14:paraId="6C77CB43" w14:textId="77777777" w:rsidR="00CF1DA5" w:rsidRDefault="00CF1DA5">
      <w:pPr>
        <w:pStyle w:val="TDC2"/>
        <w:tabs>
          <w:tab w:val="right" w:leader="dot" w:pos="8375"/>
        </w:tabs>
        <w:rPr>
          <w:b w:val="0"/>
          <w:noProof/>
          <w:sz w:val="24"/>
          <w:szCs w:val="24"/>
          <w:lang w:val="en-US" w:eastAsia="ja-JP"/>
        </w:rPr>
      </w:pPr>
      <w:r>
        <w:rPr>
          <w:noProof/>
        </w:rPr>
        <w:t>2.22 Hewlett Packard</w:t>
      </w:r>
      <w:r>
        <w:rPr>
          <w:noProof/>
        </w:rPr>
        <w:tab/>
      </w:r>
      <w:r>
        <w:rPr>
          <w:noProof/>
        </w:rPr>
        <w:fldChar w:fldCharType="begin"/>
      </w:r>
      <w:r>
        <w:rPr>
          <w:noProof/>
        </w:rPr>
        <w:instrText xml:space="preserve"> PAGEREF _Toc274415820 \h </w:instrText>
      </w:r>
      <w:r>
        <w:rPr>
          <w:noProof/>
        </w:rPr>
      </w:r>
      <w:r>
        <w:rPr>
          <w:noProof/>
        </w:rPr>
        <w:fldChar w:fldCharType="separate"/>
      </w:r>
      <w:r>
        <w:rPr>
          <w:noProof/>
        </w:rPr>
        <w:t>81</w:t>
      </w:r>
      <w:r>
        <w:rPr>
          <w:noProof/>
        </w:rPr>
        <w:fldChar w:fldCharType="end"/>
      </w:r>
    </w:p>
    <w:p w14:paraId="4ABDC87E" w14:textId="77777777" w:rsidR="00CF1DA5" w:rsidRDefault="00CF1DA5">
      <w:pPr>
        <w:pStyle w:val="TDC2"/>
        <w:tabs>
          <w:tab w:val="right" w:leader="dot" w:pos="8375"/>
        </w:tabs>
        <w:rPr>
          <w:b w:val="0"/>
          <w:noProof/>
          <w:sz w:val="24"/>
          <w:szCs w:val="24"/>
          <w:lang w:val="en-US" w:eastAsia="ja-JP"/>
        </w:rPr>
      </w:pPr>
      <w:r>
        <w:rPr>
          <w:noProof/>
        </w:rPr>
        <w:t>2.23 HP Fortify</w:t>
      </w:r>
      <w:r>
        <w:rPr>
          <w:noProof/>
        </w:rPr>
        <w:tab/>
      </w:r>
      <w:r>
        <w:rPr>
          <w:noProof/>
        </w:rPr>
        <w:fldChar w:fldCharType="begin"/>
      </w:r>
      <w:r>
        <w:rPr>
          <w:noProof/>
        </w:rPr>
        <w:instrText xml:space="preserve"> PAGEREF _Toc274415821 \h </w:instrText>
      </w:r>
      <w:r>
        <w:rPr>
          <w:noProof/>
        </w:rPr>
      </w:r>
      <w:r>
        <w:rPr>
          <w:noProof/>
        </w:rPr>
        <w:fldChar w:fldCharType="separate"/>
      </w:r>
      <w:r>
        <w:rPr>
          <w:noProof/>
        </w:rPr>
        <w:t>82</w:t>
      </w:r>
      <w:r>
        <w:rPr>
          <w:noProof/>
        </w:rPr>
        <w:fldChar w:fldCharType="end"/>
      </w:r>
    </w:p>
    <w:p w14:paraId="6DC16D0D" w14:textId="77777777" w:rsidR="00CF1DA5" w:rsidRDefault="00CF1DA5">
      <w:pPr>
        <w:pStyle w:val="TDC2"/>
        <w:tabs>
          <w:tab w:val="right" w:leader="dot" w:pos="8375"/>
        </w:tabs>
        <w:rPr>
          <w:b w:val="0"/>
          <w:noProof/>
          <w:sz w:val="24"/>
          <w:szCs w:val="24"/>
          <w:lang w:val="en-US" w:eastAsia="ja-JP"/>
        </w:rPr>
      </w:pPr>
      <w:r>
        <w:rPr>
          <w:noProof/>
        </w:rPr>
        <w:t>2.24 IBM</w:t>
      </w:r>
      <w:r>
        <w:rPr>
          <w:noProof/>
        </w:rPr>
        <w:tab/>
      </w:r>
      <w:r>
        <w:rPr>
          <w:noProof/>
        </w:rPr>
        <w:fldChar w:fldCharType="begin"/>
      </w:r>
      <w:r>
        <w:rPr>
          <w:noProof/>
        </w:rPr>
        <w:instrText xml:space="preserve"> PAGEREF _Toc274415822 \h </w:instrText>
      </w:r>
      <w:r>
        <w:rPr>
          <w:noProof/>
        </w:rPr>
      </w:r>
      <w:r>
        <w:rPr>
          <w:noProof/>
        </w:rPr>
        <w:fldChar w:fldCharType="separate"/>
      </w:r>
      <w:r>
        <w:rPr>
          <w:noProof/>
        </w:rPr>
        <w:t>82</w:t>
      </w:r>
      <w:r>
        <w:rPr>
          <w:noProof/>
        </w:rPr>
        <w:fldChar w:fldCharType="end"/>
      </w:r>
    </w:p>
    <w:p w14:paraId="30817F6A" w14:textId="77777777" w:rsidR="00CF1DA5" w:rsidRDefault="00CF1DA5">
      <w:pPr>
        <w:pStyle w:val="TDC2"/>
        <w:tabs>
          <w:tab w:val="right" w:leader="dot" w:pos="8375"/>
        </w:tabs>
        <w:rPr>
          <w:b w:val="0"/>
          <w:noProof/>
          <w:sz w:val="24"/>
          <w:szCs w:val="24"/>
          <w:lang w:val="en-US" w:eastAsia="ja-JP"/>
        </w:rPr>
      </w:pPr>
      <w:r>
        <w:rPr>
          <w:noProof/>
        </w:rPr>
        <w:t>2.25 IBM Security AppScan</w:t>
      </w:r>
      <w:r>
        <w:rPr>
          <w:noProof/>
        </w:rPr>
        <w:tab/>
      </w:r>
      <w:r>
        <w:rPr>
          <w:noProof/>
        </w:rPr>
        <w:fldChar w:fldCharType="begin"/>
      </w:r>
      <w:r>
        <w:rPr>
          <w:noProof/>
        </w:rPr>
        <w:instrText xml:space="preserve"> PAGEREF _Toc274415823 \h </w:instrText>
      </w:r>
      <w:r>
        <w:rPr>
          <w:noProof/>
        </w:rPr>
      </w:r>
      <w:r>
        <w:rPr>
          <w:noProof/>
        </w:rPr>
        <w:fldChar w:fldCharType="separate"/>
      </w:r>
      <w:r>
        <w:rPr>
          <w:noProof/>
        </w:rPr>
        <w:t>83</w:t>
      </w:r>
      <w:r>
        <w:rPr>
          <w:noProof/>
        </w:rPr>
        <w:fldChar w:fldCharType="end"/>
      </w:r>
    </w:p>
    <w:p w14:paraId="7301CA5D" w14:textId="77777777" w:rsidR="00CF1DA5" w:rsidRDefault="00CF1DA5">
      <w:pPr>
        <w:pStyle w:val="TDC2"/>
        <w:tabs>
          <w:tab w:val="right" w:leader="dot" w:pos="8375"/>
        </w:tabs>
        <w:rPr>
          <w:b w:val="0"/>
          <w:noProof/>
          <w:sz w:val="24"/>
          <w:szCs w:val="24"/>
          <w:lang w:val="en-US" w:eastAsia="ja-JP"/>
        </w:rPr>
      </w:pPr>
      <w:r>
        <w:rPr>
          <w:noProof/>
        </w:rPr>
        <w:t>2.26 Checkmarx</w:t>
      </w:r>
      <w:r>
        <w:rPr>
          <w:noProof/>
        </w:rPr>
        <w:tab/>
      </w:r>
      <w:r>
        <w:rPr>
          <w:noProof/>
        </w:rPr>
        <w:fldChar w:fldCharType="begin"/>
      </w:r>
      <w:r>
        <w:rPr>
          <w:noProof/>
        </w:rPr>
        <w:instrText xml:space="preserve"> PAGEREF _Toc274415824 \h </w:instrText>
      </w:r>
      <w:r>
        <w:rPr>
          <w:noProof/>
        </w:rPr>
      </w:r>
      <w:r>
        <w:rPr>
          <w:noProof/>
        </w:rPr>
        <w:fldChar w:fldCharType="separate"/>
      </w:r>
      <w:r>
        <w:rPr>
          <w:noProof/>
        </w:rPr>
        <w:t>84</w:t>
      </w:r>
      <w:r>
        <w:rPr>
          <w:noProof/>
        </w:rPr>
        <w:fldChar w:fldCharType="end"/>
      </w:r>
    </w:p>
    <w:p w14:paraId="26BD4F38" w14:textId="77777777" w:rsidR="00CF1DA5" w:rsidRDefault="00CF1DA5">
      <w:pPr>
        <w:pStyle w:val="TDC2"/>
        <w:tabs>
          <w:tab w:val="right" w:leader="dot" w:pos="8375"/>
        </w:tabs>
        <w:rPr>
          <w:b w:val="0"/>
          <w:noProof/>
          <w:sz w:val="24"/>
          <w:szCs w:val="24"/>
          <w:lang w:val="en-US" w:eastAsia="ja-JP"/>
        </w:rPr>
      </w:pPr>
      <w:r>
        <w:rPr>
          <w:noProof/>
        </w:rPr>
        <w:t>2.27 Instituto Ponemon</w:t>
      </w:r>
      <w:r>
        <w:rPr>
          <w:noProof/>
        </w:rPr>
        <w:tab/>
      </w:r>
      <w:r>
        <w:rPr>
          <w:noProof/>
        </w:rPr>
        <w:fldChar w:fldCharType="begin"/>
      </w:r>
      <w:r>
        <w:rPr>
          <w:noProof/>
        </w:rPr>
        <w:instrText xml:space="preserve"> PAGEREF _Toc274415825 \h </w:instrText>
      </w:r>
      <w:r>
        <w:rPr>
          <w:noProof/>
        </w:rPr>
      </w:r>
      <w:r>
        <w:rPr>
          <w:noProof/>
        </w:rPr>
        <w:fldChar w:fldCharType="separate"/>
      </w:r>
      <w:r>
        <w:rPr>
          <w:noProof/>
        </w:rPr>
        <w:t>86</w:t>
      </w:r>
      <w:r>
        <w:rPr>
          <w:noProof/>
        </w:rPr>
        <w:fldChar w:fldCharType="end"/>
      </w:r>
    </w:p>
    <w:p w14:paraId="4794CD84" w14:textId="77777777" w:rsidR="00CF1DA5" w:rsidRDefault="00CF1DA5">
      <w:pPr>
        <w:pStyle w:val="TDC2"/>
        <w:tabs>
          <w:tab w:val="right" w:leader="dot" w:pos="8375"/>
        </w:tabs>
        <w:rPr>
          <w:b w:val="0"/>
          <w:noProof/>
          <w:sz w:val="24"/>
          <w:szCs w:val="24"/>
          <w:lang w:val="en-US" w:eastAsia="ja-JP"/>
        </w:rPr>
      </w:pPr>
      <w:r>
        <w:rPr>
          <w:noProof/>
        </w:rPr>
        <w:t>2.28 Security Innovation</w:t>
      </w:r>
      <w:r>
        <w:rPr>
          <w:noProof/>
        </w:rPr>
        <w:tab/>
      </w:r>
      <w:r>
        <w:rPr>
          <w:noProof/>
        </w:rPr>
        <w:fldChar w:fldCharType="begin"/>
      </w:r>
      <w:r>
        <w:rPr>
          <w:noProof/>
        </w:rPr>
        <w:instrText xml:space="preserve"> PAGEREF _Toc274415826 \h </w:instrText>
      </w:r>
      <w:r>
        <w:rPr>
          <w:noProof/>
        </w:rPr>
      </w:r>
      <w:r>
        <w:rPr>
          <w:noProof/>
        </w:rPr>
        <w:fldChar w:fldCharType="separate"/>
      </w:r>
      <w:r>
        <w:rPr>
          <w:noProof/>
        </w:rPr>
        <w:t>86</w:t>
      </w:r>
      <w:r>
        <w:rPr>
          <w:noProof/>
        </w:rPr>
        <w:fldChar w:fldCharType="end"/>
      </w:r>
    </w:p>
    <w:p w14:paraId="329D274E" w14:textId="77777777" w:rsidR="00CF1DA5" w:rsidRDefault="00CF1DA5">
      <w:pPr>
        <w:pStyle w:val="TDC2"/>
        <w:tabs>
          <w:tab w:val="right" w:leader="dot" w:pos="8375"/>
        </w:tabs>
        <w:rPr>
          <w:b w:val="0"/>
          <w:noProof/>
          <w:sz w:val="24"/>
          <w:szCs w:val="24"/>
          <w:lang w:val="en-US" w:eastAsia="ja-JP"/>
        </w:rPr>
      </w:pPr>
      <w:r>
        <w:rPr>
          <w:noProof/>
        </w:rPr>
        <w:t>2.29 Entorno de desarrollo Integrado</w:t>
      </w:r>
      <w:r>
        <w:rPr>
          <w:noProof/>
        </w:rPr>
        <w:tab/>
      </w:r>
      <w:r>
        <w:rPr>
          <w:noProof/>
        </w:rPr>
        <w:fldChar w:fldCharType="begin"/>
      </w:r>
      <w:r>
        <w:rPr>
          <w:noProof/>
        </w:rPr>
        <w:instrText xml:space="preserve"> PAGEREF _Toc274415827 \h </w:instrText>
      </w:r>
      <w:r>
        <w:rPr>
          <w:noProof/>
        </w:rPr>
      </w:r>
      <w:r>
        <w:rPr>
          <w:noProof/>
        </w:rPr>
        <w:fldChar w:fldCharType="separate"/>
      </w:r>
      <w:r>
        <w:rPr>
          <w:noProof/>
        </w:rPr>
        <w:t>87</w:t>
      </w:r>
      <w:r>
        <w:rPr>
          <w:noProof/>
        </w:rPr>
        <w:fldChar w:fldCharType="end"/>
      </w:r>
    </w:p>
    <w:p w14:paraId="51F9B9D2" w14:textId="77777777" w:rsidR="00CF1DA5" w:rsidRDefault="00CF1DA5">
      <w:pPr>
        <w:pStyle w:val="TDC2"/>
        <w:tabs>
          <w:tab w:val="right" w:leader="dot" w:pos="8375"/>
        </w:tabs>
        <w:rPr>
          <w:b w:val="0"/>
          <w:noProof/>
          <w:sz w:val="24"/>
          <w:szCs w:val="24"/>
          <w:lang w:val="en-US" w:eastAsia="ja-JP"/>
        </w:rPr>
      </w:pPr>
      <w:r>
        <w:rPr>
          <w:noProof/>
        </w:rPr>
        <w:t>2.30 Visual Studio .Net</w:t>
      </w:r>
      <w:r>
        <w:rPr>
          <w:noProof/>
        </w:rPr>
        <w:tab/>
      </w:r>
      <w:r>
        <w:rPr>
          <w:noProof/>
        </w:rPr>
        <w:fldChar w:fldCharType="begin"/>
      </w:r>
      <w:r>
        <w:rPr>
          <w:noProof/>
        </w:rPr>
        <w:instrText xml:space="preserve"> PAGEREF _Toc274415828 \h </w:instrText>
      </w:r>
      <w:r>
        <w:rPr>
          <w:noProof/>
        </w:rPr>
      </w:r>
      <w:r>
        <w:rPr>
          <w:noProof/>
        </w:rPr>
        <w:fldChar w:fldCharType="separate"/>
      </w:r>
      <w:r>
        <w:rPr>
          <w:noProof/>
        </w:rPr>
        <w:t>88</w:t>
      </w:r>
      <w:r>
        <w:rPr>
          <w:noProof/>
        </w:rPr>
        <w:fldChar w:fldCharType="end"/>
      </w:r>
    </w:p>
    <w:p w14:paraId="745A8900" w14:textId="77777777" w:rsidR="00CF1DA5" w:rsidRDefault="00CF1DA5">
      <w:pPr>
        <w:pStyle w:val="TDC2"/>
        <w:tabs>
          <w:tab w:val="right" w:leader="dot" w:pos="8375"/>
        </w:tabs>
        <w:rPr>
          <w:b w:val="0"/>
          <w:noProof/>
          <w:sz w:val="24"/>
          <w:szCs w:val="24"/>
          <w:lang w:val="en-US" w:eastAsia="ja-JP"/>
        </w:rPr>
      </w:pPr>
      <w:r>
        <w:rPr>
          <w:noProof/>
        </w:rPr>
        <w:t>2.31.NET Framework</w:t>
      </w:r>
      <w:r>
        <w:rPr>
          <w:noProof/>
        </w:rPr>
        <w:tab/>
      </w:r>
      <w:r>
        <w:rPr>
          <w:noProof/>
        </w:rPr>
        <w:fldChar w:fldCharType="begin"/>
      </w:r>
      <w:r>
        <w:rPr>
          <w:noProof/>
        </w:rPr>
        <w:instrText xml:space="preserve"> PAGEREF _Toc274415829 \h </w:instrText>
      </w:r>
      <w:r>
        <w:rPr>
          <w:noProof/>
        </w:rPr>
      </w:r>
      <w:r>
        <w:rPr>
          <w:noProof/>
        </w:rPr>
        <w:fldChar w:fldCharType="separate"/>
      </w:r>
      <w:r>
        <w:rPr>
          <w:noProof/>
        </w:rPr>
        <w:t>88</w:t>
      </w:r>
      <w:r>
        <w:rPr>
          <w:noProof/>
        </w:rPr>
        <w:fldChar w:fldCharType="end"/>
      </w:r>
    </w:p>
    <w:p w14:paraId="5046AB6D" w14:textId="77777777" w:rsidR="00CF1DA5" w:rsidRDefault="00CF1DA5">
      <w:pPr>
        <w:pStyle w:val="TDC2"/>
        <w:tabs>
          <w:tab w:val="right" w:leader="dot" w:pos="8375"/>
        </w:tabs>
        <w:rPr>
          <w:b w:val="0"/>
          <w:noProof/>
          <w:sz w:val="24"/>
          <w:szCs w:val="24"/>
          <w:lang w:val="en-US" w:eastAsia="ja-JP"/>
        </w:rPr>
      </w:pPr>
      <w:r>
        <w:rPr>
          <w:noProof/>
        </w:rPr>
        <w:t>2.31 Lenguaje de programación C#</w:t>
      </w:r>
      <w:r>
        <w:rPr>
          <w:noProof/>
        </w:rPr>
        <w:tab/>
      </w:r>
      <w:r>
        <w:rPr>
          <w:noProof/>
        </w:rPr>
        <w:fldChar w:fldCharType="begin"/>
      </w:r>
      <w:r>
        <w:rPr>
          <w:noProof/>
        </w:rPr>
        <w:instrText xml:space="preserve"> PAGEREF _Toc274415830 \h </w:instrText>
      </w:r>
      <w:r>
        <w:rPr>
          <w:noProof/>
        </w:rPr>
      </w:r>
      <w:r>
        <w:rPr>
          <w:noProof/>
        </w:rPr>
        <w:fldChar w:fldCharType="separate"/>
      </w:r>
      <w:r>
        <w:rPr>
          <w:noProof/>
        </w:rPr>
        <w:t>89</w:t>
      </w:r>
      <w:r>
        <w:rPr>
          <w:noProof/>
        </w:rPr>
        <w:fldChar w:fldCharType="end"/>
      </w:r>
    </w:p>
    <w:p w14:paraId="422B5A20" w14:textId="77777777" w:rsidR="00CF1DA5" w:rsidRDefault="00CF1DA5">
      <w:pPr>
        <w:pStyle w:val="TDC2"/>
        <w:tabs>
          <w:tab w:val="right" w:leader="dot" w:pos="8375"/>
        </w:tabs>
        <w:rPr>
          <w:b w:val="0"/>
          <w:noProof/>
          <w:sz w:val="24"/>
          <w:szCs w:val="24"/>
          <w:lang w:val="en-US" w:eastAsia="ja-JP"/>
        </w:rPr>
      </w:pPr>
      <w:r>
        <w:rPr>
          <w:noProof/>
        </w:rPr>
        <w:t>2.32 Eclipse</w:t>
      </w:r>
      <w:r>
        <w:rPr>
          <w:noProof/>
        </w:rPr>
        <w:tab/>
      </w:r>
      <w:r>
        <w:rPr>
          <w:noProof/>
        </w:rPr>
        <w:fldChar w:fldCharType="begin"/>
      </w:r>
      <w:r>
        <w:rPr>
          <w:noProof/>
        </w:rPr>
        <w:instrText xml:space="preserve"> PAGEREF _Toc274415831 \h </w:instrText>
      </w:r>
      <w:r>
        <w:rPr>
          <w:noProof/>
        </w:rPr>
      </w:r>
      <w:r>
        <w:rPr>
          <w:noProof/>
        </w:rPr>
        <w:fldChar w:fldCharType="separate"/>
      </w:r>
      <w:r>
        <w:rPr>
          <w:noProof/>
        </w:rPr>
        <w:t>90</w:t>
      </w:r>
      <w:r>
        <w:rPr>
          <w:noProof/>
        </w:rPr>
        <w:fldChar w:fldCharType="end"/>
      </w:r>
    </w:p>
    <w:p w14:paraId="142D5C30" w14:textId="77777777" w:rsidR="00CF1DA5" w:rsidRDefault="00CF1DA5">
      <w:pPr>
        <w:pStyle w:val="TDC1"/>
        <w:rPr>
          <w:rFonts w:asciiTheme="minorHAnsi" w:hAnsiTheme="minorHAnsi" w:cstheme="minorBidi"/>
          <w:bCs w:val="0"/>
          <w:color w:val="auto"/>
          <w:lang w:val="en-US" w:eastAsia="ja-JP"/>
        </w:rPr>
      </w:pPr>
      <w:r>
        <w:t>Referencias Bibliográficas</w:t>
      </w:r>
      <w:r>
        <w:tab/>
      </w:r>
      <w:r>
        <w:fldChar w:fldCharType="begin"/>
      </w:r>
      <w:r>
        <w:instrText xml:space="preserve"> PAGEREF _Toc274415832 \h </w:instrText>
      </w:r>
      <w:r>
        <w:fldChar w:fldCharType="separate"/>
      </w:r>
      <w:r>
        <w:t>92</w:t>
      </w:r>
      <w:r>
        <w:fldChar w:fldCharType="end"/>
      </w:r>
    </w:p>
    <w:p w14:paraId="2B3659C2" w14:textId="77777777" w:rsidR="00CF1DA5" w:rsidRDefault="00CF1DA5">
      <w:pPr>
        <w:pStyle w:val="TDC1"/>
        <w:rPr>
          <w:rFonts w:asciiTheme="minorHAnsi" w:hAnsiTheme="minorHAnsi" w:cstheme="minorBidi"/>
          <w:bCs w:val="0"/>
          <w:color w:val="auto"/>
          <w:lang w:val="en-US" w:eastAsia="ja-JP"/>
        </w:rPr>
      </w:pPr>
      <w:r w:rsidRPr="00880638">
        <w:rPr>
          <w:rFonts w:cstheme="minorBidi"/>
          <w:bCs w:val="0"/>
          <w:color w:val="auto"/>
        </w:rPr>
        <w:t xml:space="preserve">Norton Symantec (2014). </w:t>
      </w:r>
      <w:r w:rsidRPr="00880638">
        <w:rPr>
          <w:rFonts w:cstheme="minorBidi"/>
          <w:bCs w:val="0"/>
          <w:i/>
          <w:color w:val="auto"/>
        </w:rPr>
        <w:t>¿Qué es el crimen cibernético?.</w:t>
      </w:r>
      <w:r w:rsidRPr="00880638">
        <w:rPr>
          <w:rFonts w:cstheme="minorBidi"/>
          <w:bCs w:val="0"/>
          <w:color w:val="auto"/>
        </w:rPr>
        <w:t xml:space="preserve"> Recuperado el Lunes 06 de Octubre de 2014 de http://mx.norton.com/cybercrime-definition.</w:t>
      </w:r>
      <w:r>
        <w:tab/>
      </w:r>
      <w:r>
        <w:fldChar w:fldCharType="begin"/>
      </w:r>
      <w:r>
        <w:instrText xml:space="preserve"> PAGEREF _Toc274415833 \h </w:instrText>
      </w:r>
      <w:r>
        <w:fldChar w:fldCharType="separate"/>
      </w:r>
      <w:r>
        <w:t>93</w:t>
      </w:r>
      <w:r>
        <w:fldChar w:fldCharType="end"/>
      </w:r>
    </w:p>
    <w:p w14:paraId="6C2B8E63" w14:textId="77777777" w:rsidR="00CF1DA5" w:rsidDel="00CF1DA5" w:rsidRDefault="00CF1DA5" w:rsidP="00805E21">
      <w:pPr>
        <w:keepNext/>
        <w:spacing w:line="360" w:lineRule="auto"/>
        <w:jc w:val="center"/>
        <w:outlineLvl w:val="0"/>
        <w:rPr>
          <w:del w:id="4" w:author="Michael Hidalgo" w:date="2014-10-08T19:27:00Z"/>
          <w:noProof/>
        </w:rPr>
      </w:pPr>
    </w:p>
    <w:p w14:paraId="7A197FFD" w14:textId="1176210B" w:rsidR="00CF1DA5" w:rsidRPr="00CF1DA5" w:rsidDel="00CF1DA5" w:rsidRDefault="00CF1DA5" w:rsidP="00CF1DA5">
      <w:pPr>
        <w:rPr>
          <w:del w:id="5" w:author="Michael Hidalgo" w:date="2014-10-08T19:23:00Z"/>
        </w:rPr>
      </w:pPr>
      <w:r>
        <w:fldChar w:fldCharType="end"/>
      </w:r>
    </w:p>
    <w:p w14:paraId="0BC2C0F9" w14:textId="77777777" w:rsidR="001A4A5D" w:rsidRDefault="001A4A5D" w:rsidP="00805E21">
      <w:pPr>
        <w:keepNext/>
        <w:spacing w:line="360" w:lineRule="auto"/>
        <w:jc w:val="center"/>
        <w:outlineLvl w:val="0"/>
        <w:rPr>
          <w:ins w:id="6" w:author="Michael Hidalgo" w:date="2014-10-08T19:22:00Z"/>
          <w:rFonts w:eastAsia="Times New Roman" w:cs="Arial"/>
          <w:b/>
          <w:lang w:eastAsia="es-CR"/>
        </w:rPr>
      </w:pPr>
    </w:p>
    <w:p w14:paraId="4971B53F" w14:textId="77777777" w:rsidR="001A4A5D" w:rsidRDefault="001A4A5D" w:rsidP="00805E21">
      <w:pPr>
        <w:keepNext/>
        <w:spacing w:line="360" w:lineRule="auto"/>
        <w:jc w:val="center"/>
        <w:outlineLvl w:val="0"/>
        <w:rPr>
          <w:ins w:id="7" w:author="Michael Hidalgo" w:date="2014-10-08T19:22:00Z"/>
          <w:rFonts w:eastAsia="Times New Roman" w:cs="Arial"/>
          <w:b/>
          <w:lang w:eastAsia="es-CR"/>
        </w:rPr>
      </w:pPr>
    </w:p>
    <w:p w14:paraId="2A4312D8" w14:textId="77777777" w:rsidR="001A4A5D" w:rsidRDefault="001A4A5D" w:rsidP="00805E21">
      <w:pPr>
        <w:keepNext/>
        <w:spacing w:line="360" w:lineRule="auto"/>
        <w:jc w:val="center"/>
        <w:outlineLvl w:val="0"/>
        <w:rPr>
          <w:ins w:id="8" w:author="Michael Hidalgo" w:date="2014-10-08T19:22:00Z"/>
          <w:rFonts w:eastAsia="Times New Roman" w:cs="Arial"/>
          <w:b/>
          <w:lang w:eastAsia="es-CR"/>
        </w:rPr>
      </w:pPr>
    </w:p>
    <w:p w14:paraId="6A36C3F4" w14:textId="77777777" w:rsidR="001A4A5D" w:rsidRDefault="001A4A5D" w:rsidP="00805E21">
      <w:pPr>
        <w:keepNext/>
        <w:spacing w:line="360" w:lineRule="auto"/>
        <w:jc w:val="center"/>
        <w:outlineLvl w:val="0"/>
        <w:rPr>
          <w:ins w:id="9" w:author="Michael Hidalgo" w:date="2014-10-08T19:22:00Z"/>
          <w:rFonts w:eastAsia="Times New Roman" w:cs="Arial"/>
          <w:b/>
          <w:lang w:eastAsia="es-CR"/>
        </w:rPr>
      </w:pPr>
    </w:p>
    <w:p w14:paraId="52085F86" w14:textId="77777777" w:rsidR="001A4A5D" w:rsidRDefault="001A4A5D" w:rsidP="00805E21">
      <w:pPr>
        <w:keepNext/>
        <w:spacing w:line="360" w:lineRule="auto"/>
        <w:jc w:val="center"/>
        <w:outlineLvl w:val="0"/>
        <w:rPr>
          <w:ins w:id="10" w:author="Michael Hidalgo" w:date="2014-10-08T19:22:00Z"/>
          <w:rFonts w:eastAsia="Times New Roman" w:cs="Arial"/>
          <w:b/>
          <w:lang w:eastAsia="es-CR"/>
        </w:rPr>
      </w:pPr>
    </w:p>
    <w:p w14:paraId="2645897F" w14:textId="77777777" w:rsidR="001A4A5D" w:rsidRDefault="001A4A5D" w:rsidP="00805E21">
      <w:pPr>
        <w:keepNext/>
        <w:spacing w:line="360" w:lineRule="auto"/>
        <w:jc w:val="center"/>
        <w:outlineLvl w:val="0"/>
        <w:rPr>
          <w:ins w:id="11" w:author="Michael Hidalgo" w:date="2014-10-08T19:22:00Z"/>
          <w:rFonts w:eastAsia="Times New Roman" w:cs="Arial"/>
          <w:b/>
          <w:lang w:eastAsia="es-CR"/>
        </w:rPr>
      </w:pPr>
    </w:p>
    <w:p w14:paraId="54B8A39A" w14:textId="77777777" w:rsidR="001A4A5D" w:rsidRDefault="001A4A5D" w:rsidP="00805E21">
      <w:pPr>
        <w:keepNext/>
        <w:spacing w:line="360" w:lineRule="auto"/>
        <w:jc w:val="center"/>
        <w:outlineLvl w:val="0"/>
        <w:rPr>
          <w:ins w:id="12" w:author="Michael Hidalgo" w:date="2014-10-08T19:22:00Z"/>
          <w:rFonts w:eastAsia="Times New Roman" w:cs="Arial"/>
          <w:b/>
          <w:lang w:eastAsia="es-CR"/>
        </w:rPr>
      </w:pPr>
    </w:p>
    <w:p w14:paraId="4A693C50" w14:textId="77777777" w:rsidR="001A4A5D" w:rsidRDefault="001A4A5D" w:rsidP="00805E21">
      <w:pPr>
        <w:keepNext/>
        <w:spacing w:line="360" w:lineRule="auto"/>
        <w:jc w:val="center"/>
        <w:outlineLvl w:val="0"/>
        <w:rPr>
          <w:ins w:id="13" w:author="Michael Hidalgo" w:date="2014-10-08T19:22:00Z"/>
          <w:rFonts w:eastAsia="Times New Roman" w:cs="Arial"/>
          <w:b/>
          <w:lang w:eastAsia="es-CR"/>
        </w:rPr>
      </w:pPr>
    </w:p>
    <w:p w14:paraId="423B9C15" w14:textId="77777777" w:rsidR="001A4A5D" w:rsidRDefault="001A4A5D" w:rsidP="00805E21">
      <w:pPr>
        <w:keepNext/>
        <w:spacing w:line="360" w:lineRule="auto"/>
        <w:jc w:val="center"/>
        <w:outlineLvl w:val="0"/>
        <w:rPr>
          <w:ins w:id="14" w:author="Michael Hidalgo" w:date="2014-10-08T19:22:00Z"/>
          <w:rFonts w:eastAsia="Times New Roman" w:cs="Arial"/>
          <w:b/>
          <w:lang w:eastAsia="es-CR"/>
        </w:rPr>
      </w:pPr>
    </w:p>
    <w:p w14:paraId="03DFB55D" w14:textId="77777777" w:rsidR="001A4A5D" w:rsidRDefault="001A4A5D" w:rsidP="00805E21">
      <w:pPr>
        <w:keepNext/>
        <w:spacing w:line="360" w:lineRule="auto"/>
        <w:jc w:val="center"/>
        <w:outlineLvl w:val="0"/>
        <w:rPr>
          <w:ins w:id="15" w:author="Michael Hidalgo" w:date="2014-10-08T19:22:00Z"/>
          <w:rFonts w:eastAsia="Times New Roman" w:cs="Arial"/>
          <w:b/>
          <w:lang w:eastAsia="es-CR"/>
        </w:rPr>
      </w:pPr>
    </w:p>
    <w:p w14:paraId="383D5B32" w14:textId="77777777" w:rsidR="001A4A5D" w:rsidRDefault="001A4A5D" w:rsidP="00805E21">
      <w:pPr>
        <w:keepNext/>
        <w:spacing w:line="360" w:lineRule="auto"/>
        <w:jc w:val="center"/>
        <w:outlineLvl w:val="0"/>
        <w:rPr>
          <w:ins w:id="16" w:author="Michael Hidalgo" w:date="2014-10-08T19:22:00Z"/>
          <w:rFonts w:eastAsia="Times New Roman" w:cs="Arial"/>
          <w:b/>
          <w:lang w:eastAsia="es-CR"/>
        </w:rPr>
      </w:pPr>
    </w:p>
    <w:p w14:paraId="24E05FA9" w14:textId="77777777" w:rsidR="001A4A5D" w:rsidRDefault="001A4A5D" w:rsidP="00805E21">
      <w:pPr>
        <w:keepNext/>
        <w:spacing w:line="360" w:lineRule="auto"/>
        <w:jc w:val="center"/>
        <w:outlineLvl w:val="0"/>
        <w:rPr>
          <w:ins w:id="17" w:author="Michael Hidalgo" w:date="2014-10-08T19:22:00Z"/>
          <w:rFonts w:eastAsia="Times New Roman" w:cs="Arial"/>
          <w:b/>
          <w:lang w:eastAsia="es-CR"/>
        </w:rPr>
      </w:pPr>
    </w:p>
    <w:p w14:paraId="4EC2AFB5" w14:textId="77777777" w:rsidR="001A4A5D" w:rsidRDefault="001A4A5D" w:rsidP="00805E21">
      <w:pPr>
        <w:keepNext/>
        <w:spacing w:line="360" w:lineRule="auto"/>
        <w:jc w:val="center"/>
        <w:outlineLvl w:val="0"/>
        <w:rPr>
          <w:ins w:id="18" w:author="Michael Hidalgo" w:date="2014-10-08T19:22:00Z"/>
          <w:rFonts w:eastAsia="Times New Roman" w:cs="Arial"/>
          <w:b/>
          <w:lang w:eastAsia="es-CR"/>
        </w:rPr>
      </w:pPr>
    </w:p>
    <w:p w14:paraId="1DDBA060" w14:textId="77777777" w:rsidR="001A4A5D" w:rsidRDefault="001A4A5D" w:rsidP="00805E21">
      <w:pPr>
        <w:keepNext/>
        <w:spacing w:line="360" w:lineRule="auto"/>
        <w:jc w:val="center"/>
        <w:outlineLvl w:val="0"/>
        <w:rPr>
          <w:ins w:id="19" w:author="Michael Hidalgo" w:date="2014-10-08T19:22:00Z"/>
          <w:rFonts w:eastAsia="Times New Roman" w:cs="Arial"/>
          <w:b/>
          <w:lang w:eastAsia="es-CR"/>
        </w:rPr>
      </w:pPr>
    </w:p>
    <w:p w14:paraId="0DA452C1" w14:textId="77777777" w:rsidR="001A4A5D" w:rsidRDefault="001A4A5D" w:rsidP="00805E21">
      <w:pPr>
        <w:keepNext/>
        <w:spacing w:line="360" w:lineRule="auto"/>
        <w:jc w:val="center"/>
        <w:outlineLvl w:val="0"/>
        <w:rPr>
          <w:ins w:id="20" w:author="Michael Hidalgo" w:date="2014-10-08T19:22:00Z"/>
          <w:rFonts w:eastAsia="Times New Roman" w:cs="Arial"/>
          <w:b/>
          <w:lang w:eastAsia="es-CR"/>
        </w:rPr>
      </w:pPr>
    </w:p>
    <w:p w14:paraId="74075B5A" w14:textId="77777777" w:rsidR="001A4A5D" w:rsidRDefault="001A4A5D" w:rsidP="00805E21">
      <w:pPr>
        <w:keepNext/>
        <w:spacing w:line="360" w:lineRule="auto"/>
        <w:jc w:val="center"/>
        <w:outlineLvl w:val="0"/>
        <w:rPr>
          <w:ins w:id="21" w:author="Michael Hidalgo" w:date="2014-10-08T19:22:00Z"/>
          <w:rFonts w:eastAsia="Times New Roman" w:cs="Arial"/>
          <w:b/>
          <w:lang w:eastAsia="es-CR"/>
        </w:rPr>
      </w:pPr>
    </w:p>
    <w:p w14:paraId="59487019" w14:textId="77777777" w:rsidR="001A4A5D" w:rsidRDefault="001A4A5D" w:rsidP="00805E21">
      <w:pPr>
        <w:keepNext/>
        <w:spacing w:line="360" w:lineRule="auto"/>
        <w:jc w:val="center"/>
        <w:outlineLvl w:val="0"/>
        <w:rPr>
          <w:ins w:id="22" w:author="Michael Hidalgo" w:date="2014-10-08T19:22:00Z"/>
          <w:rFonts w:eastAsia="Times New Roman" w:cs="Arial"/>
          <w:b/>
          <w:lang w:eastAsia="es-CR"/>
        </w:rPr>
      </w:pPr>
    </w:p>
    <w:p w14:paraId="4B015835" w14:textId="77777777" w:rsidR="001A4A5D" w:rsidRDefault="001A4A5D" w:rsidP="00805E21">
      <w:pPr>
        <w:keepNext/>
        <w:spacing w:line="360" w:lineRule="auto"/>
        <w:jc w:val="center"/>
        <w:outlineLvl w:val="0"/>
        <w:rPr>
          <w:ins w:id="23" w:author="Michael Hidalgo" w:date="2014-10-08T19:22:00Z"/>
          <w:rFonts w:eastAsia="Times New Roman" w:cs="Arial"/>
          <w:b/>
          <w:lang w:eastAsia="es-CR"/>
        </w:rPr>
      </w:pPr>
    </w:p>
    <w:p w14:paraId="0DA1BD07" w14:textId="77777777" w:rsidR="001A4A5D" w:rsidRDefault="001A4A5D" w:rsidP="00805E21">
      <w:pPr>
        <w:keepNext/>
        <w:spacing w:line="360" w:lineRule="auto"/>
        <w:jc w:val="center"/>
        <w:outlineLvl w:val="0"/>
        <w:rPr>
          <w:ins w:id="24" w:author="Michael Hidalgo" w:date="2014-10-08T19:22:00Z"/>
          <w:rFonts w:eastAsia="Times New Roman" w:cs="Arial"/>
          <w:b/>
          <w:lang w:eastAsia="es-CR"/>
        </w:rPr>
      </w:pPr>
    </w:p>
    <w:p w14:paraId="10DD6BDF" w14:textId="77777777" w:rsidR="001A4A5D" w:rsidRDefault="001A4A5D" w:rsidP="00805E21">
      <w:pPr>
        <w:keepNext/>
        <w:spacing w:line="360" w:lineRule="auto"/>
        <w:jc w:val="center"/>
        <w:outlineLvl w:val="0"/>
        <w:rPr>
          <w:ins w:id="25" w:author="Michael Hidalgo" w:date="2014-10-08T19:22:00Z"/>
          <w:rFonts w:eastAsia="Times New Roman" w:cs="Arial"/>
          <w:b/>
          <w:lang w:eastAsia="es-CR"/>
        </w:rPr>
      </w:pPr>
    </w:p>
    <w:p w14:paraId="197FF194" w14:textId="77777777" w:rsidR="001A4A5D" w:rsidRDefault="001A4A5D" w:rsidP="00805E21">
      <w:pPr>
        <w:keepNext/>
        <w:spacing w:line="360" w:lineRule="auto"/>
        <w:jc w:val="center"/>
        <w:outlineLvl w:val="0"/>
        <w:rPr>
          <w:ins w:id="26" w:author="Michael Hidalgo" w:date="2014-10-08T19:22:00Z"/>
          <w:rFonts w:eastAsia="Times New Roman" w:cs="Arial"/>
          <w:b/>
          <w:lang w:eastAsia="es-CR"/>
        </w:rPr>
      </w:pPr>
    </w:p>
    <w:p w14:paraId="5C636AA5" w14:textId="77777777" w:rsidR="001A4A5D" w:rsidRDefault="001A4A5D" w:rsidP="00805E21">
      <w:pPr>
        <w:keepNext/>
        <w:spacing w:line="360" w:lineRule="auto"/>
        <w:jc w:val="center"/>
        <w:outlineLvl w:val="0"/>
        <w:rPr>
          <w:ins w:id="27" w:author="Michael Hidalgo" w:date="2014-10-08T19:22:00Z"/>
          <w:rFonts w:eastAsia="Times New Roman" w:cs="Arial"/>
          <w:b/>
          <w:lang w:eastAsia="es-CR"/>
        </w:rPr>
      </w:pPr>
    </w:p>
    <w:p w14:paraId="6CFF1867" w14:textId="77777777" w:rsidR="001A4A5D" w:rsidRDefault="001A4A5D" w:rsidP="00805E21">
      <w:pPr>
        <w:keepNext/>
        <w:spacing w:line="360" w:lineRule="auto"/>
        <w:jc w:val="center"/>
        <w:outlineLvl w:val="0"/>
        <w:rPr>
          <w:ins w:id="28" w:author="Michael Hidalgo" w:date="2014-10-08T19:22:00Z"/>
          <w:rFonts w:eastAsia="Times New Roman" w:cs="Arial"/>
          <w:b/>
          <w:lang w:eastAsia="es-CR"/>
        </w:rPr>
      </w:pPr>
    </w:p>
    <w:p w14:paraId="115806CE" w14:textId="77777777" w:rsidR="001A4A5D" w:rsidRDefault="001A4A5D" w:rsidP="00805E21">
      <w:pPr>
        <w:keepNext/>
        <w:spacing w:line="360" w:lineRule="auto"/>
        <w:jc w:val="center"/>
        <w:outlineLvl w:val="0"/>
        <w:rPr>
          <w:ins w:id="29" w:author="Michael Hidalgo" w:date="2014-10-08T19:22:00Z"/>
          <w:rFonts w:eastAsia="Times New Roman" w:cs="Arial"/>
          <w:b/>
          <w:lang w:eastAsia="es-CR"/>
        </w:rPr>
      </w:pPr>
    </w:p>
    <w:p w14:paraId="7909C926" w14:textId="77777777" w:rsidR="001A4A5D" w:rsidRDefault="001A4A5D" w:rsidP="00805E21">
      <w:pPr>
        <w:keepNext/>
        <w:spacing w:line="360" w:lineRule="auto"/>
        <w:jc w:val="center"/>
        <w:outlineLvl w:val="0"/>
        <w:rPr>
          <w:ins w:id="30" w:author="Michael Hidalgo" w:date="2014-10-08T19:22:00Z"/>
          <w:rFonts w:eastAsia="Times New Roman" w:cs="Arial"/>
          <w:b/>
          <w:lang w:eastAsia="es-CR"/>
        </w:rPr>
      </w:pPr>
    </w:p>
    <w:p w14:paraId="0776BF7A" w14:textId="77777777" w:rsidR="001A4A5D" w:rsidRDefault="001A4A5D" w:rsidP="00805E21">
      <w:pPr>
        <w:keepNext/>
        <w:spacing w:line="360" w:lineRule="auto"/>
        <w:jc w:val="center"/>
        <w:outlineLvl w:val="0"/>
        <w:rPr>
          <w:ins w:id="31" w:author="Michael Hidalgo" w:date="2014-10-08T19:22:00Z"/>
          <w:rFonts w:eastAsia="Times New Roman" w:cs="Arial"/>
          <w:b/>
          <w:lang w:eastAsia="es-CR"/>
        </w:rPr>
      </w:pPr>
    </w:p>
    <w:p w14:paraId="719C6AC8" w14:textId="77777777" w:rsidR="001A4A5D" w:rsidRDefault="001A4A5D" w:rsidP="00805E21">
      <w:pPr>
        <w:keepNext/>
        <w:spacing w:line="360" w:lineRule="auto"/>
        <w:jc w:val="center"/>
        <w:outlineLvl w:val="0"/>
        <w:rPr>
          <w:ins w:id="32" w:author="Michael Hidalgo" w:date="2014-10-08T19:22:00Z"/>
          <w:rFonts w:eastAsia="Times New Roman" w:cs="Arial"/>
          <w:b/>
          <w:lang w:eastAsia="es-CR"/>
        </w:rPr>
      </w:pPr>
    </w:p>
    <w:p w14:paraId="18B97518" w14:textId="77777777" w:rsidR="001A4A5D" w:rsidRDefault="001A4A5D" w:rsidP="00805E21">
      <w:pPr>
        <w:keepNext/>
        <w:spacing w:line="360" w:lineRule="auto"/>
        <w:jc w:val="center"/>
        <w:outlineLvl w:val="0"/>
        <w:rPr>
          <w:ins w:id="33" w:author="Michael Hidalgo" w:date="2014-10-08T19:22:00Z"/>
          <w:rFonts w:eastAsia="Times New Roman" w:cs="Arial"/>
          <w:b/>
          <w:lang w:eastAsia="es-CR"/>
        </w:rPr>
      </w:pPr>
    </w:p>
    <w:p w14:paraId="1DCDC5B4" w14:textId="77777777" w:rsidR="001A4A5D" w:rsidRDefault="001A4A5D" w:rsidP="00805E21">
      <w:pPr>
        <w:keepNext/>
        <w:spacing w:line="360" w:lineRule="auto"/>
        <w:jc w:val="center"/>
        <w:outlineLvl w:val="0"/>
        <w:rPr>
          <w:ins w:id="34" w:author="Michael Hidalgo" w:date="2014-10-08T19:22:00Z"/>
          <w:rFonts w:eastAsia="Times New Roman" w:cs="Arial"/>
          <w:b/>
          <w:lang w:eastAsia="es-CR"/>
        </w:rPr>
      </w:pPr>
    </w:p>
    <w:p w14:paraId="7A2655C4" w14:textId="77777777" w:rsidR="001A4A5D" w:rsidRDefault="001A4A5D" w:rsidP="00805E21">
      <w:pPr>
        <w:keepNext/>
        <w:spacing w:line="360" w:lineRule="auto"/>
        <w:jc w:val="center"/>
        <w:outlineLvl w:val="0"/>
        <w:rPr>
          <w:ins w:id="35" w:author="Michael Hidalgo" w:date="2014-10-08T19:22:00Z"/>
          <w:rFonts w:eastAsia="Times New Roman" w:cs="Arial"/>
          <w:b/>
          <w:lang w:eastAsia="es-CR"/>
        </w:rPr>
      </w:pPr>
    </w:p>
    <w:p w14:paraId="44BA4C23" w14:textId="77777777" w:rsidR="00805E21" w:rsidRPr="00805E21" w:rsidRDefault="00805E21" w:rsidP="00805E21">
      <w:pPr>
        <w:keepNext/>
        <w:spacing w:line="360" w:lineRule="auto"/>
        <w:jc w:val="center"/>
        <w:outlineLvl w:val="0"/>
        <w:rPr>
          <w:rFonts w:eastAsia="Times New Roman" w:cs="Arial"/>
          <w:b/>
          <w:lang w:eastAsia="es-CR"/>
        </w:rPr>
      </w:pPr>
      <w:r w:rsidRPr="00805E21">
        <w:rPr>
          <w:rFonts w:eastAsia="Times New Roman" w:cs="Arial"/>
          <w:b/>
          <w:lang w:eastAsia="es-CR"/>
        </w:rPr>
        <w:lastRenderedPageBreak/>
        <w:t>TRIBUNAL EXAMINADOR</w:t>
      </w:r>
    </w:p>
    <w:p w14:paraId="3A07BB5F" w14:textId="77777777" w:rsidR="00805E21" w:rsidRPr="00805E21" w:rsidRDefault="00805E21" w:rsidP="00805E21">
      <w:pPr>
        <w:spacing w:line="240" w:lineRule="auto"/>
        <w:jc w:val="center"/>
        <w:rPr>
          <w:rFonts w:eastAsia="Times New Roman" w:cs="Arial"/>
          <w:b/>
          <w:lang w:val="es-ES" w:eastAsia="es-CR"/>
        </w:rPr>
      </w:pPr>
    </w:p>
    <w:p w14:paraId="55AC117D" w14:textId="77777777" w:rsidR="00805E21" w:rsidRPr="00805E21" w:rsidRDefault="00805E21" w:rsidP="00805E21">
      <w:pPr>
        <w:spacing w:line="240" w:lineRule="auto"/>
        <w:jc w:val="center"/>
        <w:rPr>
          <w:rFonts w:eastAsia="Times New Roman" w:cs="Arial"/>
          <w:b/>
          <w:lang w:val="es-ES" w:eastAsia="es-CR"/>
        </w:rPr>
      </w:pPr>
    </w:p>
    <w:p w14:paraId="4527CA6B" w14:textId="77777777" w:rsidR="00805E21" w:rsidRPr="00805E21" w:rsidRDefault="00805E21" w:rsidP="00805E21">
      <w:pPr>
        <w:spacing w:line="240" w:lineRule="auto"/>
        <w:jc w:val="center"/>
        <w:rPr>
          <w:rFonts w:eastAsia="Times New Roman" w:cs="Arial"/>
          <w:b/>
          <w:lang w:val="es-ES" w:eastAsia="es-CR"/>
        </w:rPr>
      </w:pPr>
    </w:p>
    <w:p w14:paraId="228D34D4" w14:textId="77777777" w:rsidR="00805E21" w:rsidRPr="00805E21" w:rsidRDefault="00805E21" w:rsidP="00805E21">
      <w:pPr>
        <w:spacing w:line="240" w:lineRule="auto"/>
        <w:jc w:val="center"/>
        <w:rPr>
          <w:rFonts w:eastAsia="Times New Roman" w:cs="Arial"/>
          <w:b/>
          <w:lang w:val="es-ES" w:eastAsia="es-CR"/>
        </w:rPr>
      </w:pPr>
    </w:p>
    <w:p w14:paraId="1E306735" w14:textId="77777777" w:rsidR="00805E21" w:rsidRPr="00805E21" w:rsidRDefault="00805E21" w:rsidP="00805E21">
      <w:pPr>
        <w:spacing w:line="240" w:lineRule="auto"/>
        <w:jc w:val="center"/>
        <w:rPr>
          <w:rFonts w:eastAsia="Times New Roman" w:cs="Arial"/>
          <w:b/>
          <w:lang w:val="es-ES" w:eastAsia="es-CR"/>
        </w:rPr>
      </w:pPr>
    </w:p>
    <w:p w14:paraId="41F42CF4" w14:textId="5F90DE48" w:rsidR="00805E21" w:rsidRPr="00805E21" w:rsidRDefault="00805E21" w:rsidP="00805E21">
      <w:pPr>
        <w:spacing w:line="360" w:lineRule="auto"/>
        <w:rPr>
          <w:rFonts w:eastAsia="Times New Roman" w:cs="Arial"/>
          <w:lang w:val="es-ES" w:eastAsia="es-CR"/>
        </w:rPr>
      </w:pPr>
      <w:r>
        <w:rPr>
          <w:rFonts w:eastAsia="Times New Roman" w:cs="Arial"/>
          <w:lang w:val="es-ES" w:eastAsia="es-CR"/>
        </w:rPr>
        <w:t>Esta</w:t>
      </w:r>
      <w:r w:rsidRPr="00805E21">
        <w:rPr>
          <w:rFonts w:eastAsia="Times New Roman" w:cs="Arial"/>
          <w:lang w:val="es-ES" w:eastAsia="es-CR"/>
        </w:rPr>
        <w:t xml:space="preserve"> </w:t>
      </w:r>
      <w:r>
        <w:rPr>
          <w:rFonts w:eastAsia="Times New Roman" w:cs="Arial"/>
          <w:lang w:val="es-ES" w:eastAsia="es-CR"/>
        </w:rPr>
        <w:t xml:space="preserve">Práctica Profesional </w:t>
      </w:r>
      <w:r w:rsidRPr="00805E21">
        <w:rPr>
          <w:rFonts w:eastAsia="Times New Roman" w:cs="Arial"/>
          <w:lang w:val="es-ES" w:eastAsia="es-CR"/>
        </w:rPr>
        <w:t>fue aprobad</w:t>
      </w:r>
      <w:r>
        <w:rPr>
          <w:rFonts w:eastAsia="Times New Roman" w:cs="Arial"/>
          <w:lang w:val="es-ES" w:eastAsia="es-CR"/>
        </w:rPr>
        <w:t>a</w:t>
      </w:r>
      <w:r w:rsidRPr="00805E21">
        <w:rPr>
          <w:rFonts w:eastAsia="Times New Roman" w:cs="Arial"/>
          <w:lang w:val="es-ES" w:eastAsia="es-CR"/>
        </w:rPr>
        <w:t xml:space="preserve"> por el Tribunal Examinador de la Carrera de </w:t>
      </w:r>
      <w:r>
        <w:rPr>
          <w:rFonts w:eastAsia="Times New Roman" w:cs="Arial"/>
          <w:lang w:val="es-ES" w:eastAsia="es-CR"/>
        </w:rPr>
        <w:t>Ingeniería en Sistemas de Información</w:t>
      </w:r>
      <w:r w:rsidRPr="00805E21">
        <w:rPr>
          <w:rFonts w:eastAsia="Times New Roman" w:cs="Arial"/>
          <w:lang w:val="es-ES" w:eastAsia="es-CR"/>
        </w:rPr>
        <w:t xml:space="preserve"> de la UNIVERSIDAD INTERNACIONAL DE LAS AMÉRICAS, como requisito para optar por el Grado de</w:t>
      </w:r>
      <w:r>
        <w:rPr>
          <w:rFonts w:eastAsia="Times New Roman" w:cs="Arial"/>
          <w:lang w:val="es-ES" w:eastAsia="es-CR"/>
        </w:rPr>
        <w:t xml:space="preserve"> </w:t>
      </w:r>
      <w:r w:rsidR="009D6F64">
        <w:rPr>
          <w:rFonts w:eastAsia="Times New Roman" w:cs="Arial"/>
          <w:lang w:val="es-ES" w:eastAsia="es-CR"/>
        </w:rPr>
        <w:t>Bachillerato</w:t>
      </w:r>
      <w:r w:rsidRPr="00805E21">
        <w:rPr>
          <w:rFonts w:eastAsia="Times New Roman" w:cs="Arial"/>
          <w:lang w:val="es-ES" w:eastAsia="es-CR"/>
        </w:rPr>
        <w:t>.</w:t>
      </w:r>
    </w:p>
    <w:p w14:paraId="4F6D582B" w14:textId="77777777" w:rsidR="00805E21" w:rsidRPr="00805E21" w:rsidRDefault="00805E21" w:rsidP="00805E21">
      <w:pPr>
        <w:spacing w:line="240" w:lineRule="auto"/>
        <w:rPr>
          <w:rFonts w:eastAsia="Times New Roman" w:cs="Arial"/>
          <w:lang w:val="es-ES" w:eastAsia="es-CR"/>
        </w:rPr>
      </w:pPr>
    </w:p>
    <w:p w14:paraId="30DC470F" w14:textId="77777777" w:rsidR="00805E21" w:rsidRPr="00805E21" w:rsidRDefault="00805E21" w:rsidP="00805E21">
      <w:pPr>
        <w:spacing w:line="240" w:lineRule="auto"/>
        <w:rPr>
          <w:rFonts w:eastAsia="Times New Roman" w:cs="Arial"/>
          <w:lang w:val="es-ES" w:eastAsia="es-CR"/>
        </w:rPr>
      </w:pPr>
    </w:p>
    <w:p w14:paraId="0D9ED156" w14:textId="77777777" w:rsidR="00805E21" w:rsidRPr="00805E21" w:rsidRDefault="00805E21" w:rsidP="00805E21">
      <w:pPr>
        <w:spacing w:line="240" w:lineRule="auto"/>
        <w:rPr>
          <w:rFonts w:eastAsia="Times New Roman" w:cs="Arial"/>
          <w:lang w:val="es-ES" w:eastAsia="es-CR"/>
        </w:rPr>
      </w:pPr>
    </w:p>
    <w:p w14:paraId="20D17D47" w14:textId="77777777" w:rsidR="00805E21" w:rsidRPr="00805E21" w:rsidRDefault="00805E21" w:rsidP="00805E21">
      <w:pPr>
        <w:spacing w:line="240" w:lineRule="auto"/>
        <w:rPr>
          <w:rFonts w:eastAsia="Times New Roman" w:cs="Arial"/>
          <w:lang w:val="es-ES" w:eastAsia="es-CR"/>
        </w:rPr>
      </w:pPr>
    </w:p>
    <w:p w14:paraId="1FBFC6A4" w14:textId="77777777" w:rsidR="00805E21" w:rsidRPr="00805E21" w:rsidRDefault="00805E21" w:rsidP="00805E21">
      <w:pPr>
        <w:spacing w:line="240" w:lineRule="auto"/>
        <w:rPr>
          <w:rFonts w:eastAsia="Times New Roman" w:cs="Arial"/>
          <w:lang w:val="es-ES" w:eastAsia="es-CR"/>
        </w:rPr>
      </w:pPr>
      <w:r w:rsidRPr="00805E21">
        <w:rPr>
          <w:rFonts w:eastAsia="Times New Roman" w:cs="Arial"/>
          <w:lang w:val="es-ES" w:eastAsia="es-CR"/>
        </w:rPr>
        <w:t xml:space="preserve">      __________________________           </w:t>
      </w:r>
      <w:r w:rsidRPr="00805E21">
        <w:rPr>
          <w:rFonts w:eastAsia="Times New Roman" w:cs="Arial"/>
          <w:lang w:val="es-ES" w:eastAsia="es-CR"/>
        </w:rPr>
        <w:tab/>
        <w:t xml:space="preserve">           _________________________</w:t>
      </w:r>
    </w:p>
    <w:p w14:paraId="1B343DC0" w14:textId="3AA67DA7" w:rsidR="00805E21" w:rsidRPr="00805E21" w:rsidRDefault="00805E21" w:rsidP="00805E21">
      <w:pPr>
        <w:spacing w:line="360" w:lineRule="auto"/>
        <w:rPr>
          <w:rFonts w:eastAsia="Times New Roman" w:cs="Arial"/>
          <w:lang w:val="es-ES" w:eastAsia="es-CR"/>
        </w:rPr>
      </w:pPr>
      <w:r w:rsidRPr="00805E21">
        <w:rPr>
          <w:rFonts w:eastAsia="Times New Roman" w:cs="Arial"/>
          <w:lang w:val="es-ES" w:eastAsia="es-CR"/>
        </w:rPr>
        <w:t xml:space="preserve">          Máster </w:t>
      </w:r>
      <w:proofErr w:type="spellStart"/>
      <w:r w:rsidRPr="00805E21">
        <w:rPr>
          <w:rFonts w:eastAsia="Times New Roman" w:cs="Arial"/>
          <w:lang w:val="es-ES" w:eastAsia="es-CR"/>
        </w:rPr>
        <w:t>Olda</w:t>
      </w:r>
      <w:proofErr w:type="spellEnd"/>
      <w:r w:rsidRPr="00805E21">
        <w:rPr>
          <w:rFonts w:eastAsia="Times New Roman" w:cs="Arial"/>
          <w:lang w:val="es-ES" w:eastAsia="es-CR"/>
        </w:rPr>
        <w:t xml:space="preserve"> Bustillos Ortega                                   </w:t>
      </w:r>
      <w:r>
        <w:rPr>
          <w:rFonts w:eastAsia="Times New Roman" w:cs="Arial"/>
          <w:lang w:val="es-ES" w:eastAsia="es-CR"/>
        </w:rPr>
        <w:t>Lic. Adrián R. Mata Quesada</w:t>
      </w:r>
    </w:p>
    <w:p w14:paraId="3E319CC2" w14:textId="7C1283CB" w:rsidR="00805E21" w:rsidRPr="00805E21" w:rsidRDefault="00805E21" w:rsidP="00805E21">
      <w:pPr>
        <w:spacing w:line="360" w:lineRule="auto"/>
        <w:jc w:val="left"/>
        <w:rPr>
          <w:rFonts w:eastAsia="Times New Roman" w:cs="Arial"/>
          <w:lang w:val="es-ES" w:eastAsia="es-CR"/>
        </w:rPr>
      </w:pPr>
      <w:r w:rsidRPr="00805E21">
        <w:rPr>
          <w:rFonts w:eastAsia="Times New Roman" w:cs="Arial"/>
          <w:lang w:val="es-ES" w:eastAsia="es-CR"/>
        </w:rPr>
        <w:t>Directora Escuela de Ingeniería Informática</w:t>
      </w:r>
      <w:r w:rsidRPr="00805E21">
        <w:rPr>
          <w:rFonts w:eastAsia="Times New Roman" w:cs="Arial"/>
          <w:lang w:val="es-ES" w:eastAsia="es-CR"/>
        </w:rPr>
        <w:tab/>
      </w:r>
      <w:r w:rsidRPr="00805E21">
        <w:rPr>
          <w:rFonts w:eastAsia="Times New Roman" w:cs="Arial"/>
          <w:lang w:val="es-ES" w:eastAsia="es-CR"/>
        </w:rPr>
        <w:tab/>
        <w:t xml:space="preserve">         </w:t>
      </w:r>
      <w:r w:rsidRPr="00805E21">
        <w:rPr>
          <w:rFonts w:eastAsia="Times New Roman" w:cs="Arial"/>
          <w:lang w:val="es-ES" w:eastAsia="es-CR"/>
        </w:rPr>
        <w:tab/>
        <w:t xml:space="preserve">          Tutor </w:t>
      </w:r>
      <w:r>
        <w:rPr>
          <w:rFonts w:eastAsia="Times New Roman" w:cs="Arial"/>
          <w:lang w:val="es-ES" w:eastAsia="es-CR"/>
        </w:rPr>
        <w:t>de Forma</w:t>
      </w:r>
      <w:r w:rsidRPr="00805E21">
        <w:rPr>
          <w:rFonts w:eastAsia="Times New Roman" w:cs="Arial"/>
          <w:lang w:val="es-ES" w:eastAsia="es-CR"/>
        </w:rPr>
        <w:tab/>
      </w:r>
      <w:r w:rsidRPr="00805E21">
        <w:rPr>
          <w:rFonts w:eastAsia="Times New Roman" w:cs="Arial"/>
          <w:lang w:val="es-ES" w:eastAsia="es-CR"/>
        </w:rPr>
        <w:tab/>
      </w:r>
    </w:p>
    <w:p w14:paraId="10578630" w14:textId="77777777" w:rsidR="00805E21" w:rsidRPr="00805E21" w:rsidRDefault="00805E21" w:rsidP="00805E21">
      <w:pPr>
        <w:spacing w:line="240" w:lineRule="auto"/>
        <w:jc w:val="center"/>
        <w:rPr>
          <w:rFonts w:eastAsia="Times New Roman" w:cs="Arial"/>
          <w:lang w:val="es-ES" w:eastAsia="es-CR"/>
        </w:rPr>
      </w:pPr>
    </w:p>
    <w:p w14:paraId="08C38C66" w14:textId="77777777" w:rsidR="00805E21" w:rsidRPr="00805E21" w:rsidRDefault="00805E21" w:rsidP="00805E21">
      <w:pPr>
        <w:spacing w:line="240" w:lineRule="auto"/>
        <w:jc w:val="center"/>
        <w:rPr>
          <w:rFonts w:eastAsia="Times New Roman" w:cs="Arial"/>
          <w:lang w:val="es-ES" w:eastAsia="es-CR"/>
        </w:rPr>
      </w:pPr>
    </w:p>
    <w:p w14:paraId="50EDD7EE" w14:textId="77777777" w:rsidR="00805E21" w:rsidRPr="00805E21" w:rsidRDefault="00805E21" w:rsidP="00805E21">
      <w:pPr>
        <w:spacing w:line="240" w:lineRule="auto"/>
        <w:jc w:val="center"/>
        <w:rPr>
          <w:rFonts w:eastAsia="Times New Roman" w:cs="Arial"/>
          <w:lang w:val="es-ES" w:eastAsia="es-CR"/>
        </w:rPr>
      </w:pPr>
    </w:p>
    <w:p w14:paraId="4F81AC1D" w14:textId="77777777" w:rsidR="00805E21" w:rsidRPr="00805E21" w:rsidRDefault="00805E21" w:rsidP="00805E21">
      <w:pPr>
        <w:spacing w:line="240" w:lineRule="auto"/>
        <w:jc w:val="center"/>
        <w:rPr>
          <w:rFonts w:eastAsia="Times New Roman" w:cs="Arial"/>
          <w:lang w:val="es-ES" w:eastAsia="es-CR"/>
        </w:rPr>
      </w:pPr>
    </w:p>
    <w:p w14:paraId="3CB4A888" w14:textId="689A537B" w:rsidR="00805E21" w:rsidRPr="00805E21" w:rsidRDefault="00805E21" w:rsidP="00805E21">
      <w:pPr>
        <w:spacing w:line="240" w:lineRule="auto"/>
        <w:ind w:left="720" w:firstLine="1335"/>
        <w:jc w:val="center"/>
        <w:rPr>
          <w:rFonts w:eastAsia="Times New Roman" w:cs="Arial"/>
          <w:lang w:val="es-ES" w:eastAsia="es-CR"/>
        </w:rPr>
      </w:pPr>
      <w:r w:rsidRPr="00805E21">
        <w:rPr>
          <w:rFonts w:eastAsia="Times New Roman" w:cs="Arial"/>
          <w:lang w:val="es-ES" w:eastAsia="es-CR"/>
        </w:rPr>
        <w:t>____________________________</w:t>
      </w:r>
      <w:r w:rsidRPr="00805E21">
        <w:rPr>
          <w:rFonts w:eastAsia="Times New Roman" w:cs="Arial"/>
          <w:lang w:val="es-ES" w:eastAsia="es-CR"/>
        </w:rPr>
        <w:tab/>
      </w:r>
      <w:r w:rsidRPr="00805E21">
        <w:rPr>
          <w:rFonts w:eastAsia="Times New Roman" w:cs="Arial"/>
          <w:lang w:val="es-ES" w:eastAsia="es-CR"/>
        </w:rPr>
        <w:tab/>
        <w:t xml:space="preserve">                                               </w:t>
      </w:r>
      <w:r>
        <w:rPr>
          <w:rFonts w:eastAsia="Times New Roman" w:cs="Arial"/>
          <w:lang w:val="es-ES" w:eastAsia="es-CR"/>
        </w:rPr>
        <w:t>Ing. Leonardo Delgado Arroyo, MAP</w:t>
      </w:r>
      <w:r w:rsidRPr="00805E21">
        <w:rPr>
          <w:rFonts w:eastAsia="Times New Roman" w:cs="Arial"/>
          <w:lang w:val="es-ES" w:eastAsia="es-CR"/>
        </w:rPr>
        <w:tab/>
      </w:r>
    </w:p>
    <w:p w14:paraId="79B234A2" w14:textId="24C71789" w:rsidR="00805E21" w:rsidRPr="00805E21" w:rsidRDefault="0015656A" w:rsidP="00805E21">
      <w:pPr>
        <w:spacing w:line="240" w:lineRule="auto"/>
        <w:ind w:firstLine="720"/>
        <w:jc w:val="center"/>
        <w:rPr>
          <w:rFonts w:eastAsia="Times New Roman" w:cs="Arial"/>
          <w:lang w:val="es-ES" w:eastAsia="es-CR"/>
        </w:rPr>
      </w:pPr>
      <w:r>
        <w:rPr>
          <w:rFonts w:eastAsia="Times New Roman" w:cs="Arial"/>
          <w:lang w:val="es-ES" w:eastAsia="es-CR"/>
        </w:rPr>
        <w:t>Tutor de Fondo</w:t>
      </w:r>
    </w:p>
    <w:p w14:paraId="68EA5AF9" w14:textId="77777777" w:rsidR="009D6F64" w:rsidRDefault="009D6F64" w:rsidP="00805E21">
      <w:pPr>
        <w:spacing w:line="240" w:lineRule="auto"/>
        <w:jc w:val="center"/>
        <w:rPr>
          <w:ins w:id="36" w:author="Michael Hidalgo" w:date="2014-10-07T14:29:00Z"/>
          <w:rFonts w:eastAsia="Times New Roman" w:cs="Arial"/>
          <w:lang w:val="es-ES" w:eastAsia="es-CR"/>
        </w:rPr>
      </w:pPr>
    </w:p>
    <w:p w14:paraId="01B0E7EA" w14:textId="77777777" w:rsidR="009D6F64" w:rsidRDefault="009D6F64" w:rsidP="00805E21">
      <w:pPr>
        <w:spacing w:line="240" w:lineRule="auto"/>
        <w:jc w:val="center"/>
        <w:rPr>
          <w:ins w:id="37" w:author="Michael Hidalgo" w:date="2014-10-07T14:29:00Z"/>
          <w:rFonts w:eastAsia="Times New Roman" w:cs="Arial"/>
          <w:lang w:val="es-ES" w:eastAsia="es-CR"/>
        </w:rPr>
      </w:pPr>
    </w:p>
    <w:p w14:paraId="7ABDAD3C" w14:textId="77777777" w:rsidR="009D6F64" w:rsidRDefault="009D6F64" w:rsidP="00805E21">
      <w:pPr>
        <w:spacing w:line="240" w:lineRule="auto"/>
        <w:jc w:val="center"/>
        <w:rPr>
          <w:ins w:id="38" w:author="Michael Hidalgo" w:date="2014-10-07T14:29:00Z"/>
          <w:rFonts w:eastAsia="Times New Roman" w:cs="Arial"/>
          <w:lang w:val="es-ES" w:eastAsia="es-CR"/>
        </w:rPr>
      </w:pPr>
    </w:p>
    <w:p w14:paraId="59ABBD99" w14:textId="77777777" w:rsidR="009D6F64" w:rsidRPr="00805E21" w:rsidRDefault="009D6F64" w:rsidP="00805E21">
      <w:pPr>
        <w:spacing w:line="240" w:lineRule="auto"/>
        <w:jc w:val="center"/>
        <w:rPr>
          <w:ins w:id="39" w:author="Michael Hidalgo" w:date="2014-10-07T14:29:00Z"/>
          <w:rFonts w:eastAsia="Times New Roman" w:cs="Arial"/>
          <w:lang w:val="es-ES" w:eastAsia="es-CR"/>
        </w:rPr>
      </w:pPr>
    </w:p>
    <w:p w14:paraId="30350C1B" w14:textId="77777777" w:rsidR="00805E21" w:rsidRDefault="00805E21" w:rsidP="00B41745">
      <w:pPr>
        <w:spacing w:line="240" w:lineRule="auto"/>
        <w:jc w:val="center"/>
        <w:rPr>
          <w:ins w:id="40" w:author="Michael Hidalgo" w:date="2014-10-07T14:31:00Z"/>
          <w:rFonts w:eastAsia="Times New Roman" w:cs="Arial"/>
          <w:sz w:val="20"/>
          <w:szCs w:val="20"/>
          <w:lang w:val="es-ES" w:eastAsia="es-CR"/>
        </w:rPr>
      </w:pPr>
    </w:p>
    <w:p w14:paraId="447A252A" w14:textId="77777777" w:rsidR="008369C3" w:rsidRDefault="008369C3" w:rsidP="00B41745">
      <w:pPr>
        <w:spacing w:line="240" w:lineRule="auto"/>
        <w:jc w:val="center"/>
        <w:rPr>
          <w:ins w:id="41" w:author="Michael Hidalgo" w:date="2014-10-08T19:25:00Z"/>
          <w:rFonts w:eastAsia="Times New Roman" w:cs="Arial"/>
          <w:sz w:val="20"/>
          <w:szCs w:val="20"/>
          <w:lang w:val="es-ES" w:eastAsia="es-CR"/>
        </w:rPr>
      </w:pPr>
    </w:p>
    <w:p w14:paraId="415C29E2" w14:textId="77777777" w:rsidR="00CF1DA5" w:rsidRDefault="00CF1DA5" w:rsidP="00B41745">
      <w:pPr>
        <w:spacing w:line="240" w:lineRule="auto"/>
        <w:jc w:val="center"/>
        <w:rPr>
          <w:ins w:id="42" w:author="Michael Hidalgo" w:date="2014-10-08T19:25:00Z"/>
          <w:rFonts w:eastAsia="Times New Roman" w:cs="Arial"/>
          <w:sz w:val="20"/>
          <w:szCs w:val="20"/>
          <w:lang w:val="es-ES" w:eastAsia="es-CR"/>
        </w:rPr>
      </w:pPr>
    </w:p>
    <w:p w14:paraId="07BF8E8F" w14:textId="77777777" w:rsidR="00CF1DA5" w:rsidRPr="00B41745" w:rsidRDefault="00CF1DA5" w:rsidP="00B41745">
      <w:pPr>
        <w:spacing w:line="240" w:lineRule="auto"/>
        <w:jc w:val="center"/>
        <w:rPr>
          <w:rFonts w:eastAsia="Times New Roman" w:cs="Arial"/>
          <w:sz w:val="20"/>
          <w:szCs w:val="20"/>
          <w:lang w:val="es-ES" w:eastAsia="es-CR"/>
        </w:rPr>
      </w:pPr>
    </w:p>
    <w:p w14:paraId="66901E5E" w14:textId="77777777" w:rsidR="008369C3" w:rsidRPr="00B41745" w:rsidRDefault="008369C3" w:rsidP="008369C3">
      <w:pPr>
        <w:pStyle w:val="Ttulo1"/>
        <w:jc w:val="center"/>
        <w:rPr>
          <w:lang w:val="es-ES" w:eastAsia="es-ES"/>
        </w:rPr>
      </w:pPr>
      <w:bookmarkStart w:id="43" w:name="_Toc274415767"/>
      <w:bookmarkStart w:id="44" w:name="_Toc299199689"/>
      <w:r w:rsidRPr="00B41745">
        <w:rPr>
          <w:lang w:eastAsia="es-CR"/>
        </w:rPr>
        <w:lastRenderedPageBreak/>
        <w:t>CARTA DEL TUTOR</w:t>
      </w:r>
      <w:bookmarkEnd w:id="43"/>
      <w:r>
        <w:rPr>
          <w:lang w:eastAsia="es-CR"/>
        </w:rPr>
        <w:t xml:space="preserve"> </w:t>
      </w:r>
    </w:p>
    <w:p w14:paraId="41E9EE44" w14:textId="77777777" w:rsidR="008369C3" w:rsidRPr="00B41745" w:rsidRDefault="008369C3" w:rsidP="008369C3">
      <w:pPr>
        <w:spacing w:line="360" w:lineRule="auto"/>
        <w:ind w:left="4320"/>
        <w:jc w:val="left"/>
        <w:rPr>
          <w:rFonts w:eastAsia="Times New Roman" w:cs="Arial"/>
          <w:lang w:val="es-ES" w:eastAsia="es-ES"/>
        </w:rPr>
      </w:pPr>
      <w:r w:rsidRPr="00B41745">
        <w:rPr>
          <w:rFonts w:eastAsia="Times New Roman" w:cs="Arial"/>
          <w:lang w:val="es-ES" w:eastAsia="es-ES"/>
        </w:rPr>
        <w:t xml:space="preserve">              San José, </w:t>
      </w:r>
      <w:r>
        <w:rPr>
          <w:rFonts w:eastAsia="Times New Roman" w:cs="Arial"/>
          <w:lang w:val="es-ES" w:eastAsia="es-ES"/>
        </w:rPr>
        <w:t xml:space="preserve">11 de Diciembre </w:t>
      </w:r>
      <w:r w:rsidRPr="00B41745">
        <w:rPr>
          <w:rFonts w:eastAsia="Times New Roman" w:cs="Arial"/>
          <w:lang w:val="es-ES" w:eastAsia="es-ES"/>
        </w:rPr>
        <w:t xml:space="preserve"> del 2014</w:t>
      </w:r>
    </w:p>
    <w:p w14:paraId="466672AE" w14:textId="77777777" w:rsidR="008369C3" w:rsidRPr="00B41745" w:rsidRDefault="008369C3" w:rsidP="008369C3">
      <w:pPr>
        <w:spacing w:line="360" w:lineRule="auto"/>
        <w:jc w:val="left"/>
        <w:rPr>
          <w:rFonts w:eastAsia="Times New Roman" w:cs="Arial"/>
          <w:lang w:val="es-ES" w:eastAsia="es-ES"/>
        </w:rPr>
      </w:pPr>
    </w:p>
    <w:p w14:paraId="634A5E17" w14:textId="77777777" w:rsidR="008369C3" w:rsidRPr="00B41745" w:rsidRDefault="008369C3" w:rsidP="008369C3">
      <w:pPr>
        <w:spacing w:line="360" w:lineRule="auto"/>
        <w:jc w:val="left"/>
        <w:rPr>
          <w:rFonts w:eastAsia="Times New Roman" w:cs="Arial"/>
          <w:lang w:val="es-ES" w:eastAsia="es-ES"/>
        </w:rPr>
      </w:pPr>
    </w:p>
    <w:p w14:paraId="3708933D"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 xml:space="preserve">Máster </w:t>
      </w:r>
      <w:proofErr w:type="spellStart"/>
      <w:r w:rsidRPr="00B41745">
        <w:rPr>
          <w:rFonts w:eastAsia="Times New Roman" w:cs="Arial"/>
          <w:lang w:val="es-ES" w:eastAsia="es-ES"/>
        </w:rPr>
        <w:t>Olda</w:t>
      </w:r>
      <w:proofErr w:type="spellEnd"/>
      <w:r w:rsidRPr="00B41745">
        <w:rPr>
          <w:rFonts w:eastAsia="Times New Roman" w:cs="Arial"/>
          <w:lang w:val="es-ES" w:eastAsia="es-ES"/>
        </w:rPr>
        <w:t xml:space="preserve"> Bustillos Ortega</w:t>
      </w:r>
    </w:p>
    <w:p w14:paraId="5F0560CD"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Directora de la Escuela de Ingeniería Informática</w:t>
      </w:r>
    </w:p>
    <w:p w14:paraId="6C5F89E9"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Universidad Internacional de las Américas </w:t>
      </w:r>
    </w:p>
    <w:p w14:paraId="283AB000" w14:textId="77777777" w:rsidR="008369C3" w:rsidRPr="00B41745" w:rsidRDefault="008369C3" w:rsidP="008369C3">
      <w:pPr>
        <w:spacing w:line="360" w:lineRule="auto"/>
        <w:jc w:val="left"/>
        <w:rPr>
          <w:rFonts w:eastAsia="Times New Roman" w:cs="Arial"/>
          <w:lang w:val="es-ES" w:eastAsia="es-ES"/>
        </w:rPr>
      </w:pPr>
    </w:p>
    <w:p w14:paraId="6E7EA951" w14:textId="77777777" w:rsidR="008369C3" w:rsidRPr="00B41745" w:rsidRDefault="008369C3" w:rsidP="008369C3">
      <w:pPr>
        <w:spacing w:line="360" w:lineRule="auto"/>
        <w:jc w:val="left"/>
        <w:rPr>
          <w:rFonts w:eastAsia="Times New Roman" w:cs="Arial"/>
          <w:lang w:val="es-ES" w:eastAsia="es-ES"/>
        </w:rPr>
      </w:pPr>
    </w:p>
    <w:p w14:paraId="0C3286E9"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Estimada Directora:</w:t>
      </w:r>
    </w:p>
    <w:p w14:paraId="096E3D23" w14:textId="77777777" w:rsidR="008369C3" w:rsidRPr="00B41745" w:rsidRDefault="008369C3" w:rsidP="008369C3">
      <w:pPr>
        <w:spacing w:line="360" w:lineRule="auto"/>
        <w:jc w:val="left"/>
        <w:rPr>
          <w:rFonts w:eastAsia="Times New Roman" w:cs="Arial"/>
          <w:lang w:val="es-ES" w:eastAsia="es-ES"/>
        </w:rPr>
      </w:pPr>
    </w:p>
    <w:p w14:paraId="652C2CCC" w14:textId="77777777" w:rsidR="008369C3" w:rsidRPr="00B41745" w:rsidRDefault="008369C3" w:rsidP="008369C3">
      <w:pPr>
        <w:spacing w:line="360" w:lineRule="auto"/>
        <w:rPr>
          <w:rFonts w:eastAsia="Times New Roman" w:cs="Arial"/>
          <w:lang w:val="es-ES" w:eastAsia="es-ES"/>
        </w:rPr>
      </w:pPr>
      <w:r w:rsidRPr="00B41745">
        <w:rPr>
          <w:rFonts w:eastAsia="Times New Roman" w:cs="Arial"/>
          <w:lang w:val="es-ES" w:eastAsia="es-ES"/>
        </w:rPr>
        <w:t xml:space="preserve">Sirva la presente para saludarla y hacer de su conocimiento mi aprobación, en calidad de Tutor del trabajo realizado por el estudiante </w:t>
      </w:r>
      <w:r>
        <w:rPr>
          <w:rFonts w:eastAsia="Times New Roman" w:cs="Arial"/>
          <w:lang w:val="es-ES" w:eastAsia="es-ES"/>
        </w:rPr>
        <w:t>Michael Hidalgo Fallas</w:t>
      </w:r>
      <w:r w:rsidRPr="00B41745">
        <w:rPr>
          <w:rFonts w:eastAsia="Times New Roman" w:cs="Arial"/>
          <w:lang w:val="es-ES" w:eastAsia="es-ES"/>
        </w:rPr>
        <w:t>, portador de la cédula número</w:t>
      </w:r>
      <w:r>
        <w:rPr>
          <w:rFonts w:eastAsia="Times New Roman" w:cs="Arial"/>
          <w:lang w:val="es-ES" w:eastAsia="es-ES"/>
        </w:rPr>
        <w:t xml:space="preserve"> 1-12750522</w:t>
      </w:r>
      <w:r w:rsidRPr="00B41745">
        <w:rPr>
          <w:rFonts w:eastAsia="Times New Roman" w:cs="Arial"/>
          <w:lang w:val="es-ES" w:eastAsia="es-ES"/>
        </w:rPr>
        <w:t xml:space="preserve">, en su Informe Final de Graduación titulado: </w:t>
      </w:r>
      <w:r w:rsidRPr="00F6189F">
        <w:rPr>
          <w:rFonts w:eastAsia="Times New Roman" w:cs="Arial"/>
          <w:lang w:val="es-ES" w:eastAsia="es-ES"/>
        </w:rPr>
        <w:t xml:space="preserve">Prototipo funcional de un </w:t>
      </w:r>
      <w:proofErr w:type="spellStart"/>
      <w:r w:rsidRPr="00F6189F">
        <w:rPr>
          <w:rFonts w:eastAsia="Times New Roman" w:cs="Arial"/>
          <w:lang w:val="es-ES" w:eastAsia="es-ES"/>
        </w:rPr>
        <w:t>plugin</w:t>
      </w:r>
      <w:proofErr w:type="spellEnd"/>
      <w:r w:rsidRPr="00F6189F">
        <w:rPr>
          <w:rFonts w:eastAsia="Times New Roman" w:cs="Arial"/>
          <w:lang w:val="es-ES" w:eastAsia="es-ES"/>
        </w:rPr>
        <w:t xml:space="preserve"> para Visual Studio .NET que permita realizar pruebas estáticas de seguridad de aplicaciones (SAST)</w:t>
      </w:r>
      <w:r w:rsidRPr="00B41745">
        <w:rPr>
          <w:rFonts w:eastAsia="Times New Roman" w:cs="Arial"/>
          <w:lang w:val="es-ES" w:eastAsia="es-ES"/>
        </w:rPr>
        <w:t>.</w:t>
      </w:r>
      <w:r w:rsidRPr="00B41745">
        <w:rPr>
          <w:rFonts w:eastAsia="Times New Roman" w:cs="Arial"/>
          <w:b/>
          <w:bCs/>
          <w:lang w:val="es-ES" w:eastAsia="es-ES"/>
        </w:rPr>
        <w:t> </w:t>
      </w:r>
      <w:r w:rsidRPr="00B41745">
        <w:rPr>
          <w:rFonts w:eastAsia="Times New Roman" w:cs="Arial"/>
          <w:lang w:val="es-ES" w:eastAsia="es-ES"/>
        </w:rPr>
        <w:t>Hago constar que se han revisado y corregido todos los aspectos referentes a este documento, por lo que manifiesto que se encuentra listo para ser presentado a la Universidad Internacional de las Américas como Informe Final de Graduación.</w:t>
      </w:r>
    </w:p>
    <w:p w14:paraId="6ABF7A14" w14:textId="77777777" w:rsidR="008369C3" w:rsidRPr="00B41745" w:rsidRDefault="008369C3" w:rsidP="008369C3">
      <w:pPr>
        <w:spacing w:line="360" w:lineRule="auto"/>
        <w:jc w:val="left"/>
        <w:rPr>
          <w:rFonts w:eastAsia="Times New Roman" w:cs="Arial"/>
          <w:lang w:val="es-ES" w:eastAsia="es-ES"/>
        </w:rPr>
      </w:pPr>
    </w:p>
    <w:p w14:paraId="4EBB47A7"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Atentamente, </w:t>
      </w:r>
    </w:p>
    <w:p w14:paraId="01B8AB36" w14:textId="77777777" w:rsidR="008369C3" w:rsidRPr="00B41745" w:rsidRDefault="008369C3" w:rsidP="008369C3">
      <w:pPr>
        <w:spacing w:line="360" w:lineRule="auto"/>
        <w:jc w:val="left"/>
        <w:rPr>
          <w:rFonts w:eastAsia="Times New Roman" w:cs="Arial"/>
          <w:lang w:val="es-ES" w:eastAsia="es-ES"/>
        </w:rPr>
      </w:pPr>
    </w:p>
    <w:p w14:paraId="248CEC6B" w14:textId="77777777" w:rsidR="008369C3" w:rsidRPr="00B41745" w:rsidRDefault="008369C3" w:rsidP="008369C3">
      <w:pPr>
        <w:spacing w:line="360" w:lineRule="auto"/>
        <w:jc w:val="left"/>
        <w:rPr>
          <w:rFonts w:eastAsia="Times New Roman" w:cs="Arial"/>
          <w:lang w:val="es-ES" w:eastAsia="es-ES"/>
        </w:rPr>
      </w:pPr>
    </w:p>
    <w:p w14:paraId="4D568862" w14:textId="77777777" w:rsidR="008369C3" w:rsidRPr="00B41745" w:rsidRDefault="008369C3" w:rsidP="008369C3">
      <w:pPr>
        <w:spacing w:line="360" w:lineRule="auto"/>
        <w:jc w:val="center"/>
        <w:rPr>
          <w:rFonts w:eastAsia="Times New Roman" w:cs="Arial"/>
          <w:lang w:val="es-ES" w:eastAsia="es-ES"/>
        </w:rPr>
      </w:pPr>
      <w:r w:rsidRPr="00B41745">
        <w:rPr>
          <w:rFonts w:eastAsia="Times New Roman" w:cs="Arial"/>
          <w:lang w:val="es-ES" w:eastAsia="es-ES"/>
        </w:rPr>
        <w:t>________________________</w:t>
      </w:r>
    </w:p>
    <w:p w14:paraId="0BBAFB56" w14:textId="77777777" w:rsidR="008369C3" w:rsidRPr="00B41745" w:rsidRDefault="008369C3" w:rsidP="008369C3">
      <w:pPr>
        <w:spacing w:line="360" w:lineRule="auto"/>
        <w:jc w:val="center"/>
        <w:rPr>
          <w:rFonts w:eastAsia="Times New Roman" w:cs="Arial"/>
          <w:lang w:val="es-ES" w:eastAsia="es-ES"/>
        </w:rPr>
      </w:pPr>
      <w:r>
        <w:rPr>
          <w:rFonts w:eastAsia="Times New Roman" w:cs="Arial"/>
          <w:lang w:val="es-ES" w:eastAsia="es-ES"/>
        </w:rPr>
        <w:t>Ing. Leonardo Delgado Arroyo, MAP</w:t>
      </w:r>
    </w:p>
    <w:p w14:paraId="1F48BCA7" w14:textId="77777777" w:rsidR="008369C3" w:rsidRPr="00B41745" w:rsidRDefault="008369C3" w:rsidP="008369C3">
      <w:pPr>
        <w:spacing w:line="360" w:lineRule="auto"/>
        <w:jc w:val="center"/>
        <w:rPr>
          <w:lang w:val="es-ES" w:eastAsia="es-CR"/>
        </w:rPr>
      </w:pPr>
      <w:r w:rsidRPr="00B41745">
        <w:rPr>
          <w:rFonts w:eastAsia="Times New Roman" w:cs="Arial"/>
          <w:lang w:val="es-ES" w:eastAsia="es-ES"/>
        </w:rPr>
        <w:t>Tutor</w:t>
      </w:r>
      <w:r>
        <w:rPr>
          <w:rFonts w:eastAsia="Times New Roman" w:cs="Arial"/>
          <w:lang w:val="es-ES" w:eastAsia="es-ES"/>
        </w:rPr>
        <w:t xml:space="preserve"> de Fondo</w:t>
      </w:r>
    </w:p>
    <w:p w14:paraId="7909F9BB" w14:textId="77777777" w:rsidR="008369C3" w:rsidRPr="00B41745" w:rsidRDefault="008369C3" w:rsidP="008369C3">
      <w:pPr>
        <w:pStyle w:val="Ttulo1"/>
        <w:jc w:val="center"/>
        <w:rPr>
          <w:szCs w:val="20"/>
          <w:lang w:eastAsia="es-CR"/>
        </w:rPr>
      </w:pPr>
      <w:bookmarkStart w:id="45" w:name="_Toc274415768"/>
      <w:r w:rsidRPr="00B41745">
        <w:rPr>
          <w:lang w:eastAsia="es-CR"/>
        </w:rPr>
        <w:lastRenderedPageBreak/>
        <w:t>CARTA DEL FILÓLOGO</w:t>
      </w:r>
      <w:bookmarkEnd w:id="45"/>
    </w:p>
    <w:p w14:paraId="0EBE85DB" w14:textId="77777777" w:rsidR="008369C3" w:rsidRPr="00B41745" w:rsidRDefault="008369C3" w:rsidP="008369C3">
      <w:pPr>
        <w:spacing w:line="360" w:lineRule="auto"/>
        <w:ind w:left="4320"/>
        <w:jc w:val="left"/>
        <w:rPr>
          <w:rFonts w:eastAsia="Times New Roman" w:cs="Arial"/>
          <w:lang w:val="es-ES" w:eastAsia="es-ES"/>
        </w:rPr>
      </w:pPr>
    </w:p>
    <w:p w14:paraId="3E21CD0B" w14:textId="77777777" w:rsidR="008369C3" w:rsidRPr="00B41745" w:rsidRDefault="008369C3" w:rsidP="008369C3">
      <w:pPr>
        <w:spacing w:line="360" w:lineRule="auto"/>
        <w:ind w:left="4320"/>
        <w:jc w:val="right"/>
        <w:rPr>
          <w:rFonts w:eastAsia="Times New Roman" w:cs="Arial"/>
          <w:lang w:val="es-ES" w:eastAsia="es-ES"/>
        </w:rPr>
      </w:pPr>
      <w:r w:rsidRPr="00B41745">
        <w:rPr>
          <w:rFonts w:eastAsia="Times New Roman" w:cs="Arial"/>
          <w:lang w:val="es-ES" w:eastAsia="es-ES"/>
        </w:rPr>
        <w:t xml:space="preserve">             San José, </w:t>
      </w:r>
      <w:r>
        <w:rPr>
          <w:rFonts w:eastAsia="Times New Roman" w:cs="Arial"/>
          <w:lang w:val="es-ES" w:eastAsia="es-ES"/>
        </w:rPr>
        <w:t>11 de Diciembre</w:t>
      </w:r>
      <w:r w:rsidRPr="00B41745">
        <w:rPr>
          <w:rFonts w:eastAsia="Times New Roman" w:cs="Arial"/>
          <w:lang w:val="es-ES" w:eastAsia="es-ES"/>
        </w:rPr>
        <w:t xml:space="preserve"> del 2014 </w:t>
      </w:r>
    </w:p>
    <w:p w14:paraId="31C3F876" w14:textId="77777777" w:rsidR="008369C3" w:rsidRPr="00B41745" w:rsidRDefault="008369C3" w:rsidP="008369C3">
      <w:pPr>
        <w:spacing w:line="360" w:lineRule="auto"/>
        <w:jc w:val="left"/>
        <w:rPr>
          <w:rFonts w:eastAsia="Times New Roman" w:cs="Arial"/>
          <w:lang w:val="es-ES" w:eastAsia="es-ES"/>
        </w:rPr>
      </w:pPr>
    </w:p>
    <w:p w14:paraId="461F9C10"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 xml:space="preserve">Máster </w:t>
      </w:r>
      <w:proofErr w:type="spellStart"/>
      <w:r w:rsidRPr="00B41745">
        <w:rPr>
          <w:rFonts w:eastAsia="Times New Roman" w:cs="Arial"/>
          <w:lang w:val="es-ES" w:eastAsia="es-ES"/>
        </w:rPr>
        <w:t>Olda</w:t>
      </w:r>
      <w:proofErr w:type="spellEnd"/>
      <w:r w:rsidRPr="00B41745">
        <w:rPr>
          <w:rFonts w:eastAsia="Times New Roman" w:cs="Arial"/>
          <w:lang w:val="es-ES" w:eastAsia="es-ES"/>
        </w:rPr>
        <w:t xml:space="preserve"> Bustillos Ortega</w:t>
      </w:r>
    </w:p>
    <w:p w14:paraId="45B2D972"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 xml:space="preserve">Directora de la Escuela de Ingeniería Informática </w:t>
      </w:r>
    </w:p>
    <w:p w14:paraId="794CB6C3"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Universidad Internacional de las Américas </w:t>
      </w:r>
    </w:p>
    <w:p w14:paraId="0F0C5A91"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S. O.</w:t>
      </w:r>
      <w:r w:rsidRPr="00B41745">
        <w:rPr>
          <w:rFonts w:eastAsia="Times New Roman" w:cs="Arial"/>
          <w:lang w:val="es-ES" w:eastAsia="es-ES"/>
        </w:rPr>
        <w:br/>
      </w:r>
    </w:p>
    <w:p w14:paraId="67FB2CBD"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Estimada Directora: </w:t>
      </w:r>
    </w:p>
    <w:p w14:paraId="29F0341D" w14:textId="77777777" w:rsidR="008369C3" w:rsidRPr="00B41745" w:rsidRDefault="008369C3" w:rsidP="008369C3">
      <w:pPr>
        <w:spacing w:line="360" w:lineRule="auto"/>
        <w:rPr>
          <w:rFonts w:eastAsia="Times New Roman" w:cs="Arial"/>
          <w:lang w:val="es-ES" w:eastAsia="es-ES"/>
        </w:rPr>
      </w:pPr>
    </w:p>
    <w:p w14:paraId="7F0C141F" w14:textId="77777777" w:rsidR="008369C3" w:rsidRPr="00B41745" w:rsidRDefault="008369C3" w:rsidP="008369C3">
      <w:pPr>
        <w:spacing w:line="360" w:lineRule="auto"/>
        <w:ind w:firstLine="708"/>
        <w:rPr>
          <w:rFonts w:eastAsia="Times New Roman" w:cs="Arial"/>
          <w:b/>
          <w:bCs/>
          <w:lang w:val="es-ES" w:eastAsia="es-ES"/>
        </w:rPr>
      </w:pPr>
      <w:r w:rsidRPr="00B41745">
        <w:rPr>
          <w:rFonts w:eastAsia="Times New Roman" w:cs="Arial"/>
          <w:lang w:val="es-ES" w:eastAsia="es-ES"/>
        </w:rPr>
        <w:t xml:space="preserve">Hago de su conocimiento que he recibido del estudiante </w:t>
      </w:r>
      <w:r>
        <w:rPr>
          <w:rFonts w:eastAsia="Times New Roman" w:cs="Arial"/>
          <w:lang w:val="es-ES" w:eastAsia="es-ES"/>
        </w:rPr>
        <w:t>Michael Hidalgo Fallas</w:t>
      </w:r>
      <w:r w:rsidRPr="00B41745">
        <w:rPr>
          <w:rFonts w:eastAsia="Times New Roman" w:cs="Arial"/>
          <w:lang w:val="es-ES" w:eastAsia="es-ES"/>
        </w:rPr>
        <w:t xml:space="preserve">, cédula número </w:t>
      </w:r>
      <w:r>
        <w:rPr>
          <w:rFonts w:eastAsia="Times New Roman" w:cs="Arial"/>
          <w:lang w:val="es-ES" w:eastAsia="es-ES"/>
        </w:rPr>
        <w:t>1-12750522</w:t>
      </w:r>
      <w:r w:rsidRPr="00B41745">
        <w:rPr>
          <w:rFonts w:eastAsia="Times New Roman" w:cs="Arial"/>
          <w:lang w:val="es-ES" w:eastAsia="es-ES"/>
        </w:rPr>
        <w:t>, el Informe Final de Graduación</w:t>
      </w:r>
      <w:r w:rsidRPr="00B41745">
        <w:rPr>
          <w:rFonts w:eastAsia="Times New Roman" w:cs="Arial"/>
          <w:b/>
          <w:lang w:val="es-ES" w:eastAsia="es-ES"/>
        </w:rPr>
        <w:t>,</w:t>
      </w:r>
      <w:r w:rsidRPr="00B41745">
        <w:rPr>
          <w:rFonts w:eastAsia="Times New Roman" w:cs="Arial"/>
          <w:lang w:val="es-ES" w:eastAsia="es-ES"/>
        </w:rPr>
        <w:t xml:space="preserve"> que lleva por título </w:t>
      </w:r>
      <w:r w:rsidRPr="00F6189F">
        <w:rPr>
          <w:rFonts w:eastAsia="Times New Roman" w:cs="Arial"/>
          <w:lang w:val="es-ES" w:eastAsia="es-ES"/>
        </w:rPr>
        <w:t xml:space="preserve">Prototipo funcional de un </w:t>
      </w:r>
      <w:proofErr w:type="spellStart"/>
      <w:r w:rsidRPr="00F6189F">
        <w:rPr>
          <w:rFonts w:eastAsia="Times New Roman" w:cs="Arial"/>
          <w:lang w:val="es-ES" w:eastAsia="es-ES"/>
        </w:rPr>
        <w:t>plugin</w:t>
      </w:r>
      <w:proofErr w:type="spellEnd"/>
      <w:r w:rsidRPr="00F6189F">
        <w:rPr>
          <w:rFonts w:eastAsia="Times New Roman" w:cs="Arial"/>
          <w:lang w:val="es-ES" w:eastAsia="es-ES"/>
        </w:rPr>
        <w:t xml:space="preserve"> para Visual Studio .NET que permita realizar pruebas estáticas de seguridad de aplicaciones (SAST)</w:t>
      </w:r>
      <w:r w:rsidRPr="00B41745">
        <w:rPr>
          <w:rFonts w:eastAsia="Times New Roman" w:cs="Arial"/>
          <w:bCs/>
          <w:lang w:val="es-ES" w:eastAsia="es-ES"/>
        </w:rPr>
        <w:t>, para su corrección filológica.</w:t>
      </w:r>
      <w:r w:rsidRPr="00B41745">
        <w:rPr>
          <w:rFonts w:eastAsia="Times New Roman" w:cs="Arial"/>
          <w:b/>
          <w:bCs/>
          <w:lang w:val="es-ES" w:eastAsia="es-ES"/>
        </w:rPr>
        <w:t xml:space="preserve">  </w:t>
      </w:r>
    </w:p>
    <w:p w14:paraId="0D6CF66E" w14:textId="77777777" w:rsidR="008369C3" w:rsidRPr="00B41745" w:rsidRDefault="008369C3" w:rsidP="008369C3">
      <w:pPr>
        <w:spacing w:line="360" w:lineRule="auto"/>
        <w:ind w:firstLine="708"/>
        <w:rPr>
          <w:rFonts w:eastAsia="Times New Roman" w:cs="Arial"/>
          <w:lang w:val="es-ES" w:eastAsia="es-ES"/>
        </w:rPr>
      </w:pPr>
    </w:p>
    <w:p w14:paraId="28369588" w14:textId="77777777" w:rsidR="008369C3" w:rsidRPr="00B41745" w:rsidRDefault="008369C3" w:rsidP="008369C3">
      <w:pPr>
        <w:spacing w:line="360" w:lineRule="auto"/>
        <w:rPr>
          <w:rFonts w:eastAsia="Times New Roman" w:cs="Arial"/>
          <w:lang w:val="es-ES" w:eastAsia="es-ES"/>
        </w:rPr>
      </w:pPr>
      <w:r w:rsidRPr="00B41745">
        <w:rPr>
          <w:rFonts w:eastAsia="Times New Roman" w:cs="Arial"/>
          <w:lang w:val="es-ES" w:eastAsia="es-ES"/>
        </w:rPr>
        <w:t xml:space="preserve">       </w:t>
      </w:r>
      <w:r w:rsidRPr="00B41745">
        <w:rPr>
          <w:rFonts w:eastAsia="Times New Roman" w:cs="Arial"/>
          <w:lang w:val="es-ES" w:eastAsia="es-ES"/>
        </w:rPr>
        <w:tab/>
        <w:t>He procedido a revisar los aspectos de forma, redacción, estilo y otros vicios del lenguaje que se pudieron trasladar al texto.</w:t>
      </w:r>
    </w:p>
    <w:p w14:paraId="51134564" w14:textId="77777777" w:rsidR="008369C3" w:rsidRPr="00B41745" w:rsidRDefault="008369C3" w:rsidP="008369C3">
      <w:pPr>
        <w:spacing w:line="360" w:lineRule="auto"/>
        <w:rPr>
          <w:rFonts w:eastAsia="Times New Roman" w:cs="Arial"/>
          <w:lang w:val="es-ES" w:eastAsia="es-ES"/>
        </w:rPr>
      </w:pPr>
    </w:p>
    <w:p w14:paraId="6B59F600" w14:textId="77777777" w:rsidR="008369C3" w:rsidRPr="00B41745" w:rsidRDefault="008369C3" w:rsidP="008369C3">
      <w:pPr>
        <w:spacing w:line="360" w:lineRule="auto"/>
        <w:ind w:firstLine="708"/>
        <w:rPr>
          <w:rFonts w:eastAsia="Times New Roman" w:cs="Arial"/>
          <w:lang w:val="es-ES" w:eastAsia="es-ES"/>
        </w:rPr>
      </w:pPr>
      <w:r w:rsidRPr="00B41745">
        <w:rPr>
          <w:rFonts w:eastAsia="Times New Roman" w:cs="Arial"/>
          <w:lang w:val="es-ES" w:eastAsia="es-ES"/>
        </w:rPr>
        <w:t>Una vez comprobadas las correcciones por parte del interesado, expido esta carta de aprobación para lo que corresponda.</w:t>
      </w:r>
    </w:p>
    <w:p w14:paraId="753F54AF" w14:textId="77777777" w:rsidR="008369C3" w:rsidRPr="00B41745" w:rsidRDefault="008369C3" w:rsidP="008369C3">
      <w:pPr>
        <w:spacing w:line="360" w:lineRule="auto"/>
        <w:rPr>
          <w:rFonts w:eastAsia="Times New Roman" w:cs="Arial"/>
          <w:lang w:val="es-ES" w:eastAsia="es-ES"/>
        </w:rPr>
      </w:pPr>
      <w:r w:rsidRPr="00B41745">
        <w:rPr>
          <w:rFonts w:eastAsia="Times New Roman" w:cs="Arial"/>
          <w:lang w:val="es-ES" w:eastAsia="es-ES"/>
        </w:rPr>
        <w:t xml:space="preserve"> </w:t>
      </w:r>
    </w:p>
    <w:p w14:paraId="19A0B2FD" w14:textId="77777777" w:rsidR="008369C3" w:rsidRPr="00B41745" w:rsidRDefault="008369C3" w:rsidP="008369C3">
      <w:pPr>
        <w:spacing w:line="360" w:lineRule="auto"/>
        <w:rPr>
          <w:rFonts w:eastAsia="Times New Roman" w:cs="Arial"/>
          <w:lang w:val="es-ES" w:eastAsia="es-ES"/>
        </w:rPr>
      </w:pPr>
      <w:r w:rsidRPr="00B41745">
        <w:rPr>
          <w:rFonts w:eastAsia="Times New Roman" w:cs="Arial"/>
          <w:lang w:val="es-ES" w:eastAsia="es-ES"/>
        </w:rPr>
        <w:t>Atentamente, </w:t>
      </w:r>
      <w:r w:rsidRPr="00B41745">
        <w:rPr>
          <w:rFonts w:eastAsia="Times New Roman" w:cs="Arial"/>
          <w:lang w:val="es-ES" w:eastAsia="es-ES"/>
        </w:rPr>
        <w:br/>
      </w:r>
    </w:p>
    <w:p w14:paraId="44FF5FAA" w14:textId="77777777" w:rsidR="008369C3" w:rsidRPr="00B41745" w:rsidRDefault="008369C3" w:rsidP="008369C3">
      <w:pPr>
        <w:spacing w:line="360" w:lineRule="auto"/>
        <w:jc w:val="center"/>
        <w:rPr>
          <w:rFonts w:eastAsia="Times New Roman" w:cs="Arial"/>
          <w:lang w:val="es-ES" w:eastAsia="es-ES"/>
        </w:rPr>
      </w:pPr>
      <w:r w:rsidRPr="00B41745">
        <w:rPr>
          <w:rFonts w:eastAsia="Times New Roman" w:cs="Arial"/>
          <w:lang w:val="es-ES" w:eastAsia="es-ES"/>
        </w:rPr>
        <w:t>XXXXXXXXXXXXXXXXX</w:t>
      </w:r>
    </w:p>
    <w:p w14:paraId="6D36B379" w14:textId="37EDC379" w:rsidR="008369C3" w:rsidRDefault="008369C3" w:rsidP="008369C3">
      <w:pPr>
        <w:spacing w:line="360" w:lineRule="auto"/>
        <w:jc w:val="center"/>
        <w:rPr>
          <w:lang w:eastAsia="es-CR"/>
        </w:rPr>
      </w:pPr>
      <w:r w:rsidRPr="00B41745">
        <w:rPr>
          <w:rFonts w:eastAsia="Times New Roman" w:cs="Arial"/>
          <w:lang w:val="es-ES" w:eastAsia="es-ES"/>
        </w:rPr>
        <w:t>Carné 999999</w:t>
      </w:r>
    </w:p>
    <w:p w14:paraId="5FBAE637" w14:textId="59BE576A" w:rsidR="00B41745" w:rsidRPr="00B41745" w:rsidRDefault="00B41745" w:rsidP="00B41745">
      <w:pPr>
        <w:pStyle w:val="Ttulo1"/>
        <w:jc w:val="center"/>
        <w:rPr>
          <w:lang w:val="es-CR" w:eastAsia="es-CR"/>
        </w:rPr>
      </w:pPr>
      <w:bookmarkStart w:id="46" w:name="_Toc274415769"/>
      <w:r w:rsidRPr="00B41745">
        <w:rPr>
          <w:lang w:eastAsia="es-CR"/>
        </w:rPr>
        <w:lastRenderedPageBreak/>
        <w:t>CÓDIGO DE ÉTICA</w:t>
      </w:r>
      <w:bookmarkEnd w:id="44"/>
      <w:bookmarkEnd w:id="46"/>
    </w:p>
    <w:tbl>
      <w:tblPr>
        <w:tblW w:w="0" w:type="auto"/>
        <w:tblLook w:val="04A0" w:firstRow="1" w:lastRow="0" w:firstColumn="1" w:lastColumn="0" w:noHBand="0" w:noVBand="1"/>
      </w:tblPr>
      <w:tblGrid>
        <w:gridCol w:w="2371"/>
        <w:gridCol w:w="6230"/>
      </w:tblGrid>
      <w:tr w:rsidR="00B41745" w:rsidRPr="00B41745" w14:paraId="16ED1896" w14:textId="77777777" w:rsidTr="00C70B7C">
        <w:trPr>
          <w:trHeight w:val="597"/>
        </w:trPr>
        <w:tc>
          <w:tcPr>
            <w:tcW w:w="2385" w:type="dxa"/>
          </w:tcPr>
          <w:p w14:paraId="201EB5B5" w14:textId="77777777" w:rsidR="00B41745" w:rsidRPr="00B41745" w:rsidRDefault="00B41745" w:rsidP="00B41745">
            <w:pPr>
              <w:spacing w:line="240" w:lineRule="auto"/>
              <w:jc w:val="center"/>
              <w:rPr>
                <w:rFonts w:eastAsia="Times New Roman" w:cs="Arial"/>
                <w:b/>
                <w:lang w:val="en-US" w:eastAsia="es-CR"/>
              </w:rPr>
            </w:pPr>
            <w:r w:rsidRPr="00B41745">
              <w:rPr>
                <w:rFonts w:eastAsia="Times New Roman" w:cs="Arial"/>
                <w:b/>
                <w:noProof/>
                <w:lang w:val="es-ES" w:eastAsia="es-ES"/>
              </w:rPr>
              <w:drawing>
                <wp:inline distT="0" distB="0" distL="0" distR="0" wp14:anchorId="4E0FF4AD" wp14:editId="552A7B05">
                  <wp:extent cx="666750" cy="676275"/>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66750" cy="676275"/>
                          </a:xfrm>
                          <a:prstGeom prst="rect">
                            <a:avLst/>
                          </a:prstGeom>
                          <a:noFill/>
                          <a:ln w="9525">
                            <a:noFill/>
                            <a:miter lim="800000"/>
                            <a:headEnd/>
                            <a:tailEnd/>
                          </a:ln>
                        </pic:spPr>
                      </pic:pic>
                    </a:graphicData>
                  </a:graphic>
                </wp:inline>
              </w:drawing>
            </w:r>
          </w:p>
        </w:tc>
        <w:tc>
          <w:tcPr>
            <w:tcW w:w="6289" w:type="dxa"/>
          </w:tcPr>
          <w:p w14:paraId="552D9F8B" w14:textId="77777777" w:rsidR="00B41745" w:rsidRPr="00B41745" w:rsidRDefault="00B41745" w:rsidP="00B41745">
            <w:pPr>
              <w:autoSpaceDE w:val="0"/>
              <w:autoSpaceDN w:val="0"/>
              <w:adjustRightInd w:val="0"/>
              <w:spacing w:line="240" w:lineRule="auto"/>
              <w:jc w:val="center"/>
              <w:rPr>
                <w:rFonts w:eastAsia="Calibri" w:cs="Arial"/>
                <w:b/>
                <w:color w:val="000000"/>
                <w:lang w:val="es-CR" w:eastAsia="es-CR"/>
              </w:rPr>
            </w:pPr>
          </w:p>
          <w:p w14:paraId="524E7994" w14:textId="77777777" w:rsidR="00B41745" w:rsidRPr="00B41745" w:rsidRDefault="00B41745" w:rsidP="00B41745">
            <w:pPr>
              <w:autoSpaceDE w:val="0"/>
              <w:autoSpaceDN w:val="0"/>
              <w:adjustRightInd w:val="0"/>
              <w:spacing w:line="240" w:lineRule="auto"/>
              <w:jc w:val="left"/>
              <w:rPr>
                <w:rFonts w:eastAsia="Calibri" w:cs="Arial"/>
                <w:color w:val="000000"/>
                <w:lang w:val="es-CR" w:eastAsia="es-CR"/>
              </w:rPr>
            </w:pPr>
            <w:r w:rsidRPr="00B41745">
              <w:rPr>
                <w:rFonts w:eastAsia="Calibri" w:cs="Arial"/>
                <w:b/>
                <w:color w:val="000000"/>
                <w:lang w:val="es-CR" w:eastAsia="es-CR"/>
              </w:rPr>
              <w:t>U</w:t>
            </w:r>
            <w:r w:rsidRPr="00B41745">
              <w:rPr>
                <w:rFonts w:eastAsia="Calibri" w:cs="Arial"/>
                <w:b/>
                <w:bCs/>
                <w:color w:val="000000"/>
                <w:lang w:val="es-CR" w:eastAsia="es-CR"/>
              </w:rPr>
              <w:t>niversidad Internacional de las Américas</w:t>
            </w:r>
          </w:p>
          <w:p w14:paraId="279AF3B1" w14:textId="77777777" w:rsidR="00B41745" w:rsidRPr="00B41745" w:rsidRDefault="00B41745" w:rsidP="00B41745">
            <w:pPr>
              <w:autoSpaceDE w:val="0"/>
              <w:autoSpaceDN w:val="0"/>
              <w:adjustRightInd w:val="0"/>
              <w:spacing w:line="240" w:lineRule="auto"/>
              <w:jc w:val="left"/>
              <w:rPr>
                <w:rFonts w:eastAsia="Calibri" w:cs="Arial"/>
                <w:b/>
                <w:bCs/>
                <w:color w:val="000000"/>
                <w:lang w:val="es-CR" w:eastAsia="es-CR"/>
              </w:rPr>
            </w:pPr>
            <w:r w:rsidRPr="00B41745">
              <w:rPr>
                <w:rFonts w:eastAsia="Calibri" w:cs="Arial"/>
                <w:b/>
                <w:bCs/>
                <w:color w:val="000000"/>
                <w:lang w:val="es-CR" w:eastAsia="es-CR"/>
              </w:rPr>
              <w:t xml:space="preserve">                       Código de Ética</w:t>
            </w:r>
          </w:p>
          <w:p w14:paraId="7E83875E" w14:textId="77777777" w:rsidR="00B41745" w:rsidRPr="00B41745" w:rsidRDefault="00B41745" w:rsidP="00B41745">
            <w:pPr>
              <w:spacing w:line="240" w:lineRule="auto"/>
              <w:jc w:val="center"/>
              <w:rPr>
                <w:rFonts w:eastAsia="Times New Roman" w:cs="Arial"/>
                <w:b/>
                <w:lang w:val="es-ES" w:eastAsia="es-CR"/>
              </w:rPr>
            </w:pPr>
          </w:p>
        </w:tc>
      </w:tr>
    </w:tbl>
    <w:p w14:paraId="20D4FAA6" w14:textId="5B079877" w:rsidR="00B41745" w:rsidRPr="00B41745" w:rsidRDefault="00B41745" w:rsidP="00B41745">
      <w:pPr>
        <w:autoSpaceDE w:val="0"/>
        <w:autoSpaceDN w:val="0"/>
        <w:adjustRightInd w:val="0"/>
        <w:spacing w:line="240" w:lineRule="auto"/>
        <w:rPr>
          <w:rFonts w:eastAsia="Calibri" w:cs="Arial"/>
          <w:color w:val="000000"/>
          <w:lang w:val="es-CR" w:eastAsia="es-CR"/>
        </w:rPr>
      </w:pPr>
      <w:r w:rsidRPr="00B41745">
        <w:rPr>
          <w:rFonts w:eastAsia="Calibri" w:cs="Arial"/>
          <w:color w:val="000000"/>
          <w:lang w:val="es-CR" w:eastAsia="es-CR"/>
        </w:rPr>
        <w:t xml:space="preserve">El suscrito </w:t>
      </w:r>
      <w:r w:rsidR="00432112">
        <w:rPr>
          <w:rFonts w:eastAsia="Calibri" w:cs="Arial"/>
          <w:color w:val="000000"/>
          <w:lang w:val="es-CR" w:eastAsia="es-CR"/>
        </w:rPr>
        <w:t>Michael Hidalgo Fallas</w:t>
      </w:r>
      <w:r w:rsidRPr="00B41745">
        <w:rPr>
          <w:rFonts w:eastAsia="Calibri" w:cs="Arial"/>
          <w:color w:val="000000"/>
          <w:lang w:val="es-CR" w:eastAsia="es-CR"/>
        </w:rPr>
        <w:t xml:space="preserve">, número de carné: </w:t>
      </w:r>
      <w:r w:rsidR="00432112">
        <w:rPr>
          <w:rFonts w:eastAsia="Calibri" w:cs="Arial"/>
          <w:color w:val="000000"/>
          <w:lang w:val="es-CR" w:eastAsia="es-CR"/>
        </w:rPr>
        <w:t>090506</w:t>
      </w:r>
      <w:r w:rsidRPr="00B41745">
        <w:rPr>
          <w:rFonts w:eastAsia="Calibri" w:cs="Arial"/>
          <w:color w:val="000000"/>
          <w:lang w:val="es-CR" w:eastAsia="es-CR"/>
        </w:rPr>
        <w:t xml:space="preserve">, graduado del grado de </w:t>
      </w:r>
      <w:r w:rsidR="00432112">
        <w:rPr>
          <w:rFonts w:eastAsia="Calibri" w:cs="Arial"/>
          <w:color w:val="000000"/>
          <w:lang w:val="es-CR" w:eastAsia="es-CR"/>
        </w:rPr>
        <w:t>Bachillerato</w:t>
      </w:r>
      <w:r w:rsidRPr="00B41745">
        <w:rPr>
          <w:rFonts w:eastAsia="Calibri" w:cs="Arial"/>
          <w:color w:val="000000"/>
          <w:lang w:val="es-CR" w:eastAsia="es-CR"/>
        </w:rPr>
        <w:t xml:space="preserve"> de la carrera de </w:t>
      </w:r>
      <w:r w:rsidR="00887731">
        <w:rPr>
          <w:rFonts w:eastAsia="Calibri" w:cs="Arial"/>
          <w:color w:val="000000"/>
          <w:lang w:val="es-CR" w:eastAsia="es-CR"/>
        </w:rPr>
        <w:t>Ingeniería en Sistemas de Información</w:t>
      </w:r>
      <w:r w:rsidRPr="00B41745">
        <w:rPr>
          <w:rFonts w:eastAsia="Calibri" w:cs="Arial"/>
          <w:color w:val="000000"/>
          <w:lang w:val="es-CR" w:eastAsia="es-CR"/>
        </w:rPr>
        <w:t xml:space="preserve"> de la Universidad Internacional de las Américas, se compromete a cumplir, durante el ejercicio profesional, con el Código de Ética de la Institución, que se rige por los siguiente principios: </w:t>
      </w:r>
    </w:p>
    <w:p w14:paraId="25A08913"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PROBIDAD: </w:t>
      </w:r>
      <w:r w:rsidRPr="00B41745">
        <w:rPr>
          <w:rFonts w:eastAsia="Times New Roman" w:cs="Arial"/>
          <w:color w:val="000000"/>
          <w:lang w:val="es-CR" w:eastAsia="es-CR"/>
        </w:rPr>
        <w:t xml:space="preserve">actuar siempre con rectitud y honradez. </w:t>
      </w:r>
    </w:p>
    <w:p w14:paraId="1AB75E6B"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PRUDENCIA: </w:t>
      </w:r>
      <w:r w:rsidRPr="00B41745">
        <w:rPr>
          <w:rFonts w:eastAsia="Times New Roman" w:cs="Arial"/>
          <w:color w:val="000000"/>
          <w:lang w:val="es-CR" w:eastAsia="es-CR"/>
        </w:rPr>
        <w:t xml:space="preserve">actuar con pleno conocimiento de la materia sometida a su consideración. </w:t>
      </w:r>
    </w:p>
    <w:p w14:paraId="07ADF169"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JUSTICIA: </w:t>
      </w:r>
      <w:r w:rsidRPr="00B41745">
        <w:rPr>
          <w:rFonts w:eastAsia="Times New Roman" w:cs="Arial"/>
          <w:color w:val="000000"/>
          <w:lang w:val="es-CR" w:eastAsia="es-CR"/>
        </w:rPr>
        <w:t xml:space="preserve">permanente disposición hacia las funciones de la profesión, bajo los lineamientos legales que debe respetar todo profesional. </w:t>
      </w:r>
    </w:p>
    <w:p w14:paraId="37130803"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RESPONSABILIDAD: </w:t>
      </w:r>
      <w:r w:rsidRPr="00B41745">
        <w:rPr>
          <w:rFonts w:eastAsia="Times New Roman" w:cs="Arial"/>
          <w:color w:val="000000"/>
          <w:lang w:val="es-CR" w:eastAsia="es-CR"/>
        </w:rPr>
        <w:t xml:space="preserve">cumplir con los deberes, tanto en calidad como en oportunidad. </w:t>
      </w:r>
    </w:p>
    <w:p w14:paraId="70271DC6"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DISCRECIÓN: </w:t>
      </w:r>
      <w:r w:rsidRPr="00B41745">
        <w:rPr>
          <w:rFonts w:eastAsia="Times New Roman" w:cs="Arial"/>
          <w:color w:val="000000"/>
          <w:lang w:val="es-CR" w:eastAsia="es-CR"/>
        </w:rPr>
        <w:t xml:space="preserve">guardar respeto sobre los hechos o informaciones de los que tenga conocimiento con motivo del ejercicio profesional, sin que esto perjudique las funciones y responsabilidades. </w:t>
      </w:r>
    </w:p>
    <w:p w14:paraId="27AE2819"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INDEPENDENCIA DE CRITERIO: </w:t>
      </w:r>
      <w:r w:rsidRPr="00B41745">
        <w:rPr>
          <w:rFonts w:eastAsia="Times New Roman" w:cs="Arial"/>
          <w:color w:val="000000"/>
          <w:lang w:val="es-CR" w:eastAsia="es-CR"/>
        </w:rPr>
        <w:t xml:space="preserve">no involucrarse o comprometerse con situaciones, intereses o actividades contrarias a la moral, a la sana crítica y que, por ley, sean incompatibles con las funciones profesionales correspondientes. </w:t>
      </w:r>
    </w:p>
    <w:p w14:paraId="5F450199"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DIGNIDAD Y DECORO: </w:t>
      </w:r>
      <w:r w:rsidRPr="00B41745">
        <w:rPr>
          <w:rFonts w:eastAsia="Times New Roman" w:cs="Arial"/>
          <w:color w:val="000000"/>
          <w:lang w:val="es-CR" w:eastAsia="es-CR"/>
        </w:rPr>
        <w:t xml:space="preserve">actuar con sobriedad y moderación. </w:t>
      </w:r>
    </w:p>
    <w:p w14:paraId="755B4576"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TOLERANCIA: </w:t>
      </w:r>
      <w:r w:rsidRPr="00B41745">
        <w:rPr>
          <w:rFonts w:eastAsia="Times New Roman" w:cs="Arial"/>
          <w:color w:val="000000"/>
          <w:lang w:val="es-CR" w:eastAsia="es-CR"/>
        </w:rPr>
        <w:t xml:space="preserve">evidenciar una actitud paciente y de comprensión ante las opiniones divergentes que puedan expresar otras personas. </w:t>
      </w:r>
    </w:p>
    <w:p w14:paraId="4984BBE0"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EQUILIBRIO: </w:t>
      </w:r>
      <w:r w:rsidRPr="00B41745">
        <w:rPr>
          <w:rFonts w:eastAsia="Times New Roman" w:cs="Arial"/>
          <w:color w:val="000000"/>
          <w:lang w:val="es-CR" w:eastAsia="es-CR"/>
        </w:rPr>
        <w:t xml:space="preserve">desempeñar las funciones profesionales con sentido práctico, buen juicio y equidad. </w:t>
      </w:r>
    </w:p>
    <w:p w14:paraId="04284B88"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ACTUALIZACIÓN: </w:t>
      </w:r>
      <w:r w:rsidRPr="00B41745">
        <w:rPr>
          <w:rFonts w:eastAsia="Times New Roman" w:cs="Arial"/>
          <w:color w:val="000000"/>
          <w:lang w:val="es-CR" w:eastAsia="es-CR"/>
        </w:rPr>
        <w:t xml:space="preserve">comprometer parte del tiempo en actualizar los conocimientos y adaptarlos en el desarrollo de la actividad profesional. </w:t>
      </w:r>
    </w:p>
    <w:p w14:paraId="18E65B01"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VOCACIÓN: </w:t>
      </w:r>
      <w:r w:rsidRPr="00B41745">
        <w:rPr>
          <w:rFonts w:eastAsia="Times New Roman" w:cs="Arial"/>
          <w:color w:val="000000"/>
          <w:lang w:val="es-CR" w:eastAsia="es-CR"/>
        </w:rPr>
        <w:t xml:space="preserve">mostrar siempre apego al trabajo y a la educación recibida, como fundamentos para el desempeño laboral. </w:t>
      </w:r>
    </w:p>
    <w:p w14:paraId="583DEA7C" w14:textId="77777777" w:rsidR="00B41745" w:rsidRPr="00B41745" w:rsidRDefault="00B41745" w:rsidP="00B41745">
      <w:pPr>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BUENA FE: </w:t>
      </w:r>
      <w:r w:rsidRPr="00B41745">
        <w:rPr>
          <w:rFonts w:eastAsia="Times New Roman" w:cs="Arial"/>
          <w:color w:val="000000"/>
          <w:lang w:val="es-CR" w:eastAsia="es-CR"/>
        </w:rPr>
        <w:t>toda conducta o comportamiento, criterio emitido y labor desempeñada debe basarse en los más altos principios éticos y tendrá como fundamento la buena fe.</w:t>
      </w:r>
    </w:p>
    <w:p w14:paraId="5A598EEE" w14:textId="77777777" w:rsidR="00B41745" w:rsidRPr="00B41745" w:rsidRDefault="00B41745" w:rsidP="00B41745">
      <w:pPr>
        <w:spacing w:line="240" w:lineRule="auto"/>
        <w:rPr>
          <w:rFonts w:eastAsia="Times New Roman" w:cs="Arial"/>
          <w:color w:val="000000"/>
          <w:lang w:val="es-CR" w:eastAsia="es-CR"/>
        </w:rPr>
      </w:pPr>
    </w:p>
    <w:p w14:paraId="38CD3247" w14:textId="77777777" w:rsidR="00B41745" w:rsidRPr="00B41745" w:rsidRDefault="00B41745" w:rsidP="00B41745">
      <w:pPr>
        <w:spacing w:line="240" w:lineRule="auto"/>
        <w:rPr>
          <w:rFonts w:eastAsia="Times New Roman" w:cs="Arial"/>
          <w:b/>
          <w:lang w:val="es-ES" w:eastAsia="es-CR"/>
        </w:rPr>
      </w:pPr>
    </w:p>
    <w:p w14:paraId="330EA443" w14:textId="77777777" w:rsidR="00B41745" w:rsidRPr="00B41745" w:rsidRDefault="00B41745" w:rsidP="00B41745">
      <w:pPr>
        <w:spacing w:line="240" w:lineRule="auto"/>
        <w:jc w:val="right"/>
        <w:rPr>
          <w:rFonts w:eastAsia="Times New Roman" w:cs="Arial"/>
          <w:b/>
          <w:lang w:val="es-ES" w:eastAsia="es-CR"/>
        </w:rPr>
      </w:pPr>
      <w:r w:rsidRPr="00B41745">
        <w:rPr>
          <w:rFonts w:eastAsia="Times New Roman" w:cs="Arial"/>
          <w:b/>
          <w:lang w:val="es-ES" w:eastAsia="es-CR"/>
        </w:rPr>
        <w:t>______________________________</w:t>
      </w:r>
    </w:p>
    <w:p w14:paraId="53C06958" w14:textId="5E448488" w:rsidR="00B41745" w:rsidRPr="00B41745" w:rsidRDefault="002031BC" w:rsidP="00B41745">
      <w:pPr>
        <w:spacing w:line="240" w:lineRule="auto"/>
        <w:jc w:val="right"/>
        <w:rPr>
          <w:rFonts w:eastAsia="Times New Roman" w:cs="Arial"/>
          <w:b/>
          <w:lang w:val="es-ES" w:eastAsia="es-CR"/>
        </w:rPr>
      </w:pPr>
      <w:r>
        <w:rPr>
          <w:rFonts w:eastAsia="Times New Roman" w:cs="Arial"/>
          <w:b/>
          <w:lang w:val="es-ES" w:eastAsia="es-CR"/>
        </w:rPr>
        <w:t>Michael Hidalgo Fallas</w:t>
      </w:r>
    </w:p>
    <w:p w14:paraId="7688F8A3" w14:textId="7D4691BB" w:rsidR="00B41745" w:rsidRPr="00B41745" w:rsidRDefault="00B41745" w:rsidP="00B41745">
      <w:pPr>
        <w:spacing w:line="240" w:lineRule="auto"/>
        <w:jc w:val="right"/>
        <w:rPr>
          <w:rFonts w:eastAsia="Times New Roman" w:cs="Arial"/>
          <w:b/>
          <w:lang w:val="es-ES" w:eastAsia="es-CR"/>
        </w:rPr>
      </w:pPr>
      <w:r w:rsidRPr="00B41745">
        <w:rPr>
          <w:rFonts w:eastAsia="Times New Roman" w:cs="Arial"/>
          <w:b/>
          <w:lang w:val="es-ES" w:eastAsia="es-CR"/>
        </w:rPr>
        <w:t xml:space="preserve">Cédula: </w:t>
      </w:r>
      <w:r w:rsidR="002031BC">
        <w:rPr>
          <w:rFonts w:eastAsia="Times New Roman" w:cs="Arial"/>
          <w:b/>
          <w:lang w:val="es-ES" w:eastAsia="es-CR"/>
        </w:rPr>
        <w:t>1-12750522</w:t>
      </w:r>
    </w:p>
    <w:p w14:paraId="401B7F4A" w14:textId="77777777" w:rsidR="00B41745" w:rsidRPr="00B41745" w:rsidRDefault="00B41745" w:rsidP="00E803D0">
      <w:pPr>
        <w:pStyle w:val="Ttulo1"/>
        <w:jc w:val="center"/>
        <w:rPr>
          <w:lang w:val="es-ES" w:eastAsia="es-CR"/>
        </w:rPr>
      </w:pPr>
      <w:bookmarkStart w:id="47" w:name="_Toc299199694"/>
      <w:bookmarkStart w:id="48" w:name="_Toc274415770"/>
      <w:r w:rsidRPr="00B41745">
        <w:rPr>
          <w:lang w:val="es-ES" w:eastAsia="es-CR"/>
        </w:rPr>
        <w:lastRenderedPageBreak/>
        <w:t>CARTA DE LA DIRECTORA  DE CARRERA</w:t>
      </w:r>
      <w:bookmarkEnd w:id="47"/>
      <w:bookmarkEnd w:id="48"/>
      <w:r w:rsidRPr="00B41745">
        <w:rPr>
          <w:lang w:val="es-ES" w:eastAsia="es-CR"/>
        </w:rPr>
        <w:t> </w:t>
      </w:r>
      <w:r w:rsidRPr="00B41745">
        <w:rPr>
          <w:lang w:val="es-ES" w:eastAsia="es-CR"/>
        </w:rPr>
        <w:br/>
      </w:r>
    </w:p>
    <w:p w14:paraId="79EF1AFD" w14:textId="18F4E23A" w:rsidR="00B41745" w:rsidRPr="00B41745" w:rsidRDefault="00B41745" w:rsidP="00B41745">
      <w:pPr>
        <w:spacing w:line="360" w:lineRule="auto"/>
        <w:ind w:left="4320"/>
        <w:jc w:val="right"/>
        <w:rPr>
          <w:rFonts w:eastAsia="Times New Roman" w:cs="Arial"/>
          <w:lang w:val="es-ES" w:eastAsia="es-ES"/>
        </w:rPr>
      </w:pPr>
      <w:r w:rsidRPr="00B41745">
        <w:rPr>
          <w:rFonts w:eastAsia="Times New Roman" w:cs="Arial"/>
          <w:lang w:val="es-ES" w:eastAsia="es-ES"/>
        </w:rPr>
        <w:t xml:space="preserve">             San José, </w:t>
      </w:r>
      <w:r w:rsidR="00546072">
        <w:rPr>
          <w:rFonts w:eastAsia="Times New Roman" w:cs="Arial"/>
          <w:lang w:val="es-ES" w:eastAsia="es-ES"/>
        </w:rPr>
        <w:t>11 de Diciembre</w:t>
      </w:r>
      <w:r w:rsidRPr="00B41745">
        <w:rPr>
          <w:rFonts w:eastAsia="Times New Roman" w:cs="Arial"/>
          <w:lang w:val="es-ES" w:eastAsia="es-ES"/>
        </w:rPr>
        <w:t xml:space="preserve"> del 2014 </w:t>
      </w:r>
    </w:p>
    <w:p w14:paraId="30CFBD99" w14:textId="77777777" w:rsidR="00B41745" w:rsidRPr="00B41745" w:rsidRDefault="00B41745" w:rsidP="00B41745">
      <w:pPr>
        <w:spacing w:line="360" w:lineRule="auto"/>
        <w:jc w:val="left"/>
        <w:rPr>
          <w:rFonts w:eastAsia="Times New Roman" w:cs="Arial"/>
          <w:lang w:val="es-ES" w:eastAsia="es-ES"/>
        </w:rPr>
      </w:pPr>
    </w:p>
    <w:p w14:paraId="2CA969C1" w14:textId="77777777" w:rsidR="00B41745" w:rsidRPr="00B41745" w:rsidRDefault="00B41745" w:rsidP="00B41745">
      <w:pPr>
        <w:spacing w:line="360" w:lineRule="auto"/>
        <w:jc w:val="left"/>
        <w:rPr>
          <w:rFonts w:eastAsia="Times New Roman" w:cs="Arial"/>
          <w:lang w:val="es-ES" w:eastAsia="es-ES"/>
        </w:rPr>
      </w:pPr>
      <w:r w:rsidRPr="00B41745">
        <w:rPr>
          <w:rFonts w:eastAsia="Times New Roman" w:cs="Arial"/>
          <w:lang w:val="es-ES" w:eastAsia="es-ES"/>
        </w:rPr>
        <w:t>Señores</w:t>
      </w:r>
    </w:p>
    <w:p w14:paraId="24F6BD67" w14:textId="70B40297" w:rsidR="00B41745" w:rsidRPr="00B41745" w:rsidRDefault="00B41745" w:rsidP="00B41745">
      <w:pPr>
        <w:spacing w:line="360" w:lineRule="auto"/>
        <w:jc w:val="left"/>
        <w:rPr>
          <w:rFonts w:eastAsia="Times New Roman" w:cs="Arial"/>
          <w:lang w:val="es-ES" w:eastAsia="es-ES"/>
        </w:rPr>
      </w:pPr>
      <w:r w:rsidRPr="00B41745">
        <w:rPr>
          <w:rFonts w:eastAsia="Times New Roman" w:cs="Arial"/>
          <w:lang w:val="es-ES" w:eastAsia="es-ES"/>
        </w:rPr>
        <w:t>Universidad Internacional de las Américas </w:t>
      </w:r>
      <w:r w:rsidRPr="00B41745">
        <w:rPr>
          <w:rFonts w:eastAsia="Times New Roman" w:cs="Arial"/>
          <w:lang w:val="es-ES" w:eastAsia="es-ES"/>
        </w:rPr>
        <w:br/>
      </w:r>
    </w:p>
    <w:p w14:paraId="28CCEBAA" w14:textId="77777777" w:rsidR="00B41745" w:rsidRPr="00B41745" w:rsidRDefault="00B41745" w:rsidP="00B41745">
      <w:pPr>
        <w:spacing w:line="360" w:lineRule="auto"/>
        <w:jc w:val="left"/>
        <w:rPr>
          <w:rFonts w:eastAsia="Times New Roman" w:cs="Arial"/>
          <w:lang w:val="es-ES" w:eastAsia="es-ES"/>
        </w:rPr>
      </w:pPr>
      <w:r w:rsidRPr="00B41745">
        <w:rPr>
          <w:rFonts w:eastAsia="Times New Roman" w:cs="Arial"/>
          <w:lang w:val="es-ES" w:eastAsia="es-ES"/>
        </w:rPr>
        <w:t>Estimados señores: </w:t>
      </w:r>
    </w:p>
    <w:p w14:paraId="5879AB07" w14:textId="77777777" w:rsidR="00B41745" w:rsidRPr="00B41745" w:rsidRDefault="00B41745" w:rsidP="00B41745">
      <w:pPr>
        <w:spacing w:line="360" w:lineRule="auto"/>
        <w:rPr>
          <w:rFonts w:eastAsia="Times New Roman" w:cs="Arial"/>
          <w:lang w:val="es-ES" w:eastAsia="es-ES"/>
        </w:rPr>
      </w:pPr>
    </w:p>
    <w:p w14:paraId="619BF50B" w14:textId="51EDB062" w:rsidR="00B41745" w:rsidRPr="00B41745" w:rsidRDefault="00B41745" w:rsidP="00B41745">
      <w:pPr>
        <w:spacing w:line="360" w:lineRule="auto"/>
        <w:ind w:firstLine="708"/>
        <w:rPr>
          <w:rFonts w:eastAsia="Times New Roman" w:cs="Arial"/>
          <w:lang w:val="es-ES" w:eastAsia="es-ES"/>
        </w:rPr>
      </w:pPr>
      <w:r w:rsidRPr="00B41745">
        <w:rPr>
          <w:rFonts w:eastAsia="Times New Roman" w:cs="Arial"/>
          <w:lang w:val="es-ES" w:eastAsia="es-ES"/>
        </w:rPr>
        <w:t xml:space="preserve">La suscrita, Máster </w:t>
      </w:r>
      <w:proofErr w:type="spellStart"/>
      <w:r w:rsidRPr="00B41745">
        <w:rPr>
          <w:rFonts w:eastAsia="Times New Roman" w:cs="Arial"/>
          <w:lang w:val="es-ES" w:eastAsia="es-ES"/>
        </w:rPr>
        <w:t>Olda</w:t>
      </w:r>
      <w:proofErr w:type="spellEnd"/>
      <w:r w:rsidRPr="00B41745">
        <w:rPr>
          <w:rFonts w:eastAsia="Times New Roman" w:cs="Arial"/>
          <w:lang w:val="es-ES" w:eastAsia="es-ES"/>
        </w:rPr>
        <w:t xml:space="preserve"> Bustillos Ortega, Directora de la Escuela de Ingeniería Informática, hace constar que ha revisado el Informe Final de Graduación del estudiante </w:t>
      </w:r>
      <w:r w:rsidR="00546072">
        <w:rPr>
          <w:rFonts w:eastAsia="Times New Roman" w:cs="Arial"/>
          <w:lang w:val="es-ES" w:eastAsia="es-ES"/>
        </w:rPr>
        <w:t>Michael Hidalgo Fallas</w:t>
      </w:r>
      <w:r w:rsidRPr="00B41745">
        <w:rPr>
          <w:rFonts w:eastAsia="Times New Roman" w:cs="Arial"/>
          <w:lang w:val="es-ES" w:eastAsia="es-ES"/>
        </w:rPr>
        <w:t>, cédula número</w:t>
      </w:r>
      <w:r w:rsidR="00546072">
        <w:rPr>
          <w:rFonts w:eastAsia="Times New Roman" w:cs="Arial"/>
          <w:lang w:val="es-ES" w:eastAsia="es-ES"/>
        </w:rPr>
        <w:t xml:space="preserve"> 1-12750522</w:t>
      </w:r>
      <w:r w:rsidRPr="00B41745">
        <w:rPr>
          <w:rFonts w:eastAsia="Times New Roman" w:cs="Arial"/>
          <w:lang w:val="es-ES" w:eastAsia="es-ES"/>
        </w:rPr>
        <w:t xml:space="preserve">, que ha titulado: </w:t>
      </w:r>
      <w:r w:rsidR="00B73FF6">
        <w:rPr>
          <w:rFonts w:eastAsia="Times New Roman" w:cs="Arial"/>
          <w:lang w:val="es-ES" w:eastAsia="es-ES"/>
        </w:rPr>
        <w:t>P</w:t>
      </w:r>
      <w:r w:rsidR="00546072" w:rsidRPr="00546072">
        <w:rPr>
          <w:rFonts w:eastAsia="Times New Roman" w:cs="Arial"/>
          <w:lang w:val="es-ES" w:eastAsia="es-ES"/>
        </w:rPr>
        <w:t xml:space="preserve">rototipo funcional de un </w:t>
      </w:r>
      <w:proofErr w:type="spellStart"/>
      <w:r w:rsidR="00546072" w:rsidRPr="00546072">
        <w:rPr>
          <w:rFonts w:eastAsia="Times New Roman" w:cs="Arial"/>
          <w:lang w:val="es-ES" w:eastAsia="es-ES"/>
        </w:rPr>
        <w:t>plugin</w:t>
      </w:r>
      <w:proofErr w:type="spellEnd"/>
      <w:r w:rsidR="00546072" w:rsidRPr="00546072">
        <w:rPr>
          <w:rFonts w:eastAsia="Times New Roman" w:cs="Arial"/>
          <w:lang w:val="es-ES" w:eastAsia="es-ES"/>
        </w:rPr>
        <w:t xml:space="preserve"> para Visual Studio .NET que permita realizar pruebas estáticas de seguridad de aplicaciones (SAST)</w:t>
      </w:r>
      <w:r w:rsidRPr="00546072">
        <w:rPr>
          <w:rFonts w:eastAsia="Times New Roman" w:cs="Arial"/>
          <w:lang w:val="es-ES" w:eastAsia="es-ES"/>
        </w:rPr>
        <w:t>.</w:t>
      </w:r>
    </w:p>
    <w:p w14:paraId="37149C1C" w14:textId="088DF002" w:rsidR="00B41745" w:rsidRPr="00B41745" w:rsidRDefault="00B41745" w:rsidP="00B41745">
      <w:pPr>
        <w:spacing w:line="360" w:lineRule="auto"/>
        <w:rPr>
          <w:rFonts w:eastAsia="Times New Roman" w:cs="Arial"/>
          <w:lang w:val="es-ES" w:eastAsia="es-ES"/>
        </w:rPr>
      </w:pPr>
      <w:r w:rsidRPr="00B41745">
        <w:rPr>
          <w:rFonts w:eastAsia="Times New Roman" w:cs="Arial"/>
          <w:lang w:val="es-ES" w:eastAsia="es-ES"/>
        </w:rPr>
        <w:t xml:space="preserve">       </w:t>
      </w:r>
      <w:r w:rsidRPr="00B41745">
        <w:rPr>
          <w:rFonts w:eastAsia="Times New Roman" w:cs="Arial"/>
          <w:lang w:val="es-ES" w:eastAsia="es-ES"/>
        </w:rPr>
        <w:tab/>
        <w:t>El mencionado Informe Final, responde a los requisitos exigidos en el Reglamento que la Escuela de Ingeniería Informática tiene para estos efectos. Por tanto, se autoriza al autor para que lo presente ante el Tribunal Examinador nombrado para esta ocasión. </w:t>
      </w:r>
    </w:p>
    <w:p w14:paraId="2CB5B457" w14:textId="77777777" w:rsidR="00B41745" w:rsidRPr="00B41745" w:rsidRDefault="00B41745" w:rsidP="00B41745">
      <w:pPr>
        <w:spacing w:line="360" w:lineRule="auto"/>
        <w:jc w:val="left"/>
        <w:rPr>
          <w:rFonts w:eastAsia="Times New Roman" w:cs="Arial"/>
          <w:lang w:val="es-ES" w:eastAsia="es-ES"/>
        </w:rPr>
      </w:pPr>
    </w:p>
    <w:p w14:paraId="51D44319" w14:textId="77777777" w:rsidR="00B41745" w:rsidRPr="00B41745" w:rsidRDefault="00B41745" w:rsidP="00B41745">
      <w:pPr>
        <w:spacing w:line="360" w:lineRule="auto"/>
        <w:jc w:val="center"/>
        <w:rPr>
          <w:rFonts w:eastAsia="Times New Roman" w:cs="Arial"/>
          <w:b/>
          <w:i/>
          <w:lang w:val="es-ES" w:eastAsia="es-ES"/>
        </w:rPr>
      </w:pPr>
      <w:r w:rsidRPr="00B41745">
        <w:rPr>
          <w:rFonts w:eastAsia="Times New Roman" w:cs="Arial"/>
          <w:lang w:val="es-ES" w:eastAsia="es-ES"/>
        </w:rPr>
        <w:t>Atentamente, </w:t>
      </w:r>
      <w:r w:rsidRPr="00B41745">
        <w:rPr>
          <w:rFonts w:eastAsia="Times New Roman" w:cs="Arial"/>
          <w:lang w:val="es-ES" w:eastAsia="es-ES"/>
        </w:rPr>
        <w:br/>
        <w:t> </w:t>
      </w:r>
      <w:r w:rsidRPr="00B41745">
        <w:rPr>
          <w:rFonts w:eastAsia="Times New Roman" w:cs="Arial"/>
          <w:lang w:val="es-ES" w:eastAsia="es-ES"/>
        </w:rPr>
        <w:br/>
        <w:t> </w:t>
      </w:r>
      <w:r w:rsidRPr="00B41745">
        <w:rPr>
          <w:rFonts w:eastAsia="Times New Roman" w:cs="Arial"/>
          <w:lang w:val="es-ES" w:eastAsia="es-ES"/>
        </w:rPr>
        <w:br/>
      </w:r>
      <w:r w:rsidRPr="00B41745">
        <w:rPr>
          <w:rFonts w:eastAsia="Times New Roman" w:cs="Arial"/>
          <w:b/>
          <w:i/>
          <w:lang w:val="es-ES" w:eastAsia="es-ES"/>
        </w:rPr>
        <w:t> __________________________</w:t>
      </w:r>
    </w:p>
    <w:p w14:paraId="571EF996" w14:textId="77777777" w:rsidR="00B41745" w:rsidRPr="00B41745" w:rsidRDefault="00B41745" w:rsidP="00B41745">
      <w:pPr>
        <w:spacing w:line="360" w:lineRule="auto"/>
        <w:jc w:val="center"/>
        <w:rPr>
          <w:rFonts w:eastAsia="Times New Roman" w:cs="Arial"/>
          <w:b/>
          <w:i/>
          <w:lang w:val="es-ES" w:eastAsia="es-ES"/>
        </w:rPr>
      </w:pPr>
      <w:r w:rsidRPr="00B41745">
        <w:rPr>
          <w:rFonts w:eastAsia="Times New Roman" w:cs="Arial"/>
          <w:b/>
          <w:i/>
          <w:lang w:val="es-ES" w:eastAsia="es-ES"/>
        </w:rPr>
        <w:t xml:space="preserve">Máster </w:t>
      </w:r>
      <w:proofErr w:type="spellStart"/>
      <w:r w:rsidRPr="00B41745">
        <w:rPr>
          <w:rFonts w:eastAsia="Times New Roman" w:cs="Arial"/>
          <w:b/>
          <w:i/>
          <w:lang w:val="es-ES" w:eastAsia="es-ES"/>
        </w:rPr>
        <w:t>Olda</w:t>
      </w:r>
      <w:proofErr w:type="spellEnd"/>
      <w:r w:rsidRPr="00B41745">
        <w:rPr>
          <w:rFonts w:eastAsia="Times New Roman" w:cs="Arial"/>
          <w:b/>
          <w:i/>
          <w:lang w:val="es-ES" w:eastAsia="es-ES"/>
        </w:rPr>
        <w:t xml:space="preserve"> Bustillos Ortega</w:t>
      </w:r>
    </w:p>
    <w:p w14:paraId="5A59D1B9" w14:textId="77777777" w:rsidR="00B41745" w:rsidRPr="00B41745" w:rsidRDefault="00B41745" w:rsidP="00B41745">
      <w:pPr>
        <w:spacing w:line="360" w:lineRule="auto"/>
        <w:jc w:val="center"/>
        <w:rPr>
          <w:rFonts w:eastAsia="Times New Roman" w:cs="Arial"/>
          <w:b/>
          <w:i/>
          <w:lang w:val="es-ES" w:eastAsia="es-ES"/>
        </w:rPr>
      </w:pPr>
      <w:r w:rsidRPr="00B41745">
        <w:rPr>
          <w:rFonts w:eastAsia="Times New Roman" w:cs="Arial"/>
          <w:b/>
          <w:i/>
          <w:lang w:val="es-ES" w:eastAsia="es-ES"/>
        </w:rPr>
        <w:t>Directora de la Escuela de Ingeniería Informática</w:t>
      </w:r>
    </w:p>
    <w:p w14:paraId="3721196C" w14:textId="4897F72D" w:rsidR="00B41745" w:rsidRPr="00B41745" w:rsidRDefault="00B41745" w:rsidP="00B41745">
      <w:pPr>
        <w:spacing w:line="360" w:lineRule="auto"/>
        <w:jc w:val="center"/>
        <w:rPr>
          <w:rFonts w:eastAsia="Times New Roman" w:cs="Arial"/>
          <w:b/>
          <w:lang w:eastAsia="es-CR"/>
        </w:rPr>
      </w:pPr>
      <w:r w:rsidRPr="00B41745">
        <w:rPr>
          <w:rFonts w:eastAsia="Times New Roman" w:cs="Arial"/>
          <w:b/>
          <w:i/>
          <w:lang w:val="es-ES" w:eastAsia="es-ES"/>
        </w:rPr>
        <w:t>Universidad Internacional de Las Américas</w:t>
      </w:r>
      <w:bookmarkStart w:id="49" w:name="_Toc299199695"/>
    </w:p>
    <w:p w14:paraId="33FDB583" w14:textId="72ACE8E4" w:rsidR="00055C8D" w:rsidRPr="00B41745" w:rsidRDefault="00055C8D" w:rsidP="00055C8D">
      <w:pPr>
        <w:pStyle w:val="Ttulo1"/>
        <w:jc w:val="center"/>
        <w:rPr>
          <w:szCs w:val="20"/>
          <w:lang w:eastAsia="es-CR"/>
        </w:rPr>
      </w:pPr>
      <w:bookmarkStart w:id="50" w:name="_Toc274415771"/>
      <w:bookmarkEnd w:id="49"/>
      <w:r>
        <w:rPr>
          <w:lang w:eastAsia="es-CR"/>
        </w:rPr>
        <w:lastRenderedPageBreak/>
        <w:t>DEDICATORIA</w:t>
      </w:r>
      <w:bookmarkEnd w:id="50"/>
    </w:p>
    <w:p w14:paraId="62CC2E10" w14:textId="77777777" w:rsidR="00B41745" w:rsidRPr="00B41745" w:rsidRDefault="00B41745" w:rsidP="00B41745">
      <w:pPr>
        <w:spacing w:line="240" w:lineRule="auto"/>
        <w:jc w:val="center"/>
        <w:rPr>
          <w:rFonts w:ascii="Times New Roman" w:eastAsia="Times New Roman" w:hAnsi="Times New Roman" w:cs="Times New Roman"/>
          <w:b/>
          <w:bCs/>
          <w:szCs w:val="28"/>
          <w:lang w:eastAsia="es-CR"/>
        </w:rPr>
      </w:pPr>
    </w:p>
    <w:p w14:paraId="612EDA23" w14:textId="77777777" w:rsidR="00B41745" w:rsidRDefault="00B41745" w:rsidP="00F375EC">
      <w:pPr>
        <w:spacing w:line="240" w:lineRule="auto"/>
        <w:jc w:val="center"/>
        <w:rPr>
          <w:sz w:val="28"/>
          <w:szCs w:val="28"/>
        </w:rPr>
      </w:pPr>
    </w:p>
    <w:p w14:paraId="5D736E25" w14:textId="77777777" w:rsidR="00B41745" w:rsidRDefault="00B41745" w:rsidP="00F375EC">
      <w:pPr>
        <w:spacing w:line="240" w:lineRule="auto"/>
        <w:jc w:val="center"/>
        <w:rPr>
          <w:sz w:val="28"/>
          <w:szCs w:val="28"/>
        </w:rPr>
      </w:pPr>
    </w:p>
    <w:p w14:paraId="30555DD4" w14:textId="77777777" w:rsidR="00B41745" w:rsidRDefault="00B41745" w:rsidP="00F375EC">
      <w:pPr>
        <w:spacing w:line="240" w:lineRule="auto"/>
        <w:jc w:val="center"/>
        <w:rPr>
          <w:sz w:val="28"/>
          <w:szCs w:val="28"/>
        </w:rPr>
      </w:pPr>
    </w:p>
    <w:p w14:paraId="55FD666E" w14:textId="77777777" w:rsidR="00B41745" w:rsidRDefault="00B41745" w:rsidP="00F375EC">
      <w:pPr>
        <w:spacing w:line="240" w:lineRule="auto"/>
        <w:jc w:val="center"/>
        <w:rPr>
          <w:sz w:val="28"/>
          <w:szCs w:val="28"/>
        </w:rPr>
      </w:pPr>
    </w:p>
    <w:p w14:paraId="754F70AF" w14:textId="77777777" w:rsidR="00B41745" w:rsidRDefault="00B41745" w:rsidP="00F375EC">
      <w:pPr>
        <w:spacing w:line="240" w:lineRule="auto"/>
        <w:jc w:val="center"/>
        <w:rPr>
          <w:sz w:val="28"/>
          <w:szCs w:val="28"/>
        </w:rPr>
      </w:pPr>
    </w:p>
    <w:p w14:paraId="03A2EAE8" w14:textId="77777777" w:rsidR="00B41745" w:rsidRDefault="00B41745" w:rsidP="00F375EC">
      <w:pPr>
        <w:spacing w:line="240" w:lineRule="auto"/>
        <w:jc w:val="center"/>
        <w:rPr>
          <w:sz w:val="28"/>
          <w:szCs w:val="28"/>
        </w:rPr>
      </w:pPr>
    </w:p>
    <w:p w14:paraId="1C1A672D" w14:textId="77777777" w:rsidR="00B41745" w:rsidRDefault="00B41745" w:rsidP="00F375EC">
      <w:pPr>
        <w:spacing w:line="240" w:lineRule="auto"/>
        <w:jc w:val="center"/>
        <w:rPr>
          <w:sz w:val="28"/>
          <w:szCs w:val="28"/>
        </w:rPr>
      </w:pPr>
    </w:p>
    <w:p w14:paraId="3BF4F939" w14:textId="77777777" w:rsidR="00B41745" w:rsidRDefault="00B41745" w:rsidP="00F375EC">
      <w:pPr>
        <w:spacing w:line="240" w:lineRule="auto"/>
        <w:jc w:val="center"/>
        <w:rPr>
          <w:sz w:val="28"/>
          <w:szCs w:val="28"/>
        </w:rPr>
      </w:pPr>
    </w:p>
    <w:p w14:paraId="4009CB4F" w14:textId="77777777" w:rsidR="00B41745" w:rsidRDefault="00B41745" w:rsidP="00F375EC">
      <w:pPr>
        <w:spacing w:line="240" w:lineRule="auto"/>
        <w:jc w:val="center"/>
        <w:rPr>
          <w:sz w:val="28"/>
          <w:szCs w:val="28"/>
        </w:rPr>
      </w:pPr>
    </w:p>
    <w:p w14:paraId="52C97A1A" w14:textId="77777777" w:rsidR="00B41745" w:rsidRDefault="00B41745" w:rsidP="00F375EC">
      <w:pPr>
        <w:spacing w:line="240" w:lineRule="auto"/>
        <w:jc w:val="center"/>
        <w:rPr>
          <w:sz w:val="28"/>
          <w:szCs w:val="28"/>
        </w:rPr>
      </w:pPr>
    </w:p>
    <w:p w14:paraId="165E2093" w14:textId="77777777" w:rsidR="00B41745" w:rsidRDefault="00B41745" w:rsidP="00F375EC">
      <w:pPr>
        <w:spacing w:line="240" w:lineRule="auto"/>
        <w:jc w:val="center"/>
        <w:rPr>
          <w:sz w:val="28"/>
          <w:szCs w:val="28"/>
        </w:rPr>
      </w:pPr>
    </w:p>
    <w:p w14:paraId="341454CF" w14:textId="77777777" w:rsidR="00B41745" w:rsidRDefault="00B41745" w:rsidP="00F375EC">
      <w:pPr>
        <w:spacing w:line="240" w:lineRule="auto"/>
        <w:jc w:val="center"/>
        <w:rPr>
          <w:sz w:val="28"/>
          <w:szCs w:val="28"/>
        </w:rPr>
      </w:pPr>
    </w:p>
    <w:p w14:paraId="0B0665E4" w14:textId="77777777" w:rsidR="00B41745" w:rsidRDefault="00B41745" w:rsidP="00F375EC">
      <w:pPr>
        <w:spacing w:line="240" w:lineRule="auto"/>
        <w:jc w:val="center"/>
        <w:rPr>
          <w:sz w:val="28"/>
          <w:szCs w:val="28"/>
        </w:rPr>
      </w:pPr>
    </w:p>
    <w:p w14:paraId="0F7F8365" w14:textId="77777777" w:rsidR="00B41745" w:rsidRDefault="00B41745" w:rsidP="00F375EC">
      <w:pPr>
        <w:spacing w:line="240" w:lineRule="auto"/>
        <w:jc w:val="center"/>
        <w:rPr>
          <w:sz w:val="28"/>
          <w:szCs w:val="28"/>
        </w:rPr>
      </w:pPr>
    </w:p>
    <w:p w14:paraId="29E06992" w14:textId="77777777" w:rsidR="00B41745" w:rsidRDefault="00B41745" w:rsidP="00F375EC">
      <w:pPr>
        <w:spacing w:line="240" w:lineRule="auto"/>
        <w:jc w:val="center"/>
        <w:rPr>
          <w:sz w:val="28"/>
          <w:szCs w:val="28"/>
        </w:rPr>
      </w:pPr>
    </w:p>
    <w:p w14:paraId="213EE281" w14:textId="77777777" w:rsidR="00B41745" w:rsidRDefault="00B41745" w:rsidP="00F375EC">
      <w:pPr>
        <w:spacing w:line="240" w:lineRule="auto"/>
        <w:jc w:val="center"/>
        <w:rPr>
          <w:sz w:val="28"/>
          <w:szCs w:val="28"/>
        </w:rPr>
      </w:pPr>
    </w:p>
    <w:p w14:paraId="048427E3" w14:textId="77777777" w:rsidR="00B41745" w:rsidRDefault="00B41745" w:rsidP="00F375EC">
      <w:pPr>
        <w:spacing w:line="240" w:lineRule="auto"/>
        <w:jc w:val="center"/>
        <w:rPr>
          <w:sz w:val="28"/>
          <w:szCs w:val="28"/>
        </w:rPr>
      </w:pPr>
    </w:p>
    <w:p w14:paraId="5CFAEBB5" w14:textId="77777777" w:rsidR="00B41745" w:rsidRDefault="00B41745" w:rsidP="00F375EC">
      <w:pPr>
        <w:spacing w:line="240" w:lineRule="auto"/>
        <w:jc w:val="center"/>
        <w:rPr>
          <w:sz w:val="28"/>
          <w:szCs w:val="28"/>
        </w:rPr>
      </w:pPr>
    </w:p>
    <w:p w14:paraId="21315A18" w14:textId="77777777" w:rsidR="00B41745" w:rsidRDefault="00B41745" w:rsidP="00F375EC">
      <w:pPr>
        <w:spacing w:line="240" w:lineRule="auto"/>
        <w:jc w:val="center"/>
        <w:rPr>
          <w:sz w:val="28"/>
          <w:szCs w:val="28"/>
        </w:rPr>
      </w:pPr>
    </w:p>
    <w:p w14:paraId="7D5A0E4D" w14:textId="77777777" w:rsidR="00B41745" w:rsidRDefault="00B41745" w:rsidP="00F375EC">
      <w:pPr>
        <w:spacing w:line="240" w:lineRule="auto"/>
        <w:jc w:val="center"/>
        <w:rPr>
          <w:sz w:val="28"/>
          <w:szCs w:val="28"/>
        </w:rPr>
      </w:pPr>
    </w:p>
    <w:p w14:paraId="02E39A09" w14:textId="77777777" w:rsidR="00B41745" w:rsidRDefault="00B41745" w:rsidP="00F375EC">
      <w:pPr>
        <w:spacing w:line="240" w:lineRule="auto"/>
        <w:jc w:val="center"/>
        <w:rPr>
          <w:sz w:val="28"/>
          <w:szCs w:val="28"/>
        </w:rPr>
      </w:pPr>
    </w:p>
    <w:p w14:paraId="7098FAB2" w14:textId="77777777" w:rsidR="00B41745" w:rsidRDefault="00B41745" w:rsidP="00F375EC">
      <w:pPr>
        <w:spacing w:line="240" w:lineRule="auto"/>
        <w:jc w:val="center"/>
        <w:rPr>
          <w:sz w:val="28"/>
          <w:szCs w:val="28"/>
        </w:rPr>
      </w:pPr>
    </w:p>
    <w:p w14:paraId="37D67E0C" w14:textId="77777777" w:rsidR="00B41745" w:rsidRDefault="00B41745" w:rsidP="00F375EC">
      <w:pPr>
        <w:spacing w:line="240" w:lineRule="auto"/>
        <w:jc w:val="center"/>
        <w:rPr>
          <w:sz w:val="28"/>
          <w:szCs w:val="28"/>
        </w:rPr>
      </w:pPr>
    </w:p>
    <w:p w14:paraId="3AAE54D2" w14:textId="77777777" w:rsidR="00B41745" w:rsidRDefault="00B41745" w:rsidP="00F375EC">
      <w:pPr>
        <w:spacing w:line="240" w:lineRule="auto"/>
        <w:jc w:val="center"/>
        <w:rPr>
          <w:sz w:val="28"/>
          <w:szCs w:val="28"/>
        </w:rPr>
      </w:pPr>
    </w:p>
    <w:p w14:paraId="4CF8DA8C" w14:textId="77777777" w:rsidR="00B41745" w:rsidRDefault="00B41745" w:rsidP="00F375EC">
      <w:pPr>
        <w:spacing w:line="240" w:lineRule="auto"/>
        <w:jc w:val="center"/>
        <w:rPr>
          <w:sz w:val="28"/>
          <w:szCs w:val="28"/>
        </w:rPr>
      </w:pPr>
    </w:p>
    <w:p w14:paraId="01E51A09" w14:textId="77777777" w:rsidR="00B41745" w:rsidRDefault="00B41745" w:rsidP="00F375EC">
      <w:pPr>
        <w:spacing w:line="240" w:lineRule="auto"/>
        <w:jc w:val="center"/>
        <w:rPr>
          <w:sz w:val="28"/>
          <w:szCs w:val="28"/>
        </w:rPr>
      </w:pPr>
    </w:p>
    <w:p w14:paraId="4D247155" w14:textId="77777777" w:rsidR="00B41745" w:rsidRDefault="00B41745" w:rsidP="00F375EC">
      <w:pPr>
        <w:spacing w:line="240" w:lineRule="auto"/>
        <w:jc w:val="center"/>
        <w:rPr>
          <w:sz w:val="28"/>
          <w:szCs w:val="28"/>
        </w:rPr>
      </w:pPr>
    </w:p>
    <w:p w14:paraId="0A1CAE37" w14:textId="77777777" w:rsidR="00B41745" w:rsidRDefault="00B41745" w:rsidP="00F375EC">
      <w:pPr>
        <w:spacing w:line="240" w:lineRule="auto"/>
        <w:jc w:val="center"/>
        <w:rPr>
          <w:sz w:val="28"/>
          <w:szCs w:val="28"/>
        </w:rPr>
      </w:pPr>
    </w:p>
    <w:p w14:paraId="0954206B" w14:textId="77777777" w:rsidR="00B41745" w:rsidRDefault="00B41745" w:rsidP="00F375EC">
      <w:pPr>
        <w:spacing w:line="240" w:lineRule="auto"/>
        <w:jc w:val="center"/>
        <w:rPr>
          <w:sz w:val="28"/>
          <w:szCs w:val="28"/>
        </w:rPr>
      </w:pPr>
    </w:p>
    <w:p w14:paraId="7B6C5154" w14:textId="77777777" w:rsidR="00B41745" w:rsidRDefault="00B41745" w:rsidP="00F375EC">
      <w:pPr>
        <w:spacing w:line="240" w:lineRule="auto"/>
        <w:jc w:val="center"/>
        <w:rPr>
          <w:sz w:val="28"/>
          <w:szCs w:val="28"/>
        </w:rPr>
      </w:pPr>
    </w:p>
    <w:p w14:paraId="05790705" w14:textId="77777777" w:rsidR="00B41745" w:rsidRDefault="00B41745" w:rsidP="00F375EC">
      <w:pPr>
        <w:spacing w:line="240" w:lineRule="auto"/>
        <w:jc w:val="center"/>
        <w:rPr>
          <w:sz w:val="28"/>
          <w:szCs w:val="28"/>
        </w:rPr>
      </w:pPr>
    </w:p>
    <w:p w14:paraId="0F0EF5E7" w14:textId="77777777" w:rsidR="00B41745" w:rsidRDefault="00B41745" w:rsidP="00F375EC">
      <w:pPr>
        <w:spacing w:line="240" w:lineRule="auto"/>
        <w:jc w:val="center"/>
        <w:rPr>
          <w:sz w:val="28"/>
          <w:szCs w:val="28"/>
        </w:rPr>
      </w:pPr>
    </w:p>
    <w:p w14:paraId="4BFC6367" w14:textId="77777777" w:rsidR="00B41745" w:rsidRDefault="00B41745" w:rsidP="00F375EC">
      <w:pPr>
        <w:spacing w:line="240" w:lineRule="auto"/>
        <w:jc w:val="center"/>
        <w:rPr>
          <w:sz w:val="28"/>
          <w:szCs w:val="28"/>
        </w:rPr>
      </w:pPr>
    </w:p>
    <w:p w14:paraId="2C7E4102" w14:textId="77777777" w:rsidR="00B41745" w:rsidRDefault="00B41745" w:rsidP="00F375EC">
      <w:pPr>
        <w:spacing w:line="240" w:lineRule="auto"/>
        <w:jc w:val="center"/>
        <w:rPr>
          <w:sz w:val="28"/>
          <w:szCs w:val="28"/>
        </w:rPr>
      </w:pPr>
    </w:p>
    <w:p w14:paraId="0290B45C" w14:textId="77777777" w:rsidR="00B41745" w:rsidRDefault="00B41745" w:rsidP="00F375EC">
      <w:pPr>
        <w:spacing w:line="240" w:lineRule="auto"/>
        <w:jc w:val="center"/>
        <w:rPr>
          <w:sz w:val="28"/>
          <w:szCs w:val="28"/>
        </w:rPr>
      </w:pPr>
    </w:p>
    <w:p w14:paraId="6E6F6624" w14:textId="5CB487B4" w:rsidR="00055C8D" w:rsidRPr="002548EA" w:rsidRDefault="00055C8D" w:rsidP="002548EA">
      <w:pPr>
        <w:pStyle w:val="Ttulo1"/>
        <w:jc w:val="center"/>
        <w:rPr>
          <w:lang w:eastAsia="es-CR"/>
        </w:rPr>
      </w:pPr>
      <w:bookmarkStart w:id="51" w:name="_Toc274415772"/>
      <w:r w:rsidRPr="002548EA">
        <w:rPr>
          <w:lang w:eastAsia="es-CR"/>
        </w:rPr>
        <w:lastRenderedPageBreak/>
        <w:t>AGRADECIMIENTO</w:t>
      </w:r>
      <w:r w:rsidR="004A21C6">
        <w:rPr>
          <w:lang w:eastAsia="es-CR"/>
        </w:rPr>
        <w:t>S</w:t>
      </w:r>
      <w:bookmarkEnd w:id="51"/>
    </w:p>
    <w:p w14:paraId="42AE61E6" w14:textId="77777777" w:rsidR="00055C8D" w:rsidRDefault="00055C8D" w:rsidP="00F375EC">
      <w:pPr>
        <w:spacing w:line="240" w:lineRule="auto"/>
        <w:jc w:val="center"/>
        <w:rPr>
          <w:sz w:val="28"/>
          <w:szCs w:val="28"/>
        </w:rPr>
      </w:pPr>
    </w:p>
    <w:p w14:paraId="36EE80E8" w14:textId="77777777" w:rsidR="00055C8D" w:rsidRDefault="00055C8D" w:rsidP="00F375EC">
      <w:pPr>
        <w:spacing w:line="240" w:lineRule="auto"/>
        <w:jc w:val="center"/>
        <w:rPr>
          <w:sz w:val="28"/>
          <w:szCs w:val="28"/>
        </w:rPr>
      </w:pPr>
    </w:p>
    <w:p w14:paraId="76D421A4" w14:textId="77777777" w:rsidR="00055C8D" w:rsidRDefault="00055C8D" w:rsidP="00F375EC">
      <w:pPr>
        <w:spacing w:line="240" w:lineRule="auto"/>
        <w:jc w:val="center"/>
        <w:rPr>
          <w:sz w:val="28"/>
          <w:szCs w:val="28"/>
        </w:rPr>
      </w:pPr>
    </w:p>
    <w:p w14:paraId="431B76DB" w14:textId="77777777" w:rsidR="00055C8D" w:rsidRDefault="00055C8D" w:rsidP="00F375EC">
      <w:pPr>
        <w:spacing w:line="240" w:lineRule="auto"/>
        <w:jc w:val="center"/>
        <w:rPr>
          <w:sz w:val="28"/>
          <w:szCs w:val="28"/>
        </w:rPr>
      </w:pPr>
    </w:p>
    <w:p w14:paraId="0FAB8727" w14:textId="77777777" w:rsidR="00055C8D" w:rsidRDefault="00055C8D" w:rsidP="00F375EC">
      <w:pPr>
        <w:spacing w:line="240" w:lineRule="auto"/>
        <w:jc w:val="center"/>
        <w:rPr>
          <w:sz w:val="28"/>
          <w:szCs w:val="28"/>
        </w:rPr>
      </w:pPr>
    </w:p>
    <w:p w14:paraId="426CA39B" w14:textId="77777777" w:rsidR="00055C8D" w:rsidRDefault="00055C8D" w:rsidP="00F375EC">
      <w:pPr>
        <w:spacing w:line="240" w:lineRule="auto"/>
        <w:jc w:val="center"/>
        <w:rPr>
          <w:sz w:val="28"/>
          <w:szCs w:val="28"/>
        </w:rPr>
      </w:pPr>
    </w:p>
    <w:p w14:paraId="5CCD533D" w14:textId="77777777" w:rsidR="00055C8D" w:rsidRDefault="00055C8D" w:rsidP="00F375EC">
      <w:pPr>
        <w:spacing w:line="240" w:lineRule="auto"/>
        <w:jc w:val="center"/>
        <w:rPr>
          <w:sz w:val="28"/>
          <w:szCs w:val="28"/>
        </w:rPr>
      </w:pPr>
    </w:p>
    <w:p w14:paraId="4BFF3482" w14:textId="77777777" w:rsidR="00055C8D" w:rsidRDefault="00055C8D" w:rsidP="00F375EC">
      <w:pPr>
        <w:spacing w:line="240" w:lineRule="auto"/>
        <w:jc w:val="center"/>
        <w:rPr>
          <w:sz w:val="28"/>
          <w:szCs w:val="28"/>
        </w:rPr>
      </w:pPr>
    </w:p>
    <w:p w14:paraId="188E47E7" w14:textId="77777777" w:rsidR="00055C8D" w:rsidRDefault="00055C8D" w:rsidP="00F375EC">
      <w:pPr>
        <w:spacing w:line="240" w:lineRule="auto"/>
        <w:jc w:val="center"/>
        <w:rPr>
          <w:sz w:val="28"/>
          <w:szCs w:val="28"/>
        </w:rPr>
      </w:pPr>
    </w:p>
    <w:p w14:paraId="2569393E" w14:textId="77777777" w:rsidR="00055C8D" w:rsidRDefault="00055C8D" w:rsidP="00F375EC">
      <w:pPr>
        <w:spacing w:line="240" w:lineRule="auto"/>
        <w:jc w:val="center"/>
        <w:rPr>
          <w:sz w:val="28"/>
          <w:szCs w:val="28"/>
        </w:rPr>
      </w:pPr>
    </w:p>
    <w:p w14:paraId="50C5CE92" w14:textId="77777777" w:rsidR="00055C8D" w:rsidRDefault="00055C8D" w:rsidP="00F375EC">
      <w:pPr>
        <w:spacing w:line="240" w:lineRule="auto"/>
        <w:jc w:val="center"/>
        <w:rPr>
          <w:sz w:val="28"/>
          <w:szCs w:val="28"/>
        </w:rPr>
      </w:pPr>
    </w:p>
    <w:p w14:paraId="4F92A914" w14:textId="77777777" w:rsidR="00055C8D" w:rsidRDefault="00055C8D" w:rsidP="00F375EC">
      <w:pPr>
        <w:spacing w:line="240" w:lineRule="auto"/>
        <w:jc w:val="center"/>
        <w:rPr>
          <w:sz w:val="28"/>
          <w:szCs w:val="28"/>
        </w:rPr>
      </w:pPr>
    </w:p>
    <w:p w14:paraId="486D4FA3" w14:textId="77777777" w:rsidR="00055C8D" w:rsidRDefault="00055C8D" w:rsidP="00F375EC">
      <w:pPr>
        <w:spacing w:line="240" w:lineRule="auto"/>
        <w:jc w:val="center"/>
        <w:rPr>
          <w:sz w:val="28"/>
          <w:szCs w:val="28"/>
        </w:rPr>
      </w:pPr>
    </w:p>
    <w:p w14:paraId="24950538" w14:textId="77777777" w:rsidR="00055C8D" w:rsidRDefault="00055C8D" w:rsidP="00F375EC">
      <w:pPr>
        <w:spacing w:line="240" w:lineRule="auto"/>
        <w:jc w:val="center"/>
        <w:rPr>
          <w:sz w:val="28"/>
          <w:szCs w:val="28"/>
        </w:rPr>
      </w:pPr>
    </w:p>
    <w:p w14:paraId="03F6097E" w14:textId="77777777" w:rsidR="00055C8D" w:rsidRDefault="00055C8D" w:rsidP="00F375EC">
      <w:pPr>
        <w:spacing w:line="240" w:lineRule="auto"/>
        <w:jc w:val="center"/>
        <w:rPr>
          <w:sz w:val="28"/>
          <w:szCs w:val="28"/>
        </w:rPr>
      </w:pPr>
    </w:p>
    <w:p w14:paraId="10D6D994" w14:textId="77777777" w:rsidR="00055C8D" w:rsidRDefault="00055C8D" w:rsidP="00F375EC">
      <w:pPr>
        <w:spacing w:line="240" w:lineRule="auto"/>
        <w:jc w:val="center"/>
        <w:rPr>
          <w:sz w:val="28"/>
          <w:szCs w:val="28"/>
        </w:rPr>
      </w:pPr>
    </w:p>
    <w:p w14:paraId="1D65BC17" w14:textId="77777777" w:rsidR="00055C8D" w:rsidRDefault="00055C8D" w:rsidP="00F375EC">
      <w:pPr>
        <w:spacing w:line="240" w:lineRule="auto"/>
        <w:jc w:val="center"/>
        <w:rPr>
          <w:sz w:val="28"/>
          <w:szCs w:val="28"/>
        </w:rPr>
      </w:pPr>
    </w:p>
    <w:p w14:paraId="62ED701B" w14:textId="77777777" w:rsidR="00055C8D" w:rsidRDefault="00055C8D" w:rsidP="00F375EC">
      <w:pPr>
        <w:spacing w:line="240" w:lineRule="auto"/>
        <w:jc w:val="center"/>
        <w:rPr>
          <w:sz w:val="28"/>
          <w:szCs w:val="28"/>
        </w:rPr>
      </w:pPr>
    </w:p>
    <w:p w14:paraId="49F2AD06" w14:textId="77777777" w:rsidR="00055C8D" w:rsidRDefault="00055C8D" w:rsidP="00F375EC">
      <w:pPr>
        <w:spacing w:line="240" w:lineRule="auto"/>
        <w:jc w:val="center"/>
        <w:rPr>
          <w:sz w:val="28"/>
          <w:szCs w:val="28"/>
        </w:rPr>
      </w:pPr>
    </w:p>
    <w:p w14:paraId="7DE4AAA0" w14:textId="77777777" w:rsidR="00055C8D" w:rsidRDefault="00055C8D" w:rsidP="00F375EC">
      <w:pPr>
        <w:spacing w:line="240" w:lineRule="auto"/>
        <w:jc w:val="center"/>
        <w:rPr>
          <w:sz w:val="28"/>
          <w:szCs w:val="28"/>
        </w:rPr>
      </w:pPr>
    </w:p>
    <w:p w14:paraId="4872A819" w14:textId="77777777" w:rsidR="00055C8D" w:rsidRDefault="00055C8D" w:rsidP="00F375EC">
      <w:pPr>
        <w:spacing w:line="240" w:lineRule="auto"/>
        <w:jc w:val="center"/>
        <w:rPr>
          <w:sz w:val="28"/>
          <w:szCs w:val="28"/>
        </w:rPr>
      </w:pPr>
    </w:p>
    <w:p w14:paraId="71A7972D" w14:textId="77777777" w:rsidR="00055C8D" w:rsidRDefault="00055C8D" w:rsidP="00F375EC">
      <w:pPr>
        <w:spacing w:line="240" w:lineRule="auto"/>
        <w:jc w:val="center"/>
        <w:rPr>
          <w:sz w:val="28"/>
          <w:szCs w:val="28"/>
        </w:rPr>
      </w:pPr>
    </w:p>
    <w:p w14:paraId="455FA038" w14:textId="77777777" w:rsidR="00055C8D" w:rsidRDefault="00055C8D" w:rsidP="00F375EC">
      <w:pPr>
        <w:spacing w:line="240" w:lineRule="auto"/>
        <w:jc w:val="center"/>
        <w:rPr>
          <w:sz w:val="28"/>
          <w:szCs w:val="28"/>
        </w:rPr>
      </w:pPr>
    </w:p>
    <w:p w14:paraId="00925C64" w14:textId="77777777" w:rsidR="00055C8D" w:rsidRDefault="00055C8D" w:rsidP="00F375EC">
      <w:pPr>
        <w:spacing w:line="240" w:lineRule="auto"/>
        <w:jc w:val="center"/>
        <w:rPr>
          <w:sz w:val="28"/>
          <w:szCs w:val="28"/>
        </w:rPr>
      </w:pPr>
    </w:p>
    <w:p w14:paraId="09EF05DA" w14:textId="77777777" w:rsidR="00055C8D" w:rsidRDefault="00055C8D" w:rsidP="00F375EC">
      <w:pPr>
        <w:spacing w:line="240" w:lineRule="auto"/>
        <w:jc w:val="center"/>
        <w:rPr>
          <w:sz w:val="28"/>
          <w:szCs w:val="28"/>
        </w:rPr>
      </w:pPr>
    </w:p>
    <w:p w14:paraId="31C04567" w14:textId="77777777" w:rsidR="00055C8D" w:rsidRDefault="00055C8D" w:rsidP="00F375EC">
      <w:pPr>
        <w:spacing w:line="240" w:lineRule="auto"/>
        <w:jc w:val="center"/>
        <w:rPr>
          <w:sz w:val="28"/>
          <w:szCs w:val="28"/>
        </w:rPr>
      </w:pPr>
    </w:p>
    <w:p w14:paraId="38335127" w14:textId="77777777" w:rsidR="00055C8D" w:rsidRDefault="00055C8D" w:rsidP="00F375EC">
      <w:pPr>
        <w:spacing w:line="240" w:lineRule="auto"/>
        <w:jc w:val="center"/>
        <w:rPr>
          <w:sz w:val="28"/>
          <w:szCs w:val="28"/>
        </w:rPr>
      </w:pPr>
    </w:p>
    <w:p w14:paraId="23BD275D" w14:textId="77777777" w:rsidR="00055C8D" w:rsidRDefault="00055C8D" w:rsidP="00F375EC">
      <w:pPr>
        <w:spacing w:line="240" w:lineRule="auto"/>
        <w:jc w:val="center"/>
        <w:rPr>
          <w:sz w:val="28"/>
          <w:szCs w:val="28"/>
        </w:rPr>
      </w:pPr>
    </w:p>
    <w:p w14:paraId="2A9BE305" w14:textId="77777777" w:rsidR="00055C8D" w:rsidRDefault="00055C8D" w:rsidP="00F375EC">
      <w:pPr>
        <w:spacing w:line="240" w:lineRule="auto"/>
        <w:jc w:val="center"/>
        <w:rPr>
          <w:sz w:val="28"/>
          <w:szCs w:val="28"/>
        </w:rPr>
      </w:pPr>
    </w:p>
    <w:p w14:paraId="3960EE30" w14:textId="77777777" w:rsidR="00055C8D" w:rsidRDefault="00055C8D" w:rsidP="00F375EC">
      <w:pPr>
        <w:spacing w:line="240" w:lineRule="auto"/>
        <w:jc w:val="center"/>
        <w:rPr>
          <w:sz w:val="28"/>
          <w:szCs w:val="28"/>
        </w:rPr>
      </w:pPr>
    </w:p>
    <w:p w14:paraId="569E8A31" w14:textId="77777777" w:rsidR="00055C8D" w:rsidRDefault="00055C8D" w:rsidP="00F375EC">
      <w:pPr>
        <w:spacing w:line="240" w:lineRule="auto"/>
        <w:jc w:val="center"/>
        <w:rPr>
          <w:sz w:val="28"/>
          <w:szCs w:val="28"/>
        </w:rPr>
      </w:pPr>
    </w:p>
    <w:p w14:paraId="1B286314" w14:textId="77777777" w:rsidR="00055C8D" w:rsidRDefault="00055C8D" w:rsidP="00F375EC">
      <w:pPr>
        <w:spacing w:line="240" w:lineRule="auto"/>
        <w:jc w:val="center"/>
        <w:rPr>
          <w:sz w:val="28"/>
          <w:szCs w:val="28"/>
        </w:rPr>
      </w:pPr>
    </w:p>
    <w:p w14:paraId="776DB19B" w14:textId="77777777" w:rsidR="00055C8D" w:rsidRDefault="00055C8D" w:rsidP="00F375EC">
      <w:pPr>
        <w:spacing w:line="240" w:lineRule="auto"/>
        <w:jc w:val="center"/>
        <w:rPr>
          <w:ins w:id="52" w:author="Michael Hidalgo" w:date="2014-10-06T08:59:00Z"/>
          <w:sz w:val="28"/>
          <w:szCs w:val="28"/>
        </w:rPr>
      </w:pPr>
    </w:p>
    <w:p w14:paraId="40FE1353" w14:textId="77777777" w:rsidR="004948F8" w:rsidRDefault="004948F8" w:rsidP="00F375EC">
      <w:pPr>
        <w:spacing w:line="240" w:lineRule="auto"/>
        <w:jc w:val="center"/>
        <w:rPr>
          <w:ins w:id="53" w:author="Michael Hidalgo" w:date="2014-10-06T08:59:00Z"/>
          <w:sz w:val="28"/>
          <w:szCs w:val="28"/>
        </w:rPr>
      </w:pPr>
    </w:p>
    <w:p w14:paraId="6E3832F0" w14:textId="77777777" w:rsidR="004948F8" w:rsidRDefault="004948F8" w:rsidP="00F375EC">
      <w:pPr>
        <w:spacing w:line="240" w:lineRule="auto"/>
        <w:jc w:val="center"/>
        <w:rPr>
          <w:ins w:id="54" w:author="Michael Hidalgo" w:date="2014-10-06T08:59:00Z"/>
          <w:sz w:val="28"/>
          <w:szCs w:val="28"/>
        </w:rPr>
      </w:pPr>
    </w:p>
    <w:p w14:paraId="7D070E94" w14:textId="77777777" w:rsidR="004948F8" w:rsidRDefault="004948F8" w:rsidP="00F375EC">
      <w:pPr>
        <w:spacing w:line="240" w:lineRule="auto"/>
        <w:jc w:val="center"/>
        <w:rPr>
          <w:ins w:id="55" w:author="Michael Hidalgo" w:date="2014-10-06T08:59:00Z"/>
          <w:sz w:val="28"/>
          <w:szCs w:val="28"/>
        </w:rPr>
      </w:pPr>
    </w:p>
    <w:p w14:paraId="12C74B77" w14:textId="02A6C5E9" w:rsidR="004948F8" w:rsidRDefault="004948F8" w:rsidP="004948F8">
      <w:pPr>
        <w:pStyle w:val="Ttulo1"/>
        <w:jc w:val="center"/>
      </w:pPr>
      <w:bookmarkStart w:id="56" w:name="_Toc274415773"/>
      <w:r>
        <w:lastRenderedPageBreak/>
        <w:t>RESUMEN EJECUTIVO</w:t>
      </w:r>
      <w:bookmarkEnd w:id="56"/>
    </w:p>
    <w:p w14:paraId="53033F87" w14:textId="3CBE9314" w:rsidR="004948F8" w:rsidRDefault="004948F8" w:rsidP="0041593C"/>
    <w:p w14:paraId="3EA90D9D" w14:textId="77777777" w:rsidR="004948F8" w:rsidRDefault="004948F8" w:rsidP="0041593C"/>
    <w:p w14:paraId="767C1C45" w14:textId="77777777" w:rsidR="004948F8" w:rsidRDefault="004948F8" w:rsidP="0041593C"/>
    <w:p w14:paraId="125573E9" w14:textId="77777777" w:rsidR="004948F8" w:rsidRDefault="004948F8" w:rsidP="0041593C"/>
    <w:p w14:paraId="734C7A66" w14:textId="77777777" w:rsidR="004948F8" w:rsidRDefault="004948F8" w:rsidP="0041593C"/>
    <w:p w14:paraId="58008334" w14:textId="77777777" w:rsidR="004948F8" w:rsidRDefault="004948F8" w:rsidP="0041593C"/>
    <w:p w14:paraId="26B64E50" w14:textId="77777777" w:rsidR="004948F8" w:rsidRDefault="004948F8" w:rsidP="0041593C"/>
    <w:p w14:paraId="3AE72689" w14:textId="77777777" w:rsidR="004948F8" w:rsidRDefault="004948F8" w:rsidP="0041593C"/>
    <w:p w14:paraId="50BE1695" w14:textId="77777777" w:rsidR="004948F8" w:rsidRDefault="004948F8" w:rsidP="0041593C"/>
    <w:p w14:paraId="2775308A" w14:textId="77777777" w:rsidR="004948F8" w:rsidRDefault="004948F8" w:rsidP="0041593C"/>
    <w:p w14:paraId="55D3F2E0" w14:textId="77777777" w:rsidR="004948F8" w:rsidRDefault="004948F8" w:rsidP="0041593C"/>
    <w:p w14:paraId="3F1965EC" w14:textId="77777777" w:rsidR="004948F8" w:rsidRDefault="004948F8" w:rsidP="0041593C"/>
    <w:p w14:paraId="4C67F3D0" w14:textId="77777777" w:rsidR="004948F8" w:rsidRDefault="004948F8" w:rsidP="0041593C"/>
    <w:p w14:paraId="4B014DAD" w14:textId="77777777" w:rsidR="004948F8" w:rsidRDefault="004948F8" w:rsidP="0041593C"/>
    <w:p w14:paraId="0C0DBAE5" w14:textId="77777777" w:rsidR="004948F8" w:rsidRDefault="004948F8" w:rsidP="0041593C"/>
    <w:p w14:paraId="05C79CE4" w14:textId="77777777" w:rsidR="004948F8" w:rsidRDefault="004948F8" w:rsidP="0041593C"/>
    <w:p w14:paraId="55DA850F" w14:textId="77777777" w:rsidR="004948F8" w:rsidRDefault="004948F8" w:rsidP="0041593C"/>
    <w:p w14:paraId="3B2F6D10" w14:textId="77777777" w:rsidR="004948F8" w:rsidRDefault="004948F8" w:rsidP="0041593C"/>
    <w:p w14:paraId="2577C5C6" w14:textId="77777777" w:rsidR="004948F8" w:rsidRDefault="004948F8" w:rsidP="0041593C"/>
    <w:p w14:paraId="761D353D" w14:textId="77777777" w:rsidR="007F4FB6" w:rsidRDefault="007F4FB6" w:rsidP="0041593C"/>
    <w:p w14:paraId="5990503B" w14:textId="77777777" w:rsidR="007F4FB6" w:rsidRDefault="007F4FB6" w:rsidP="0041593C"/>
    <w:p w14:paraId="1062D701" w14:textId="77777777" w:rsidR="007F4FB6" w:rsidRDefault="007F4FB6" w:rsidP="0041593C"/>
    <w:p w14:paraId="3ADF0699" w14:textId="77777777" w:rsidR="007F4FB6" w:rsidRDefault="007F4FB6" w:rsidP="0041593C"/>
    <w:p w14:paraId="190CEF21" w14:textId="77777777" w:rsidR="007F4FB6" w:rsidRDefault="007F4FB6" w:rsidP="0041593C"/>
    <w:p w14:paraId="203E8CC6" w14:textId="77777777" w:rsidR="007F4FB6" w:rsidRDefault="007F4FB6" w:rsidP="0041593C"/>
    <w:p w14:paraId="1AAB3BDC" w14:textId="77777777" w:rsidR="007F4FB6" w:rsidRDefault="007F4FB6" w:rsidP="0041593C"/>
    <w:p w14:paraId="362415AE" w14:textId="77777777" w:rsidR="007F4FB6" w:rsidRDefault="007F4FB6" w:rsidP="0041593C"/>
    <w:p w14:paraId="216074E0" w14:textId="77777777" w:rsidR="007F4FB6" w:rsidRDefault="007F4FB6" w:rsidP="0041593C"/>
    <w:p w14:paraId="0C7085DA" w14:textId="77777777" w:rsidR="007F4FB6" w:rsidRDefault="007F4FB6" w:rsidP="0041593C"/>
    <w:p w14:paraId="53CBB2D1" w14:textId="77777777" w:rsidR="007F4FB6" w:rsidRDefault="007F4FB6" w:rsidP="0041593C"/>
    <w:p w14:paraId="4897E5B9" w14:textId="77777777" w:rsidR="007F4FB6" w:rsidRDefault="007F4FB6" w:rsidP="0041593C"/>
    <w:p w14:paraId="0654D655" w14:textId="77777777" w:rsidR="007F4FB6" w:rsidRDefault="007F4FB6" w:rsidP="0041593C"/>
    <w:p w14:paraId="7FAF3279" w14:textId="77777777" w:rsidR="007F4FB6" w:rsidRDefault="007F4FB6" w:rsidP="0041593C"/>
    <w:p w14:paraId="7F30439D" w14:textId="77777777" w:rsidR="007F4FB6" w:rsidRDefault="007F4FB6" w:rsidP="0041593C"/>
    <w:p w14:paraId="35B7531F" w14:textId="77777777" w:rsidR="007F4FB6" w:rsidRDefault="007F4FB6" w:rsidP="0041593C"/>
    <w:p w14:paraId="54FCAD11" w14:textId="5CAB2BC9" w:rsidR="007F4FB6" w:rsidRDefault="007F4FB6" w:rsidP="007F4FB6">
      <w:pPr>
        <w:pStyle w:val="Ttulo1"/>
        <w:jc w:val="right"/>
      </w:pPr>
      <w:bookmarkStart w:id="57" w:name="_Toc274415774"/>
      <w:r>
        <w:t>INTRODUCCIÓN</w:t>
      </w:r>
      <w:bookmarkEnd w:id="57"/>
    </w:p>
    <w:p w14:paraId="7C885916" w14:textId="77777777" w:rsidR="007F4FB6" w:rsidRDefault="007F4FB6" w:rsidP="007F4FB6"/>
    <w:p w14:paraId="15CEA11F" w14:textId="77777777" w:rsidR="007F4FB6" w:rsidRDefault="007F4FB6" w:rsidP="007F4FB6"/>
    <w:p w14:paraId="3307ED1E" w14:textId="77777777" w:rsidR="007F4FB6" w:rsidRDefault="007F4FB6" w:rsidP="007F4FB6"/>
    <w:p w14:paraId="3AE1F36E" w14:textId="77777777" w:rsidR="004B5DDA" w:rsidRDefault="004B5DDA" w:rsidP="007F4FB6"/>
    <w:p w14:paraId="09449AA1" w14:textId="77777777" w:rsidR="004B5DDA" w:rsidRDefault="004B5DDA" w:rsidP="007F4FB6"/>
    <w:p w14:paraId="27ECD9E6" w14:textId="77777777" w:rsidR="004B5DDA" w:rsidRDefault="004B5DDA" w:rsidP="007F4FB6"/>
    <w:p w14:paraId="44700400" w14:textId="231CE232" w:rsidR="004B5DDA" w:rsidRDefault="004B5DDA" w:rsidP="007A66DD">
      <w:pPr>
        <w:pStyle w:val="Ttulo1"/>
        <w:numPr>
          <w:ilvl w:val="0"/>
          <w:numId w:val="28"/>
        </w:numPr>
      </w:pPr>
      <w:bookmarkStart w:id="58" w:name="_Toc274415775"/>
      <w:r>
        <w:lastRenderedPageBreak/>
        <w:t>Tema</w:t>
      </w:r>
      <w:bookmarkEnd w:id="58"/>
    </w:p>
    <w:p w14:paraId="18FC5385" w14:textId="0761349A" w:rsidR="004B5DDA" w:rsidRPr="004B5DDA" w:rsidRDefault="004B5DDA" w:rsidP="004B5DDA">
      <w:r>
        <w:tab/>
      </w:r>
      <w:r w:rsidR="00D7225D">
        <w:t>Prototipo funcional</w:t>
      </w:r>
      <w:r w:rsidR="00D73E5C">
        <w:t xml:space="preserve"> de un </w:t>
      </w:r>
      <w:proofErr w:type="spellStart"/>
      <w:r w:rsidR="00D73E5C">
        <w:t>plugin</w:t>
      </w:r>
      <w:proofErr w:type="spellEnd"/>
      <w:r w:rsidR="00D73E5C">
        <w:t xml:space="preserve"> para Visual Studio .NET que permita realizar pruebas estáticas de seguridad de aplicaciones (SAST).</w:t>
      </w:r>
    </w:p>
    <w:p w14:paraId="18565DBA" w14:textId="1BCA0BB0" w:rsidR="004B5DDA" w:rsidRDefault="00A81AE4" w:rsidP="00D73E5C">
      <w:pPr>
        <w:pStyle w:val="Ttulo1"/>
        <w:numPr>
          <w:ilvl w:val="0"/>
          <w:numId w:val="28"/>
        </w:numPr>
      </w:pPr>
      <w:bookmarkStart w:id="59" w:name="_Toc274415776"/>
      <w:r>
        <w:t>Planteamiento del problema de estudio</w:t>
      </w:r>
      <w:bookmarkEnd w:id="59"/>
    </w:p>
    <w:p w14:paraId="3AF1EE43" w14:textId="72FEDC30" w:rsidR="00D73E5C" w:rsidRDefault="00D73E5C" w:rsidP="00D73E5C">
      <w:pPr>
        <w:widowControl w:val="0"/>
        <w:autoSpaceDE w:val="0"/>
        <w:autoSpaceDN w:val="0"/>
        <w:adjustRightInd w:val="0"/>
        <w:rPr>
          <w:rFonts w:cs="Arial"/>
          <w:lang w:val="es-ES"/>
        </w:rPr>
      </w:pPr>
      <w:r>
        <w:tab/>
      </w:r>
      <w:r>
        <w:rPr>
          <w:rFonts w:cs="Arial"/>
          <w:lang w:val="es-ES"/>
        </w:rPr>
        <w:t xml:space="preserve">Se vive en un mundo interconectado, donde las tecnologías de información y comunicación juegan un rol fundamental en la vida de los seres humanos simplificando la forma de hacer negocios y la forma de relacionarnos. No obstante </w:t>
      </w:r>
      <w:r w:rsidR="003E4588">
        <w:rPr>
          <w:rFonts w:cs="Arial"/>
          <w:lang w:val="es-ES"/>
        </w:rPr>
        <w:t>e</w:t>
      </w:r>
      <w:r>
        <w:rPr>
          <w:rFonts w:cs="Arial"/>
          <w:lang w:val="es-ES"/>
        </w:rPr>
        <w:t xml:space="preserve">sta dependencia en la tecnología es aprovechada de forma sustancial por usuarios maliciosos, comúnmente conocidos como atacantes o piratas informáticos, donde buscan explotar vulnerabilidades en las distintas aplicaciones de software. Este grupo de personas comparten características comunes como lo son su exhaustivo y minucioso conocimiento en desarrollo de software, sistemas operativos, redes computacionales y seguridad, donde tratan de explotar alguna de las muchas vulnerabilidades que afectan la infraestructura tecnológica actual. En la medida en que los ataques informáticos tienen un trasfondo económico y social, la necesidad de desarrollar aplicaciones de software que no solamente sean confiables si no que sean resistentes a incidentes informáticos es clave. </w:t>
      </w:r>
    </w:p>
    <w:p w14:paraId="6E4E4D70" w14:textId="3A97B315" w:rsidR="00D73E5C" w:rsidRDefault="00D73E5C" w:rsidP="00D73E5C">
      <w:pPr>
        <w:widowControl w:val="0"/>
        <w:autoSpaceDE w:val="0"/>
        <w:autoSpaceDN w:val="0"/>
        <w:adjustRightInd w:val="0"/>
        <w:rPr>
          <w:rFonts w:cs="Arial"/>
          <w:lang w:val="es-ES"/>
        </w:rPr>
      </w:pPr>
      <w:r>
        <w:rPr>
          <w:rFonts w:cs="Arial"/>
          <w:lang w:val="es-ES"/>
        </w:rPr>
        <w:tab/>
        <w:t xml:space="preserve">Pese a el incremento en el crimen cibernético </w:t>
      </w:r>
      <w:r w:rsidR="00594549">
        <w:rPr>
          <w:rFonts w:cs="Arial"/>
          <w:lang w:val="es-ES"/>
        </w:rPr>
        <w:t>de</w:t>
      </w:r>
      <w:r>
        <w:rPr>
          <w:rFonts w:cs="Arial"/>
          <w:lang w:val="es-ES"/>
        </w:rPr>
        <w:t xml:space="preserve"> últimos años y a las pérdidas económicas significantes que estos incidentes traen a las organizaciones víctimas de una brecha de seguridad, se puede notar que la </w:t>
      </w:r>
      <w:r>
        <w:rPr>
          <w:rFonts w:cs="Arial"/>
          <w:lang w:val="es-ES"/>
        </w:rPr>
        <w:lastRenderedPageBreak/>
        <w:t>reacción de la industria informática es aún lenta, es decir, de forma cotidiana más y más organizaciones son comprometidas por ataques informáticos que datan de hace más de 10 años, por lo que se puede notar que es necesario de otros enfoques.</w:t>
      </w:r>
    </w:p>
    <w:p w14:paraId="4CFDBE5E" w14:textId="77777777" w:rsidR="00D73E5C" w:rsidRPr="001049D9" w:rsidRDefault="00D73E5C" w:rsidP="00D73E5C">
      <w:pPr>
        <w:widowControl w:val="0"/>
        <w:autoSpaceDE w:val="0"/>
        <w:autoSpaceDN w:val="0"/>
        <w:adjustRightInd w:val="0"/>
        <w:rPr>
          <w:rFonts w:cs="Arial"/>
          <w:lang w:val="es-ES"/>
        </w:rPr>
      </w:pPr>
      <w:r>
        <w:rPr>
          <w:rFonts w:cs="Arial"/>
          <w:lang w:val="es-ES"/>
        </w:rPr>
        <w:tab/>
      </w:r>
      <w:r w:rsidRPr="001049D9">
        <w:rPr>
          <w:rFonts w:cs="Arial"/>
          <w:lang w:val="es-ES"/>
        </w:rPr>
        <w:t xml:space="preserve">Esta propuesta tiene como objetivo fundamental resolver dos problemáticas actuales que están relacionadas y cuya evolución implica </w:t>
      </w:r>
      <w:r>
        <w:rPr>
          <w:rFonts w:cs="Arial"/>
          <w:lang w:val="es-ES"/>
        </w:rPr>
        <w:t>que se traten de forma conjunta.</w:t>
      </w:r>
    </w:p>
    <w:p w14:paraId="3D7CFF94" w14:textId="3423FCFB" w:rsidR="00D73E5C" w:rsidRPr="001049D9" w:rsidRDefault="00D73E5C" w:rsidP="00D73E5C">
      <w:pPr>
        <w:widowControl w:val="0"/>
        <w:autoSpaceDE w:val="0"/>
        <w:autoSpaceDN w:val="0"/>
        <w:adjustRightInd w:val="0"/>
        <w:rPr>
          <w:rFonts w:cs="Arial"/>
          <w:lang w:val="es-ES"/>
        </w:rPr>
      </w:pPr>
      <w:r>
        <w:rPr>
          <w:rFonts w:cs="Arial"/>
          <w:lang w:val="es-ES"/>
        </w:rPr>
        <w:tab/>
      </w:r>
      <w:r w:rsidRPr="001049D9">
        <w:rPr>
          <w:rFonts w:cs="Arial"/>
          <w:lang w:val="es-ES"/>
        </w:rPr>
        <w:t xml:space="preserve">El primer problema que se pretende resolver es un tema de educación y de visibilidad. Lamentablemente un alto porcentaje de empresas no siguen las buenas prácticas en el momento </w:t>
      </w:r>
      <w:r>
        <w:rPr>
          <w:rFonts w:cs="Arial"/>
          <w:lang w:val="es-ES"/>
        </w:rPr>
        <w:t>de desarrollar o de adquirir aplicaciones de s</w:t>
      </w:r>
      <w:r w:rsidRPr="001049D9">
        <w:rPr>
          <w:rFonts w:cs="Arial"/>
          <w:lang w:val="es-ES"/>
        </w:rPr>
        <w:t>oftware.</w:t>
      </w:r>
      <w:r>
        <w:rPr>
          <w:rFonts w:cs="Arial"/>
          <w:lang w:val="es-ES"/>
        </w:rPr>
        <w:t xml:space="preserve"> </w:t>
      </w:r>
      <w:r w:rsidRPr="001049D9">
        <w:rPr>
          <w:rFonts w:cs="Arial"/>
          <w:lang w:val="es-ES"/>
        </w:rPr>
        <w:t xml:space="preserve">En un estudio reciente realizado por el Instituto </w:t>
      </w:r>
      <w:proofErr w:type="spellStart"/>
      <w:r w:rsidRPr="001049D9">
        <w:rPr>
          <w:rFonts w:cs="Arial"/>
          <w:lang w:val="es-ES"/>
        </w:rPr>
        <w:t>Ponemon</w:t>
      </w:r>
      <w:proofErr w:type="spellEnd"/>
      <w:r w:rsidRPr="001049D9">
        <w:rPr>
          <w:rFonts w:cs="Arial"/>
          <w:lang w:val="es-ES"/>
        </w:rPr>
        <w:t xml:space="preserve"> y la empresa Security </w:t>
      </w:r>
      <w:proofErr w:type="spellStart"/>
      <w:r w:rsidRPr="001049D9">
        <w:rPr>
          <w:rFonts w:cs="Arial"/>
          <w:lang w:val="es-ES"/>
        </w:rPr>
        <w:t>Innovation</w:t>
      </w:r>
      <w:proofErr w:type="spellEnd"/>
      <w:r w:rsidRPr="001049D9">
        <w:rPr>
          <w:rFonts w:cs="Arial"/>
          <w:lang w:val="es-ES"/>
        </w:rPr>
        <w:t xml:space="preserve"> </w:t>
      </w:r>
      <w:r>
        <w:rPr>
          <w:rFonts w:cs="Arial"/>
          <w:lang w:val="es-ES"/>
        </w:rPr>
        <w:t>bajo el título que reza</w:t>
      </w:r>
      <w:r w:rsidRPr="001049D9">
        <w:rPr>
          <w:rFonts w:cs="Arial"/>
          <w:lang w:val="es-ES"/>
        </w:rPr>
        <w:t xml:space="preserve"> </w:t>
      </w:r>
      <w:r>
        <w:rPr>
          <w:rFonts w:cs="Arial"/>
          <w:bCs/>
          <w:lang w:val="es-ES"/>
        </w:rPr>
        <w:t>El estado actual de la seguridad de las a</w:t>
      </w:r>
      <w:r w:rsidRPr="00F07581">
        <w:rPr>
          <w:rFonts w:cs="Arial"/>
          <w:bCs/>
          <w:lang w:val="es-ES"/>
        </w:rPr>
        <w:t>plicaciones</w:t>
      </w:r>
      <w:r>
        <w:rPr>
          <w:rFonts w:cs="Arial"/>
          <w:b/>
          <w:bCs/>
          <w:lang w:val="es-ES"/>
        </w:rPr>
        <w:t xml:space="preserve"> </w:t>
      </w:r>
      <w:r>
        <w:rPr>
          <w:rFonts w:cs="Arial"/>
          <w:bCs/>
          <w:lang w:val="es-ES"/>
        </w:rPr>
        <w:t>(2014)</w:t>
      </w:r>
      <w:r w:rsidR="00C53DAB">
        <w:rPr>
          <w:rStyle w:val="Refdenotaalpie"/>
          <w:rFonts w:cs="Arial"/>
          <w:bCs/>
          <w:lang w:val="es-ES"/>
        </w:rPr>
        <w:footnoteReference w:id="1"/>
      </w:r>
      <w:r w:rsidRPr="001049D9">
        <w:rPr>
          <w:rFonts w:cs="Arial"/>
          <w:lang w:val="es-ES"/>
        </w:rPr>
        <w:t>, donde se han entrevistado a 642 profesionales del sector de las tecnologías de información (entre ejecutivos y</w:t>
      </w:r>
      <w:r>
        <w:rPr>
          <w:rFonts w:cs="Arial"/>
          <w:lang w:val="es-ES"/>
        </w:rPr>
        <w:t xml:space="preserve"> personal técnico</w:t>
      </w:r>
      <w:r w:rsidRPr="001049D9">
        <w:rPr>
          <w:rFonts w:cs="Arial"/>
          <w:lang w:val="es-ES"/>
        </w:rPr>
        <w:t xml:space="preserve">) se encuentran hallazgos </w:t>
      </w:r>
      <w:r>
        <w:rPr>
          <w:rFonts w:cs="Arial"/>
          <w:lang w:val="es-ES"/>
        </w:rPr>
        <w:t xml:space="preserve">muy </w:t>
      </w:r>
      <w:r w:rsidRPr="001049D9">
        <w:rPr>
          <w:rFonts w:cs="Arial"/>
          <w:lang w:val="es-ES"/>
        </w:rPr>
        <w:t>preocupantes como lo son:</w:t>
      </w:r>
    </w:p>
    <w:p w14:paraId="7F65AC06" w14:textId="77777777" w:rsidR="00D73E5C"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El </w:t>
      </w:r>
      <w:r w:rsidRPr="001049D9">
        <w:rPr>
          <w:rFonts w:cs="Arial"/>
          <w:lang w:val="es-ES"/>
        </w:rPr>
        <w:t>71% de los ejecutivos entrevistados creen que tienen im</w:t>
      </w:r>
      <w:r>
        <w:rPr>
          <w:rFonts w:cs="Arial"/>
          <w:lang w:val="es-ES"/>
        </w:rPr>
        <w:t>plementado un entrenamiento en s</w:t>
      </w:r>
      <w:r w:rsidRPr="001049D9">
        <w:rPr>
          <w:rFonts w:cs="Arial"/>
          <w:lang w:val="es-ES"/>
        </w:rPr>
        <w:t>eguridad informática, no obstante solamente 20% del personal técnico sabe que dicho entrenamiento existe y está actualizado.</w:t>
      </w:r>
    </w:p>
    <w:p w14:paraId="7A856B85" w14:textId="77777777" w:rsidR="00D73E5C" w:rsidRPr="00F25934" w:rsidRDefault="00D73E5C" w:rsidP="00D73E5C">
      <w:pPr>
        <w:widowControl w:val="0"/>
        <w:tabs>
          <w:tab w:val="left" w:pos="220"/>
          <w:tab w:val="left" w:pos="720"/>
        </w:tabs>
        <w:autoSpaceDE w:val="0"/>
        <w:autoSpaceDN w:val="0"/>
        <w:adjustRightInd w:val="0"/>
        <w:spacing w:line="240" w:lineRule="auto"/>
        <w:rPr>
          <w:rFonts w:cs="Arial"/>
          <w:lang w:val="es-ES"/>
        </w:rPr>
      </w:pPr>
      <w:r w:rsidRPr="00F25934">
        <w:rPr>
          <w:rFonts w:cs="Arial"/>
          <w:lang w:val="es-ES"/>
        </w:rPr>
        <w:t xml:space="preserve"> </w:t>
      </w:r>
    </w:p>
    <w:p w14:paraId="6B7ACB91" w14:textId="77777777" w:rsidR="00D73E5C"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w:t>
      </w:r>
      <w:r w:rsidRPr="001049D9">
        <w:rPr>
          <w:rFonts w:cs="Arial"/>
          <w:lang w:val="es-ES"/>
        </w:rPr>
        <w:t>La mayoría de las organizaciones no tienen bien definido un c</w:t>
      </w:r>
      <w:r>
        <w:rPr>
          <w:rFonts w:cs="Arial"/>
          <w:lang w:val="es-ES"/>
        </w:rPr>
        <w:t>iclo de desarrollo de software.</w:t>
      </w:r>
    </w:p>
    <w:p w14:paraId="60E07C6D" w14:textId="77777777" w:rsidR="00D73E5C" w:rsidRPr="00F25934" w:rsidRDefault="00D73E5C" w:rsidP="00D73E5C">
      <w:pPr>
        <w:widowControl w:val="0"/>
        <w:tabs>
          <w:tab w:val="left" w:pos="220"/>
          <w:tab w:val="left" w:pos="720"/>
        </w:tabs>
        <w:autoSpaceDE w:val="0"/>
        <w:autoSpaceDN w:val="0"/>
        <w:adjustRightInd w:val="0"/>
        <w:spacing w:line="240" w:lineRule="auto"/>
        <w:rPr>
          <w:rFonts w:cs="Arial"/>
          <w:lang w:val="es-ES"/>
        </w:rPr>
      </w:pPr>
    </w:p>
    <w:p w14:paraId="1F123A17" w14:textId="77777777" w:rsidR="00D73E5C"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lastRenderedPageBreak/>
        <w:t xml:space="preserve"> </w:t>
      </w:r>
      <w:r w:rsidRPr="00687DCA">
        <w:rPr>
          <w:rFonts w:cs="Arial"/>
          <w:lang w:val="es-ES"/>
        </w:rPr>
        <w:t xml:space="preserve">La mayoría de las organizaciones no realizan pruebas de seguridad en las aplicaciones </w:t>
      </w:r>
    </w:p>
    <w:p w14:paraId="194B4BB1" w14:textId="77777777" w:rsidR="00D73E5C" w:rsidRPr="00F25934" w:rsidRDefault="00D73E5C" w:rsidP="00D73E5C">
      <w:pPr>
        <w:widowControl w:val="0"/>
        <w:tabs>
          <w:tab w:val="left" w:pos="220"/>
          <w:tab w:val="left" w:pos="720"/>
        </w:tabs>
        <w:autoSpaceDE w:val="0"/>
        <w:autoSpaceDN w:val="0"/>
        <w:adjustRightInd w:val="0"/>
        <w:spacing w:line="240" w:lineRule="auto"/>
        <w:rPr>
          <w:rFonts w:cs="Arial"/>
          <w:lang w:val="es-ES"/>
        </w:rPr>
      </w:pPr>
    </w:p>
    <w:p w14:paraId="78A375C7" w14:textId="77777777" w:rsidR="00D73E5C"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w:t>
      </w:r>
      <w:r w:rsidRPr="00687DCA">
        <w:rPr>
          <w:rFonts w:cs="Arial"/>
          <w:lang w:val="es-ES"/>
        </w:rPr>
        <w:t xml:space="preserve">La mayoría de las organizaciones no tienen un programa formal de entrenamiento de seguridad de la aplicaciones. </w:t>
      </w:r>
    </w:p>
    <w:p w14:paraId="31EA4124" w14:textId="77777777" w:rsidR="00D73E5C" w:rsidRPr="00F25934" w:rsidRDefault="00D73E5C" w:rsidP="00D73E5C">
      <w:pPr>
        <w:widowControl w:val="0"/>
        <w:tabs>
          <w:tab w:val="left" w:pos="220"/>
          <w:tab w:val="left" w:pos="720"/>
        </w:tabs>
        <w:autoSpaceDE w:val="0"/>
        <w:autoSpaceDN w:val="0"/>
        <w:adjustRightInd w:val="0"/>
        <w:spacing w:line="240" w:lineRule="auto"/>
        <w:rPr>
          <w:rFonts w:cs="Arial"/>
          <w:lang w:val="es-ES"/>
        </w:rPr>
      </w:pPr>
    </w:p>
    <w:p w14:paraId="02D1C0A6" w14:textId="77777777" w:rsidR="00D73E5C"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w:t>
      </w:r>
      <w:r w:rsidRPr="00F25934">
        <w:rPr>
          <w:rFonts w:cs="Arial"/>
          <w:lang w:val="es-ES"/>
        </w:rPr>
        <w:t xml:space="preserve">La mayoría de las organizaciones no identifican, miden, o no entienden los riesgos de seguridad de aplicaciones. </w:t>
      </w:r>
    </w:p>
    <w:p w14:paraId="43D8471E" w14:textId="77777777" w:rsidR="00D73E5C" w:rsidRPr="00F25934" w:rsidRDefault="00D73E5C" w:rsidP="00D73E5C">
      <w:pPr>
        <w:widowControl w:val="0"/>
        <w:tabs>
          <w:tab w:val="left" w:pos="220"/>
          <w:tab w:val="left" w:pos="720"/>
        </w:tabs>
        <w:autoSpaceDE w:val="0"/>
        <w:autoSpaceDN w:val="0"/>
        <w:adjustRightInd w:val="0"/>
        <w:spacing w:line="240" w:lineRule="auto"/>
        <w:rPr>
          <w:rFonts w:cs="Arial"/>
          <w:lang w:val="es-ES"/>
        </w:rPr>
      </w:pPr>
    </w:p>
    <w:p w14:paraId="5B2D272F" w14:textId="77777777" w:rsidR="00D73E5C" w:rsidRPr="00F25934"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w:t>
      </w:r>
      <w:r w:rsidRPr="00F25934">
        <w:rPr>
          <w:rFonts w:cs="Arial"/>
          <w:lang w:val="es-ES"/>
        </w:rPr>
        <w:t xml:space="preserve">Existe una brecha significativa entre los ejecutivos y los profesionales (técnicos)con respecto a los niveles percibidos de madurez y las actividades de seguridad de la aplicación. </w:t>
      </w:r>
    </w:p>
    <w:p w14:paraId="6E452C62" w14:textId="77777777" w:rsidR="00D73E5C" w:rsidRPr="001049D9" w:rsidRDefault="00D73E5C" w:rsidP="00D73E5C">
      <w:pPr>
        <w:widowControl w:val="0"/>
        <w:autoSpaceDE w:val="0"/>
        <w:autoSpaceDN w:val="0"/>
        <w:adjustRightInd w:val="0"/>
        <w:rPr>
          <w:rFonts w:cs="Arial"/>
          <w:lang w:val="es-ES"/>
        </w:rPr>
      </w:pPr>
      <w:r>
        <w:rPr>
          <w:rFonts w:cs="Arial"/>
          <w:lang w:val="es-ES"/>
        </w:rPr>
        <w:tab/>
      </w:r>
      <w:r w:rsidRPr="001049D9">
        <w:rPr>
          <w:rFonts w:cs="Arial"/>
          <w:lang w:val="es-ES"/>
        </w:rPr>
        <w:t>La principal problemática aquí se puede reducir a poder darle a los desarrolladores de software las herramientas para que comprendan cuales son los problemas de seguridad comunes, como poder identificar éstos problemas y como poder resolverlos.</w:t>
      </w:r>
    </w:p>
    <w:p w14:paraId="6EC4A489" w14:textId="77777777"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Este enfoque busca que los desarrolladores de software estén más comprometidos a </w:t>
      </w:r>
      <w:r>
        <w:rPr>
          <w:rFonts w:cs="Arial"/>
          <w:lang w:val="es-ES"/>
        </w:rPr>
        <w:t>crear</w:t>
      </w:r>
      <w:r w:rsidRPr="00D377AF">
        <w:rPr>
          <w:rFonts w:cs="Arial"/>
          <w:lang w:val="es-ES"/>
        </w:rPr>
        <w:t xml:space="preserve"> aplicaciones seguras. No obstante durante muchos años, los entornos de desarrollo integrado (IDE), por ejemplo Visual Studio .NET, le han brindado a los desarrolladores muchas herramientas en un mismo lugar que le permiten de forma ágil desarrollar software de calidad. Sin duda son un factor determinante cuando hablamos de productividad.</w:t>
      </w:r>
    </w:p>
    <w:p w14:paraId="08E8FC35" w14:textId="220C8DA3"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Sin embargo, los creadores de éstos ambientes de desarrollo se han preocupado muy poco (o casi nada sin ánimos de entrar en controversias) por </w:t>
      </w:r>
      <w:r w:rsidRPr="00D377AF">
        <w:rPr>
          <w:rFonts w:cs="Arial"/>
          <w:lang w:val="es-ES"/>
        </w:rPr>
        <w:lastRenderedPageBreak/>
        <w:t xml:space="preserve">brindarle a los desarrolladores un mecanismo para desarrollar código seguro. </w:t>
      </w:r>
      <w:ins w:id="61" w:author="Michael Hidalgo" w:date="2014-10-07T04:51:00Z">
        <w:r w:rsidR="0041593C">
          <w:rPr>
            <w:rFonts w:cs="Arial"/>
            <w:lang w:val="es-ES"/>
          </w:rPr>
          <w:tab/>
        </w:r>
      </w:ins>
      <w:r w:rsidRPr="00D377AF">
        <w:rPr>
          <w:rFonts w:cs="Arial"/>
          <w:lang w:val="es-ES"/>
        </w:rPr>
        <w:t xml:space="preserve">En otras palabras no ha habido por parte de </w:t>
      </w:r>
      <w:r w:rsidR="003E4588">
        <w:rPr>
          <w:rFonts w:cs="Arial"/>
          <w:lang w:val="es-ES"/>
        </w:rPr>
        <w:t>e</w:t>
      </w:r>
      <w:r w:rsidRPr="00D377AF">
        <w:rPr>
          <w:rFonts w:cs="Arial"/>
          <w:lang w:val="es-ES"/>
        </w:rPr>
        <w:t xml:space="preserve">sta industria un interés por brindar retroalimentación en el momento que las vulnerabilidades son creadas (cuando el código es desarrollado). Idealmente, cuando existe un error de sintaxis en el código, el IDE (Entorno de Desarrollo Integrado), indica en tiempo real que ha habido un error y en el mejor de los casos le brinda una sugerencia acerca de como resolverlo. Otras </w:t>
      </w:r>
      <w:r>
        <w:rPr>
          <w:rFonts w:cs="Arial"/>
          <w:lang w:val="es-ES"/>
        </w:rPr>
        <w:t xml:space="preserve">terceras partes </w:t>
      </w:r>
      <w:r w:rsidRPr="00D377AF">
        <w:rPr>
          <w:rFonts w:cs="Arial"/>
          <w:lang w:val="es-ES"/>
        </w:rPr>
        <w:t xml:space="preserve"> han creado </w:t>
      </w:r>
      <w:proofErr w:type="spellStart"/>
      <w:r w:rsidRPr="00D377AF">
        <w:rPr>
          <w:rFonts w:cs="Arial"/>
          <w:lang w:val="es-ES"/>
        </w:rPr>
        <w:t>plugins</w:t>
      </w:r>
      <w:proofErr w:type="spellEnd"/>
      <w:r>
        <w:rPr>
          <w:rFonts w:cs="Arial"/>
          <w:lang w:val="es-ES"/>
        </w:rPr>
        <w:t xml:space="preserve">, es decir complementos adicionales dentro de un ambiente integrado de desarrollo, </w:t>
      </w:r>
      <w:r w:rsidRPr="00D377AF">
        <w:rPr>
          <w:rFonts w:cs="Arial"/>
          <w:lang w:val="es-ES"/>
        </w:rPr>
        <w:t>que permiten dar formato y escribir código más eficiente, fá</w:t>
      </w:r>
      <w:r>
        <w:rPr>
          <w:rFonts w:cs="Arial"/>
          <w:lang w:val="es-ES"/>
        </w:rPr>
        <w:t xml:space="preserve">cil de leer, fácil de mantener pero </w:t>
      </w:r>
      <w:r w:rsidRPr="00D377AF">
        <w:rPr>
          <w:rFonts w:cs="Arial"/>
          <w:lang w:val="es-ES"/>
        </w:rPr>
        <w:t>el rol de la seguridad en el software sigue siendo el gran ausente.</w:t>
      </w:r>
    </w:p>
    <w:p w14:paraId="6D202809" w14:textId="0AF0A912"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Desafortunadamente muchos profesionales</w:t>
      </w:r>
      <w:r>
        <w:rPr>
          <w:rFonts w:cs="Arial"/>
          <w:lang w:val="es-ES"/>
        </w:rPr>
        <w:t xml:space="preserve"> en informática</w:t>
      </w:r>
      <w:r w:rsidRPr="00D377AF">
        <w:rPr>
          <w:rFonts w:cs="Arial"/>
          <w:lang w:val="es-ES"/>
        </w:rPr>
        <w:t xml:space="preserve"> desconocen las causas más comunes que hacen que el software sea inseguro. Peor aún, algunas veces se siguen malas prácticas como lo son buscar soluciones a problemas de programación en Internet, encontrando segmentos de código inseguro pero que al fin y al cabo cumple con lo que se busca, y de </w:t>
      </w:r>
      <w:ins w:id="62" w:author="Michael Hidalgo" w:date="2014-10-06T17:41:00Z">
        <w:r w:rsidR="003E4588">
          <w:rPr>
            <w:rFonts w:cs="Arial"/>
            <w:lang w:val="es-ES"/>
          </w:rPr>
          <w:t>e</w:t>
        </w:r>
      </w:ins>
      <w:r w:rsidRPr="00D377AF">
        <w:rPr>
          <w:rFonts w:cs="Arial"/>
          <w:lang w:val="es-ES"/>
        </w:rPr>
        <w:t>sta forma se traslada el riesgo a la organización en el momento de incluir dicho código</w:t>
      </w:r>
      <w:r>
        <w:rPr>
          <w:rFonts w:cs="Arial"/>
          <w:lang w:val="es-ES"/>
        </w:rPr>
        <w:t xml:space="preserve"> vulnerable</w:t>
      </w:r>
      <w:r w:rsidRPr="00D377AF">
        <w:rPr>
          <w:rFonts w:cs="Arial"/>
          <w:lang w:val="es-ES"/>
        </w:rPr>
        <w:t>. Eventualmente un usuario malicioso podrá explotar alguna vulnerabilidad cuando la aplicación haya sido implementada.</w:t>
      </w:r>
    </w:p>
    <w:p w14:paraId="05ACD69C" w14:textId="77777777"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El problema que se pretende resolver aquí entonces es desde la perspectiva del desarrollo seguro, poder darle a los desarrolladores de software un mecanismo para que puedan identificar cuando escriben código vulnerable a un ataque informático conocido, dentro del mismo ambiente de </w:t>
      </w:r>
      <w:r w:rsidRPr="00D377AF">
        <w:rPr>
          <w:rFonts w:cs="Arial"/>
          <w:lang w:val="es-ES"/>
        </w:rPr>
        <w:lastRenderedPageBreak/>
        <w:t xml:space="preserve">desarrollo y </w:t>
      </w:r>
      <w:r>
        <w:rPr>
          <w:rFonts w:cs="Arial"/>
          <w:lang w:val="es-ES"/>
        </w:rPr>
        <w:t>siguiendo las mejores prácticas, de forma que se puedan identificar en una etapa temprana del ciclo del desarrollo del software, donde aún es viable solucionar el problema.</w:t>
      </w:r>
    </w:p>
    <w:p w14:paraId="52B1E388" w14:textId="16D19492" w:rsidR="00D73E5C"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Cuando se refiere a riesgos informáticos, organizaciones como OWASP (Proyecto Abierto para la Seguridad de las Aplicaciones) y MITRE han desarrollado proyectos para poder identificar vulnerabilidades comunes. Idealmente todas las personas qu</w:t>
      </w:r>
      <w:r>
        <w:rPr>
          <w:rFonts w:cs="Arial"/>
          <w:lang w:val="es-ES"/>
        </w:rPr>
        <w:t>e participan activamente en el c</w:t>
      </w:r>
      <w:r w:rsidRPr="00D377AF">
        <w:rPr>
          <w:rFonts w:cs="Arial"/>
          <w:lang w:val="es-ES"/>
        </w:rPr>
        <w:t xml:space="preserve">iclo del desarrollo del software deben conocer a cabalidad </w:t>
      </w:r>
      <w:r w:rsidR="00E12BE1">
        <w:rPr>
          <w:rFonts w:cs="Arial"/>
          <w:lang w:val="es-ES"/>
        </w:rPr>
        <w:t>e</w:t>
      </w:r>
      <w:r w:rsidRPr="00D377AF">
        <w:rPr>
          <w:rFonts w:cs="Arial"/>
          <w:lang w:val="es-ES"/>
        </w:rPr>
        <w:t>stas vulnerabilidades.</w:t>
      </w:r>
    </w:p>
    <w:p w14:paraId="0D72AF7A" w14:textId="77777777"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Por parte de la fundación OWASP, han creado una guía llamado OWASP Top 10, el cual es una guía basada en riesgos sobre los incidentes en seguridad informática más comunes que afectan nuestra infraestructura tecnológica y de servicios. OWASP es ampliamente avalada por la industria informática y los documentos, guías y herramientas son usados diariamente para desarrollar software seguro. MITRE por su parte ha definido un tipo dicc</w:t>
      </w:r>
      <w:r>
        <w:rPr>
          <w:rFonts w:cs="Arial"/>
          <w:lang w:val="es-ES"/>
        </w:rPr>
        <w:t>ionario de las debilidades del s</w:t>
      </w:r>
      <w:r w:rsidRPr="00D377AF">
        <w:rPr>
          <w:rFonts w:cs="Arial"/>
          <w:lang w:val="es-ES"/>
        </w:rPr>
        <w:t>oftware conocido como CWE por sus siglas en inglés (</w:t>
      </w:r>
      <w:proofErr w:type="spellStart"/>
      <w:r>
        <w:rPr>
          <w:rFonts w:cs="Arial"/>
          <w:lang w:val="es-ES"/>
        </w:rPr>
        <w:t>Common</w:t>
      </w:r>
      <w:proofErr w:type="spellEnd"/>
      <w:r>
        <w:rPr>
          <w:rFonts w:cs="Arial"/>
          <w:lang w:val="es-ES"/>
        </w:rPr>
        <w:t xml:space="preserve"> </w:t>
      </w:r>
      <w:proofErr w:type="spellStart"/>
      <w:r>
        <w:rPr>
          <w:rFonts w:cs="Arial"/>
          <w:lang w:val="es-ES"/>
        </w:rPr>
        <w:t>Weakness</w:t>
      </w:r>
      <w:proofErr w:type="spellEnd"/>
      <w:r>
        <w:rPr>
          <w:rFonts w:cs="Arial"/>
          <w:lang w:val="es-ES"/>
        </w:rPr>
        <w:t xml:space="preserve"> </w:t>
      </w:r>
      <w:proofErr w:type="spellStart"/>
      <w:r>
        <w:rPr>
          <w:rFonts w:cs="Arial"/>
          <w:lang w:val="es-ES"/>
        </w:rPr>
        <w:t>Enumeration</w:t>
      </w:r>
      <w:proofErr w:type="spellEnd"/>
      <w:r>
        <w:rPr>
          <w:rFonts w:cs="Arial"/>
          <w:lang w:val="es-ES"/>
        </w:rPr>
        <w:t>) o enumeración de debilidades c</w:t>
      </w:r>
      <w:r w:rsidRPr="00D377AF">
        <w:rPr>
          <w:rFonts w:cs="Arial"/>
          <w:lang w:val="es-ES"/>
        </w:rPr>
        <w:t>omunes. CWE ofrece un conjunto unificado, medible de las debil</w:t>
      </w:r>
      <w:r>
        <w:rPr>
          <w:rFonts w:cs="Arial"/>
          <w:lang w:val="es-ES"/>
        </w:rPr>
        <w:t xml:space="preserve">idades de software que permite </w:t>
      </w:r>
      <w:r w:rsidRPr="00D377AF">
        <w:rPr>
          <w:rFonts w:cs="Arial"/>
          <w:lang w:val="es-ES"/>
        </w:rPr>
        <w:t xml:space="preserve"> una discusión más efectiva, la descripción, la selección y el uso de herramientas y servicios que pueden encontrar estas debilidades en el código fuente y los sistemas operativos, así como una mejor comprensión y gestión de las debilidades de software relacionado con la arquitectura y el diseño.</w:t>
      </w:r>
    </w:p>
    <w:p w14:paraId="03C29159" w14:textId="77777777"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El objetivo con éste componente de software a ser desarrollado es que </w:t>
      </w:r>
      <w:r w:rsidRPr="00D377AF">
        <w:rPr>
          <w:rFonts w:cs="Arial"/>
          <w:lang w:val="es-ES"/>
        </w:rPr>
        <w:lastRenderedPageBreak/>
        <w:t>tome en consideración los riesgos y las debilidades descritas por éstos dos est</w:t>
      </w:r>
      <w:r>
        <w:rPr>
          <w:rFonts w:cs="Arial"/>
          <w:lang w:val="es-ES"/>
        </w:rPr>
        <w:t xml:space="preserve">ándares y poder darle retroalimentación al desarrollador cuando accidentalmente se escribe código fuente vulnerable. </w:t>
      </w:r>
    </w:p>
    <w:p w14:paraId="5A4EB562" w14:textId="77777777"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El segundo problema a abordar está enfocado hacia la empresa Security </w:t>
      </w:r>
      <w:proofErr w:type="spellStart"/>
      <w:r w:rsidRPr="00D377AF">
        <w:rPr>
          <w:rFonts w:cs="Arial"/>
          <w:lang w:val="es-ES"/>
        </w:rPr>
        <w:t>Innovation</w:t>
      </w:r>
      <w:proofErr w:type="spellEnd"/>
      <w:r w:rsidRPr="00D377AF">
        <w:rPr>
          <w:rFonts w:cs="Arial"/>
          <w:lang w:val="es-ES"/>
        </w:rPr>
        <w:t>, la cual permitirá que éste componente (</w:t>
      </w:r>
      <w:proofErr w:type="spellStart"/>
      <w:r w:rsidRPr="00D377AF">
        <w:rPr>
          <w:rFonts w:cs="Arial"/>
          <w:lang w:val="es-ES"/>
        </w:rPr>
        <w:t>plugin</w:t>
      </w:r>
      <w:proofErr w:type="spellEnd"/>
      <w:r w:rsidRPr="00D377AF">
        <w:rPr>
          <w:rFonts w:cs="Arial"/>
          <w:lang w:val="es-ES"/>
        </w:rPr>
        <w:t>) se desarrolle en sus laboratorios y eventualmente se distribuya bajo una licencia de software respectiva. Security</w:t>
      </w:r>
      <w:r>
        <w:rPr>
          <w:rFonts w:cs="Arial"/>
          <w:lang w:val="es-ES"/>
        </w:rPr>
        <w:t xml:space="preserve"> </w:t>
      </w:r>
      <w:proofErr w:type="spellStart"/>
      <w:r w:rsidRPr="00D377AF">
        <w:rPr>
          <w:rFonts w:cs="Arial"/>
          <w:lang w:val="es-ES"/>
        </w:rPr>
        <w:t>Innovation</w:t>
      </w:r>
      <w:proofErr w:type="spellEnd"/>
      <w:r w:rsidRPr="00D377AF">
        <w:rPr>
          <w:rFonts w:cs="Arial"/>
          <w:lang w:val="es-ES"/>
        </w:rPr>
        <w:t xml:space="preserve"> es una empresa estadounidense que a lo largo de los años se ha convertido en una autoridad en el campo de la seguridad en el software y ayuda a l</w:t>
      </w:r>
      <w:r>
        <w:rPr>
          <w:rFonts w:cs="Arial"/>
          <w:lang w:val="es-ES"/>
        </w:rPr>
        <w:t>as organizaciones a construir aplicaciones de software más seguras</w:t>
      </w:r>
      <w:r w:rsidRPr="00D377AF">
        <w:rPr>
          <w:rFonts w:cs="Arial"/>
          <w:lang w:val="es-ES"/>
        </w:rPr>
        <w:t>. Actualmente, Security</w:t>
      </w:r>
      <w:r>
        <w:rPr>
          <w:rFonts w:cs="Arial"/>
          <w:lang w:val="es-ES"/>
        </w:rPr>
        <w:t xml:space="preserve"> </w:t>
      </w:r>
      <w:proofErr w:type="spellStart"/>
      <w:r w:rsidRPr="00D377AF">
        <w:rPr>
          <w:rFonts w:cs="Arial"/>
          <w:lang w:val="es-ES"/>
        </w:rPr>
        <w:t>Innovation</w:t>
      </w:r>
      <w:proofErr w:type="spellEnd"/>
      <w:r w:rsidRPr="00D377AF">
        <w:rPr>
          <w:rFonts w:cs="Arial"/>
          <w:lang w:val="es-ES"/>
        </w:rPr>
        <w:t xml:space="preserve"> cuenta con un producto estrella llamado TEAM Mento</w:t>
      </w:r>
      <w:r>
        <w:rPr>
          <w:rFonts w:cs="Arial"/>
          <w:lang w:val="es-ES"/>
        </w:rPr>
        <w:t xml:space="preserve">r . TEAM Mentor </w:t>
      </w:r>
      <w:r w:rsidRPr="00D377AF">
        <w:rPr>
          <w:rFonts w:cs="Arial"/>
          <w:lang w:val="es-ES"/>
        </w:rPr>
        <w:t xml:space="preserve"> es una guía de referencia en tiempo real de las normas de seguridad de desarrollo de software que se integra con análisis estático y con los ambientes de desarrollo para brindar de forma completa una solución a los problemas de seguridad.</w:t>
      </w:r>
    </w:p>
    <w:p w14:paraId="18915755" w14:textId="5FA77AC4" w:rsidR="00D73E5C"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Actualmente TEAM</w:t>
      </w:r>
      <w:r>
        <w:rPr>
          <w:rFonts w:cs="Arial"/>
          <w:lang w:val="es-ES"/>
        </w:rPr>
        <w:t xml:space="preserve"> </w:t>
      </w:r>
      <w:r w:rsidRPr="00D377AF">
        <w:rPr>
          <w:rFonts w:cs="Arial"/>
          <w:lang w:val="es-ES"/>
        </w:rPr>
        <w:t>Mentor se integra</w:t>
      </w:r>
      <w:r>
        <w:rPr>
          <w:rFonts w:cs="Arial"/>
          <w:lang w:val="es-ES"/>
        </w:rPr>
        <w:t xml:space="preserve"> con herramientas de terceras partes que realizan a</w:t>
      </w:r>
      <w:r w:rsidRPr="00D377AF">
        <w:rPr>
          <w:rFonts w:cs="Arial"/>
          <w:lang w:val="es-ES"/>
        </w:rPr>
        <w:t xml:space="preserve">nálisis estático de código entre las que se encuentran HP </w:t>
      </w:r>
      <w:proofErr w:type="spellStart"/>
      <w:r w:rsidRPr="00D377AF">
        <w:rPr>
          <w:rFonts w:cs="Arial"/>
          <w:lang w:val="es-ES"/>
        </w:rPr>
        <w:t>Fortify</w:t>
      </w:r>
      <w:proofErr w:type="spellEnd"/>
      <w:r w:rsidRPr="00D377AF">
        <w:rPr>
          <w:rFonts w:cs="Arial"/>
          <w:lang w:val="es-ES"/>
        </w:rPr>
        <w:t xml:space="preserve">, </w:t>
      </w:r>
      <w:proofErr w:type="spellStart"/>
      <w:r w:rsidRPr="00D377AF">
        <w:rPr>
          <w:rFonts w:cs="Arial"/>
          <w:lang w:val="es-ES"/>
        </w:rPr>
        <w:t>Checkmarx</w:t>
      </w:r>
      <w:proofErr w:type="spellEnd"/>
      <w:r w:rsidRPr="00D377AF">
        <w:rPr>
          <w:rFonts w:cs="Arial"/>
          <w:lang w:val="es-ES"/>
        </w:rPr>
        <w:t xml:space="preserve">, CAT.NET. </w:t>
      </w:r>
      <w:r>
        <w:rPr>
          <w:rFonts w:cs="Arial"/>
          <w:lang w:val="es-ES"/>
        </w:rPr>
        <w:t>A su vez</w:t>
      </w:r>
      <w:r w:rsidRPr="00D377AF">
        <w:rPr>
          <w:rFonts w:cs="Arial"/>
          <w:lang w:val="es-ES"/>
        </w:rPr>
        <w:t xml:space="preserve"> TEAM</w:t>
      </w:r>
      <w:r>
        <w:rPr>
          <w:rFonts w:cs="Arial"/>
          <w:lang w:val="es-ES"/>
        </w:rPr>
        <w:t xml:space="preserve"> </w:t>
      </w:r>
      <w:r w:rsidRPr="00D377AF">
        <w:rPr>
          <w:rFonts w:cs="Arial"/>
          <w:lang w:val="es-ES"/>
        </w:rPr>
        <w:t xml:space="preserve">Mentor se ha integrado con diversos ambientes de desarrollo como Visual studio.NET, Eclipse, </w:t>
      </w:r>
      <w:proofErr w:type="spellStart"/>
      <w:r w:rsidRPr="00D377AF">
        <w:rPr>
          <w:rFonts w:cs="Arial"/>
          <w:lang w:val="es-ES"/>
        </w:rPr>
        <w:t>IntelliJ</w:t>
      </w:r>
      <w:proofErr w:type="spellEnd"/>
      <w:r w:rsidRPr="00D377AF">
        <w:rPr>
          <w:rFonts w:cs="Arial"/>
          <w:lang w:val="es-ES"/>
        </w:rPr>
        <w:t xml:space="preserve"> entre otros.</w:t>
      </w:r>
    </w:p>
    <w:p w14:paraId="1AD00C7B" w14:textId="7BDD840F" w:rsidR="00D73E5C" w:rsidRPr="00D377AF" w:rsidRDefault="009D4733" w:rsidP="00D73E5C">
      <w:pPr>
        <w:widowControl w:val="0"/>
        <w:autoSpaceDE w:val="0"/>
        <w:autoSpaceDN w:val="0"/>
        <w:adjustRightInd w:val="0"/>
        <w:rPr>
          <w:rFonts w:cs="Arial"/>
          <w:lang w:val="es-ES"/>
        </w:rPr>
      </w:pPr>
      <w:ins w:id="63" w:author="Michael Hidalgo" w:date="2014-10-06T17:42:00Z">
        <w:r>
          <w:rPr>
            <w:rFonts w:cs="Arial"/>
            <w:lang w:val="es-ES"/>
          </w:rPr>
          <w:tab/>
        </w:r>
      </w:ins>
      <w:r w:rsidR="00D73E5C" w:rsidRPr="00D377AF">
        <w:rPr>
          <w:rFonts w:cs="Arial"/>
          <w:lang w:val="es-ES"/>
        </w:rPr>
        <w:t xml:space="preserve">Idealmente cuando se trabaja de forma integrada con </w:t>
      </w:r>
      <w:r>
        <w:rPr>
          <w:rFonts w:cs="Arial"/>
          <w:lang w:val="es-ES"/>
        </w:rPr>
        <w:t>dichas</w:t>
      </w:r>
      <w:r w:rsidRPr="00D377AF">
        <w:rPr>
          <w:rFonts w:cs="Arial"/>
          <w:lang w:val="es-ES"/>
        </w:rPr>
        <w:t xml:space="preserve"> </w:t>
      </w:r>
      <w:r w:rsidR="00D73E5C" w:rsidRPr="00D377AF">
        <w:rPr>
          <w:rFonts w:cs="Arial"/>
          <w:lang w:val="es-ES"/>
        </w:rPr>
        <w:t>herramientas</w:t>
      </w:r>
      <w:r w:rsidR="00D73E5C">
        <w:rPr>
          <w:rFonts w:cs="Arial"/>
          <w:lang w:val="es-ES"/>
        </w:rPr>
        <w:t xml:space="preserve"> mencionadas anteriormente</w:t>
      </w:r>
      <w:r w:rsidR="00D73E5C" w:rsidRPr="00D377AF">
        <w:rPr>
          <w:rFonts w:cs="Arial"/>
          <w:lang w:val="es-ES"/>
        </w:rPr>
        <w:t xml:space="preserve"> que realizan análisis estático</w:t>
      </w:r>
      <w:r w:rsidR="00D73E5C">
        <w:rPr>
          <w:rFonts w:cs="Arial"/>
          <w:lang w:val="es-ES"/>
        </w:rPr>
        <w:t xml:space="preserve"> (es decir un análisis al código fuente no ejecutado)</w:t>
      </w:r>
      <w:r w:rsidR="00D73E5C" w:rsidRPr="00D377AF">
        <w:rPr>
          <w:rFonts w:cs="Arial"/>
          <w:lang w:val="es-ES"/>
        </w:rPr>
        <w:t xml:space="preserve">, cuando una vulnerabilidad es </w:t>
      </w:r>
      <w:r w:rsidR="00D73E5C">
        <w:rPr>
          <w:rFonts w:cs="Arial"/>
          <w:lang w:val="es-ES"/>
        </w:rPr>
        <w:t>identificada</w:t>
      </w:r>
      <w:r w:rsidR="00D73E5C" w:rsidRPr="00D377AF">
        <w:rPr>
          <w:rFonts w:cs="Arial"/>
          <w:lang w:val="es-ES"/>
        </w:rPr>
        <w:t>, la referencia en tiempo real de TEAM</w:t>
      </w:r>
      <w:r w:rsidR="00D73E5C">
        <w:rPr>
          <w:rFonts w:cs="Arial"/>
          <w:lang w:val="es-ES"/>
        </w:rPr>
        <w:t xml:space="preserve"> </w:t>
      </w:r>
      <w:r w:rsidR="00D73E5C" w:rsidRPr="00D377AF">
        <w:rPr>
          <w:rFonts w:cs="Arial"/>
          <w:lang w:val="es-ES"/>
        </w:rPr>
        <w:t xml:space="preserve">Mentor es desplegada, </w:t>
      </w:r>
      <w:r w:rsidR="00D73E5C" w:rsidRPr="00D377AF">
        <w:rPr>
          <w:rFonts w:cs="Arial"/>
          <w:lang w:val="es-ES"/>
        </w:rPr>
        <w:lastRenderedPageBreak/>
        <w:t>ofreciéndole a los desarrolladores un mecanismo para comprender el problema</w:t>
      </w:r>
      <w:r w:rsidR="00D73E5C">
        <w:rPr>
          <w:rFonts w:cs="Arial"/>
          <w:lang w:val="es-ES"/>
        </w:rPr>
        <w:t xml:space="preserve"> de seguridad en cuestión</w:t>
      </w:r>
      <w:r w:rsidR="00D73E5C" w:rsidRPr="00D377AF">
        <w:rPr>
          <w:rFonts w:cs="Arial"/>
          <w:lang w:val="es-ES"/>
        </w:rPr>
        <w:t xml:space="preserve">, que se familiaricen con los problemas de seguridad y que puedan resolver </w:t>
      </w:r>
      <w:r w:rsidR="00D73E5C">
        <w:rPr>
          <w:rFonts w:cs="Arial"/>
          <w:lang w:val="es-ES"/>
        </w:rPr>
        <w:t>los problemas de forma oportuna y expedita.</w:t>
      </w:r>
    </w:p>
    <w:p w14:paraId="3A7B91CB" w14:textId="77777777"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Actualmente Security</w:t>
      </w:r>
      <w:r>
        <w:rPr>
          <w:rFonts w:cs="Arial"/>
          <w:lang w:val="es-ES"/>
        </w:rPr>
        <w:t xml:space="preserve"> </w:t>
      </w:r>
      <w:proofErr w:type="spellStart"/>
      <w:r w:rsidRPr="00D377AF">
        <w:rPr>
          <w:rFonts w:cs="Arial"/>
          <w:lang w:val="es-ES"/>
        </w:rPr>
        <w:t>Innovation</w:t>
      </w:r>
      <w:proofErr w:type="spellEnd"/>
      <w:r w:rsidRPr="00D377AF">
        <w:rPr>
          <w:rFonts w:cs="Arial"/>
          <w:lang w:val="es-ES"/>
        </w:rPr>
        <w:t xml:space="preserve"> no se ha movido al campo del análisis estático de código, razón por la cual TEAM</w:t>
      </w:r>
      <w:r>
        <w:rPr>
          <w:rFonts w:cs="Arial"/>
          <w:lang w:val="es-ES"/>
        </w:rPr>
        <w:t xml:space="preserve"> </w:t>
      </w:r>
      <w:r w:rsidRPr="00D377AF">
        <w:rPr>
          <w:rFonts w:cs="Arial"/>
          <w:lang w:val="es-ES"/>
        </w:rPr>
        <w:t>Mentor se usa en gran parte como una integración con terceras partes que realizan un escáner del código fuente y cuando se encuentra una vulnerabilidad (basado en algún CWE mencionado anteriormente), los artículos de TEAM</w:t>
      </w:r>
      <w:r>
        <w:rPr>
          <w:rFonts w:cs="Arial"/>
          <w:lang w:val="es-ES"/>
        </w:rPr>
        <w:t xml:space="preserve"> </w:t>
      </w:r>
      <w:r w:rsidRPr="00D377AF">
        <w:rPr>
          <w:rFonts w:cs="Arial"/>
          <w:lang w:val="es-ES"/>
        </w:rPr>
        <w:t>Mentor se muestran en las diferentes interfaces y en diferentes clientes</w:t>
      </w:r>
      <w:r>
        <w:rPr>
          <w:rFonts w:cs="Arial"/>
          <w:lang w:val="es-ES"/>
        </w:rPr>
        <w:t>.</w:t>
      </w:r>
    </w:p>
    <w:p w14:paraId="3194DAAF" w14:textId="77777777"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De igual forma la plataforma TEAM</w:t>
      </w:r>
      <w:r>
        <w:rPr>
          <w:rFonts w:cs="Arial"/>
          <w:lang w:val="es-ES"/>
        </w:rPr>
        <w:t xml:space="preserve"> </w:t>
      </w:r>
      <w:r w:rsidRPr="00D377AF">
        <w:rPr>
          <w:rFonts w:cs="Arial"/>
          <w:lang w:val="es-ES"/>
        </w:rPr>
        <w:t>Mentor es consumida por diferent</w:t>
      </w:r>
      <w:r>
        <w:rPr>
          <w:rFonts w:cs="Arial"/>
          <w:lang w:val="es-ES"/>
        </w:rPr>
        <w:t>es consultores, arquitectos de s</w:t>
      </w:r>
      <w:r w:rsidRPr="00D377AF">
        <w:rPr>
          <w:rFonts w:cs="Arial"/>
          <w:lang w:val="es-ES"/>
        </w:rPr>
        <w:t>oftware y expertos en seguridad como un complemento para recomendar como se puede resolver un defecto en el área de seguridad. Esto significa que dentro de una organización, cuando se detectan vulnerabilidades en el software, los equipos de trabajo distribuyen los hipervínculos con el contenido de TEAM Mentor.</w:t>
      </w:r>
    </w:p>
    <w:p w14:paraId="36963F6B" w14:textId="7A4A146E"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Se puede decir que el enfoque hasta éste momento no ha sido en el campo del análisis estático, razón por la cual el desarrollo de éste componente o </w:t>
      </w:r>
      <w:proofErr w:type="spellStart"/>
      <w:r w:rsidRPr="00D377AF">
        <w:rPr>
          <w:rFonts w:cs="Arial"/>
          <w:lang w:val="es-ES"/>
        </w:rPr>
        <w:t>plugin</w:t>
      </w:r>
      <w:proofErr w:type="spellEnd"/>
      <w:r w:rsidRPr="00D377AF">
        <w:rPr>
          <w:rFonts w:cs="Arial"/>
          <w:lang w:val="es-ES"/>
        </w:rPr>
        <w:t xml:space="preserve"> que se está proponiendo ahora, abre las puertas a un mercado mayor, brindando un </w:t>
      </w:r>
      <w:r>
        <w:rPr>
          <w:rFonts w:cs="Arial"/>
          <w:lang w:val="es-ES"/>
        </w:rPr>
        <w:t>modelo</w:t>
      </w:r>
      <w:r w:rsidRPr="00D377AF">
        <w:rPr>
          <w:rFonts w:cs="Arial"/>
          <w:lang w:val="es-ES"/>
        </w:rPr>
        <w:t xml:space="preserve"> para que se detecten vulnerabilidades en el momento en que son creadas.</w:t>
      </w:r>
      <w:r>
        <w:rPr>
          <w:rFonts w:cs="Arial"/>
          <w:lang w:val="es-ES"/>
        </w:rPr>
        <w:t xml:space="preserve"> De esta forma Security </w:t>
      </w:r>
      <w:proofErr w:type="spellStart"/>
      <w:r>
        <w:rPr>
          <w:rFonts w:cs="Arial"/>
          <w:lang w:val="es-ES"/>
        </w:rPr>
        <w:t>Innovation</w:t>
      </w:r>
      <w:proofErr w:type="spellEnd"/>
      <w:r>
        <w:rPr>
          <w:rFonts w:cs="Arial"/>
          <w:lang w:val="es-ES"/>
        </w:rPr>
        <w:t xml:space="preserve"> podrá unificar la documentación sobre los defectos de seguridad comunes con una herramienta de análisis estático de código, proporcionando información oportuna cuando se detecta algún patrón de código fuente inseguro.</w:t>
      </w:r>
    </w:p>
    <w:p w14:paraId="3D0BCF87" w14:textId="77777777" w:rsidR="00D73E5C" w:rsidRPr="00D377AF" w:rsidRDefault="00D73E5C" w:rsidP="00D73E5C">
      <w:pPr>
        <w:widowControl w:val="0"/>
        <w:autoSpaceDE w:val="0"/>
        <w:autoSpaceDN w:val="0"/>
        <w:adjustRightInd w:val="0"/>
        <w:rPr>
          <w:rFonts w:cs="Arial"/>
          <w:lang w:val="es-ES"/>
        </w:rPr>
      </w:pPr>
      <w:r>
        <w:rPr>
          <w:rFonts w:cs="Arial"/>
          <w:lang w:val="es-ES"/>
        </w:rPr>
        <w:lastRenderedPageBreak/>
        <w:tab/>
      </w:r>
      <w:r w:rsidRPr="00D377AF">
        <w:rPr>
          <w:rFonts w:cs="Arial"/>
          <w:lang w:val="es-ES"/>
        </w:rPr>
        <w:t xml:space="preserve">El objetivo del </w:t>
      </w:r>
      <w:proofErr w:type="spellStart"/>
      <w:r w:rsidRPr="00D377AF">
        <w:rPr>
          <w:rFonts w:cs="Arial"/>
          <w:lang w:val="es-ES"/>
        </w:rPr>
        <w:t>plugin</w:t>
      </w:r>
      <w:proofErr w:type="spellEnd"/>
      <w:r w:rsidRPr="00D377AF">
        <w:rPr>
          <w:rFonts w:cs="Arial"/>
          <w:lang w:val="es-ES"/>
        </w:rPr>
        <w:t>,</w:t>
      </w:r>
      <w:r>
        <w:rPr>
          <w:rFonts w:cs="Arial"/>
          <w:lang w:val="es-ES"/>
        </w:rPr>
        <w:t xml:space="preserve"> </w:t>
      </w:r>
      <w:r w:rsidRPr="00D377AF">
        <w:rPr>
          <w:rFonts w:cs="Arial"/>
          <w:lang w:val="es-ES"/>
        </w:rPr>
        <w:t>es hacer un análisis estático en el código compilado y basado en los árboles sintácticos del compilador de C# y VB.NET, se pueden identificar código vulnerable y utilizar el mismo Visual Studio .NET para mostrar mensajes utilizando el mismo mantra conocido com</w:t>
      </w:r>
      <w:r>
        <w:rPr>
          <w:rFonts w:cs="Arial"/>
          <w:lang w:val="es-ES"/>
        </w:rPr>
        <w:t>o</w:t>
      </w:r>
      <w:r w:rsidRPr="00D377AF">
        <w:rPr>
          <w:rFonts w:cs="Arial"/>
          <w:lang w:val="es-ES"/>
        </w:rPr>
        <w:t xml:space="preserve"> </w:t>
      </w:r>
      <w:r>
        <w:rPr>
          <w:rFonts w:cs="Arial"/>
          <w:lang w:val="es-ES"/>
        </w:rPr>
        <w:t xml:space="preserve">advertencia, error e información </w:t>
      </w:r>
      <w:r w:rsidRPr="00D377AF">
        <w:rPr>
          <w:rFonts w:cs="Arial"/>
          <w:lang w:val="es-ES"/>
        </w:rPr>
        <w:t xml:space="preserve">. De forma tal que dependiendo del riesgo de la vulnerabilidad encontrada, se podrá brindar un tipo de mensaje específico dentro del IDE, sin necesidad de que el desarrollado abandone el trabajo para realizar investigaciones </w:t>
      </w:r>
      <w:r>
        <w:rPr>
          <w:rFonts w:cs="Arial"/>
          <w:lang w:val="es-ES"/>
        </w:rPr>
        <w:t>sobre como solucionar el problema.</w:t>
      </w:r>
    </w:p>
    <w:p w14:paraId="092537DA" w14:textId="77777777"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Con éste enfoque se pretende poder crear </w:t>
      </w:r>
      <w:r>
        <w:rPr>
          <w:rFonts w:cs="Arial"/>
          <w:lang w:val="es-ES"/>
        </w:rPr>
        <w:t xml:space="preserve">un </w:t>
      </w:r>
      <w:r w:rsidRPr="00D377AF">
        <w:rPr>
          <w:rFonts w:cs="Arial"/>
          <w:lang w:val="es-ES"/>
        </w:rPr>
        <w:t>motor de análisis estático de código enfocado en seguridad de aplicaciones dentro de un ambiente integrado y brindando retroalimentación en el momento en que se necesite</w:t>
      </w:r>
      <w:r>
        <w:rPr>
          <w:rFonts w:cs="Arial"/>
          <w:lang w:val="es-ES"/>
        </w:rPr>
        <w:t>, es decir cuando se detecta dichas alguna de las vulnerabilidades documentadas en el estándar de OWASP</w:t>
      </w:r>
      <w:r w:rsidRPr="00D377AF">
        <w:rPr>
          <w:rFonts w:cs="Arial"/>
          <w:lang w:val="es-ES"/>
        </w:rPr>
        <w:t>. De igual forma se busca que los</w:t>
      </w:r>
      <w:r>
        <w:rPr>
          <w:rFonts w:cs="Arial"/>
          <w:lang w:val="es-ES"/>
        </w:rPr>
        <w:t xml:space="preserve"> </w:t>
      </w:r>
      <w:r w:rsidRPr="00D377AF">
        <w:rPr>
          <w:rFonts w:cs="Arial"/>
          <w:lang w:val="es-ES"/>
        </w:rPr>
        <w:t>desarrolladores se vayan familiarizando con las mejores prácticas en el momento de desarrollar cualquier aplicación.</w:t>
      </w:r>
    </w:p>
    <w:p w14:paraId="73DC5672" w14:textId="77777777" w:rsidR="00D73E5C"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El equipo de investigación y desarrollo de Security </w:t>
      </w:r>
      <w:proofErr w:type="spellStart"/>
      <w:r w:rsidRPr="00D377AF">
        <w:rPr>
          <w:rFonts w:cs="Arial"/>
          <w:lang w:val="es-ES"/>
        </w:rPr>
        <w:t>Innovation</w:t>
      </w:r>
      <w:proofErr w:type="spellEnd"/>
      <w:r w:rsidRPr="00D377AF">
        <w:rPr>
          <w:rFonts w:cs="Arial"/>
          <w:lang w:val="es-ES"/>
        </w:rPr>
        <w:t xml:space="preserve"> en su trayectoria liderando el mercado de la seguridad informática considera el desarrollo de éste </w:t>
      </w:r>
      <w:proofErr w:type="spellStart"/>
      <w:r w:rsidRPr="00D377AF">
        <w:rPr>
          <w:rFonts w:cs="Arial"/>
          <w:lang w:val="es-ES"/>
        </w:rPr>
        <w:t>plugin</w:t>
      </w:r>
      <w:proofErr w:type="spellEnd"/>
      <w:r w:rsidRPr="00D377AF">
        <w:rPr>
          <w:rFonts w:cs="Arial"/>
          <w:lang w:val="es-ES"/>
        </w:rPr>
        <w:t xml:space="preserve"> muy relevante</w:t>
      </w:r>
      <w:r>
        <w:rPr>
          <w:rFonts w:cs="Arial"/>
          <w:lang w:val="es-ES"/>
        </w:rPr>
        <w:t xml:space="preserve"> </w:t>
      </w:r>
      <w:r w:rsidRPr="00D377AF">
        <w:rPr>
          <w:rFonts w:cs="Arial"/>
          <w:lang w:val="es-ES"/>
        </w:rPr>
        <w:t xml:space="preserve">pues permitirá a los desarrolladores </w:t>
      </w:r>
      <w:r>
        <w:rPr>
          <w:rFonts w:cs="Arial"/>
          <w:lang w:val="es-ES"/>
        </w:rPr>
        <w:t>software comprender con los estándares</w:t>
      </w:r>
      <w:r w:rsidRPr="00D377AF">
        <w:rPr>
          <w:rFonts w:cs="Arial"/>
          <w:lang w:val="es-ES"/>
        </w:rPr>
        <w:t xml:space="preserve"> internacionales y desarrollar software seguro.</w:t>
      </w:r>
    </w:p>
    <w:p w14:paraId="66ED52B7" w14:textId="77777777" w:rsidR="00D73E5C" w:rsidRDefault="00D73E5C" w:rsidP="00D73E5C">
      <w:pPr>
        <w:widowControl w:val="0"/>
        <w:autoSpaceDE w:val="0"/>
        <w:autoSpaceDN w:val="0"/>
        <w:adjustRightInd w:val="0"/>
        <w:ind w:firstLine="357"/>
        <w:rPr>
          <w:rFonts w:cs="Arial"/>
          <w:lang w:val="es-ES"/>
        </w:rPr>
      </w:pPr>
    </w:p>
    <w:p w14:paraId="398B27B3" w14:textId="77777777" w:rsidR="00D73E5C" w:rsidRDefault="00D73E5C" w:rsidP="00D73E5C">
      <w:pPr>
        <w:widowControl w:val="0"/>
        <w:autoSpaceDE w:val="0"/>
        <w:autoSpaceDN w:val="0"/>
        <w:adjustRightInd w:val="0"/>
        <w:ind w:firstLine="357"/>
        <w:rPr>
          <w:rFonts w:cs="Arial"/>
          <w:lang w:val="es-ES"/>
        </w:rPr>
      </w:pPr>
    </w:p>
    <w:p w14:paraId="4BE301DD" w14:textId="5ECB5E6A" w:rsidR="00D73E5C" w:rsidRPr="00D73E5C" w:rsidRDefault="00D73E5C" w:rsidP="00D73E5C"/>
    <w:p w14:paraId="17E3DE0B" w14:textId="74790E20" w:rsidR="00A81AE4" w:rsidRDefault="00A81AE4" w:rsidP="00AA5751">
      <w:pPr>
        <w:pStyle w:val="Ttulo1"/>
        <w:numPr>
          <w:ilvl w:val="0"/>
          <w:numId w:val="28"/>
        </w:numPr>
      </w:pPr>
      <w:bookmarkStart w:id="64" w:name="_Toc274415777"/>
      <w:r>
        <w:lastRenderedPageBreak/>
        <w:t>Justificación</w:t>
      </w:r>
      <w:bookmarkEnd w:id="64"/>
    </w:p>
    <w:p w14:paraId="36D83BD5" w14:textId="2407E627" w:rsidR="00845C8F" w:rsidRPr="005934A9" w:rsidRDefault="00845C8F" w:rsidP="00845C8F">
      <w:pPr>
        <w:widowControl w:val="0"/>
        <w:autoSpaceDE w:val="0"/>
        <w:autoSpaceDN w:val="0"/>
        <w:adjustRightInd w:val="0"/>
        <w:rPr>
          <w:rFonts w:cs="Arial"/>
          <w:lang w:val="es-ES"/>
        </w:rPr>
      </w:pPr>
      <w:r>
        <w:tab/>
      </w:r>
      <w:r w:rsidRPr="005934A9">
        <w:rPr>
          <w:rFonts w:cs="Arial"/>
          <w:lang w:val="es-ES"/>
        </w:rPr>
        <w:t>A medida que los sistemas de información se vuelven más complejos e interconectados, la dificultad de desarrollar aplicaciones de software que sean seguras</w:t>
      </w:r>
      <w:r>
        <w:rPr>
          <w:rFonts w:cs="Arial"/>
          <w:lang w:val="es-ES"/>
        </w:rPr>
        <w:t xml:space="preserve"> y resistentes a ataques informáticos</w:t>
      </w:r>
      <w:r w:rsidRPr="005934A9">
        <w:rPr>
          <w:rFonts w:cs="Arial"/>
          <w:lang w:val="es-ES"/>
        </w:rPr>
        <w:t xml:space="preserve"> crece de forma exponencial. </w:t>
      </w:r>
      <w:ins w:id="65" w:author="Michael Hidalgo" w:date="2014-10-07T14:36:00Z">
        <w:r w:rsidR="00392EF5">
          <w:rPr>
            <w:rFonts w:cs="Arial"/>
            <w:lang w:val="es-ES"/>
          </w:rPr>
          <w:tab/>
        </w:r>
      </w:ins>
      <w:r w:rsidRPr="005934A9">
        <w:rPr>
          <w:rFonts w:cs="Arial"/>
          <w:lang w:val="es-ES"/>
        </w:rPr>
        <w:t xml:space="preserve">Durante los últimos años hemos visto como la cantidad de incidentes en seguridad han venido en aumento. Estos ataques no discriminan ningún sector social. Los encabezados de las noticias nos confirman una vez más que cualquier organización puede ser </w:t>
      </w:r>
      <w:r>
        <w:rPr>
          <w:rFonts w:cs="Arial"/>
          <w:lang w:val="es-ES"/>
        </w:rPr>
        <w:t>víctima de ataques cibernéticos, partiendo del hecho que los usuarios maliciosos que perpetran éstos ataques cuentan con mucho tiempo para estudiar aplicaciones en Internet y eventualmente atacarla.</w:t>
      </w:r>
    </w:p>
    <w:p w14:paraId="207C1B58" w14:textId="77777777" w:rsidR="00845C8F" w:rsidRPr="005934A9"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La lista de empresas que han sufrido algún tipo de incidente de seguridad crece considerablemente y nos revelan malas prácticas en el desarrollo de aplicaciones de software que terminan comprometiendo a organizaciones, datos sensitivos de las mismas y lamentablemente a usuarios de esas aplicaciones.</w:t>
      </w:r>
    </w:p>
    <w:p w14:paraId="5431C4F3" w14:textId="56A26EBF" w:rsidR="00845C8F" w:rsidRDefault="0041593C" w:rsidP="00845C8F">
      <w:pPr>
        <w:widowControl w:val="0"/>
        <w:autoSpaceDE w:val="0"/>
        <w:autoSpaceDN w:val="0"/>
        <w:adjustRightInd w:val="0"/>
        <w:rPr>
          <w:rFonts w:cs="Arial"/>
          <w:lang w:val="es-ES"/>
        </w:rPr>
      </w:pPr>
      <w:ins w:id="66" w:author="Michael Hidalgo" w:date="2014-10-07T04:52:00Z">
        <w:r>
          <w:rPr>
            <w:rFonts w:cs="Arial"/>
            <w:lang w:val="es-ES"/>
          </w:rPr>
          <w:tab/>
        </w:r>
      </w:ins>
      <w:r w:rsidR="00845C8F" w:rsidRPr="005934A9">
        <w:rPr>
          <w:rFonts w:cs="Arial"/>
          <w:lang w:val="es-ES"/>
        </w:rPr>
        <w:t>A pro</w:t>
      </w:r>
      <w:r w:rsidR="00845C8F">
        <w:rPr>
          <w:rFonts w:cs="Arial"/>
          <w:lang w:val="es-ES"/>
        </w:rPr>
        <w:t>pósito del rol fundamental del ciclo del d</w:t>
      </w:r>
      <w:r w:rsidR="00845C8F" w:rsidRPr="005934A9">
        <w:rPr>
          <w:rFonts w:cs="Arial"/>
          <w:lang w:val="es-ES"/>
        </w:rPr>
        <w:t xml:space="preserve">esarrollo del </w:t>
      </w:r>
      <w:r w:rsidR="00845C8F">
        <w:rPr>
          <w:rFonts w:cs="Arial"/>
          <w:lang w:val="es-ES"/>
        </w:rPr>
        <w:t>software</w:t>
      </w:r>
      <w:r w:rsidR="00845C8F" w:rsidRPr="005934A9">
        <w:rPr>
          <w:rFonts w:cs="Arial"/>
          <w:lang w:val="es-ES"/>
        </w:rPr>
        <w:t xml:space="preserve">, </w:t>
      </w:r>
      <w:r w:rsidR="00845C8F">
        <w:rPr>
          <w:rFonts w:cs="Arial"/>
          <w:lang w:val="es-ES"/>
        </w:rPr>
        <w:t>la siguiente frase es rica en simbolismo y nos revela la situación actual en cuanto a seguridad de aplicaciones</w:t>
      </w:r>
      <w:r w:rsidR="00845C8F" w:rsidRPr="005934A9">
        <w:rPr>
          <w:rFonts w:cs="Arial"/>
          <w:lang w:val="es-ES"/>
        </w:rPr>
        <w:t xml:space="preserve"> </w:t>
      </w:r>
      <w:r w:rsidR="00845C8F">
        <w:rPr>
          <w:rFonts w:cs="Arial"/>
          <w:lang w:val="es-ES"/>
        </w:rPr>
        <w:t>“..</w:t>
      </w:r>
      <w:r w:rsidR="00845C8F" w:rsidRPr="005934A9">
        <w:rPr>
          <w:rFonts w:cs="Arial"/>
          <w:lang w:val="es-ES"/>
        </w:rPr>
        <w:t>expertos sostienen que en la actualidad, el 90% de los ataques informáticos ocurren en la capa de aplicación</w:t>
      </w:r>
      <w:r w:rsidR="00845C8F">
        <w:rPr>
          <w:rFonts w:cs="Arial"/>
          <w:lang w:val="es-ES"/>
        </w:rPr>
        <w:t xml:space="preserve">” Adams, E (2011,Marzo 8) tomado de </w:t>
      </w:r>
      <w:r w:rsidR="00845C8F" w:rsidRPr="00B91717">
        <w:rPr>
          <w:rFonts w:cs="Arial"/>
          <w:lang w:val="es-ES"/>
        </w:rPr>
        <w:t>http://goo.gl/6e4ClN</w:t>
      </w:r>
      <w:r w:rsidR="00845C8F" w:rsidRPr="005934A9">
        <w:rPr>
          <w:rFonts w:cs="Arial"/>
          <w:lang w:val="es-ES"/>
        </w:rPr>
        <w:t xml:space="preserve">. Esto significa, que los usuarios maliciosos utilizan la misma aplicación o sitio Web para explotar </w:t>
      </w:r>
      <w:r w:rsidR="00845C8F" w:rsidRPr="005934A9">
        <w:rPr>
          <w:rFonts w:cs="Arial"/>
          <w:lang w:val="es-ES"/>
        </w:rPr>
        <w:lastRenderedPageBreak/>
        <w:t xml:space="preserve">alguna vulnerabilidad conocida y poder robar información sensitiva y comprometer a otros usuarios. </w:t>
      </w:r>
    </w:p>
    <w:p w14:paraId="145D9125" w14:textId="77777777" w:rsidR="00845C8F" w:rsidRPr="005934A9"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Este dato es alarmante, y deja en claro las malas prácticas en el momento de desarrollar aplicaciones.</w:t>
      </w:r>
    </w:p>
    <w:p w14:paraId="6495FD60" w14:textId="77777777" w:rsidR="00845C8F"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 xml:space="preserve">Pese a las pérdidas económicas, daños morales y efectos colaterales producto de un incidente cibernético (incluyendo comprometer otros servicios y aplicaciones como lo son las redes sociales como es el caso de Facebook, </w:t>
      </w:r>
      <w:proofErr w:type="spellStart"/>
      <w:r w:rsidRPr="005934A9">
        <w:rPr>
          <w:rFonts w:cs="Arial"/>
          <w:lang w:val="es-ES"/>
        </w:rPr>
        <w:t>Twitter</w:t>
      </w:r>
      <w:proofErr w:type="spellEnd"/>
      <w:r w:rsidRPr="005934A9">
        <w:rPr>
          <w:rFonts w:cs="Arial"/>
          <w:lang w:val="es-ES"/>
        </w:rPr>
        <w:t xml:space="preserve"> y cuentas de correo electrónico) vemos que pese al esfuerzo de la industria por mejorar éste panorama, aún el sector de tecnologías de la información necesita invertir más tiempo y recursos en capacitar al personal. Hacer que las personas involucradas en el cicl</w:t>
      </w:r>
      <w:r>
        <w:rPr>
          <w:rFonts w:cs="Arial"/>
          <w:lang w:val="es-ES"/>
        </w:rPr>
        <w:t>o del desarrollo del software (</w:t>
      </w:r>
      <w:r w:rsidRPr="005934A9">
        <w:rPr>
          <w:rFonts w:cs="Arial"/>
          <w:lang w:val="es-ES"/>
        </w:rPr>
        <w:t>y no solamente los desarrolladores) conozcan las principales causas que hacen que el software sea inseguro es vital.</w:t>
      </w:r>
    </w:p>
    <w:p w14:paraId="692629E8" w14:textId="77777777" w:rsidR="00845C8F" w:rsidRPr="005934A9"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El tema de seguridad de la información, desafortunadamente no se le ha dado la importancia que realmente requiere.</w:t>
      </w:r>
    </w:p>
    <w:p w14:paraId="7822A7E8" w14:textId="77777777" w:rsidR="00845C8F" w:rsidRPr="005934A9"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 xml:space="preserve">Históricamente, seguridad en el </w:t>
      </w:r>
      <w:r>
        <w:rPr>
          <w:rFonts w:cs="Arial"/>
          <w:lang w:val="es-ES"/>
        </w:rPr>
        <w:t>software</w:t>
      </w:r>
      <w:r w:rsidRPr="005934A9">
        <w:rPr>
          <w:rFonts w:cs="Arial"/>
          <w:lang w:val="es-ES"/>
        </w:rPr>
        <w:t xml:space="preserve"> ha sido considerada como un requerimiento no funcional. Esta simple percepción tiene mucho peso en el desarrollo del software. De tal forma que muchas organizaciones conciben la seguridad como un segundo plano, algo que se debe implementar por ser regulatorio, una obligación que se debe cum</w:t>
      </w:r>
      <w:r>
        <w:rPr>
          <w:rFonts w:cs="Arial"/>
          <w:lang w:val="es-ES"/>
        </w:rPr>
        <w:t xml:space="preserve">plir al final. Aunado a ello se puede comprender que no es fácil justificar el retorno de la inversión  en seguridad de la información, tal como lo asegura el autor Mano Paul en su libro </w:t>
      </w:r>
      <w:proofErr w:type="spellStart"/>
      <w:r>
        <w:rPr>
          <w:rFonts w:cs="Arial"/>
          <w:lang w:val="es-ES"/>
        </w:rPr>
        <w:t>Official</w:t>
      </w:r>
      <w:proofErr w:type="spellEnd"/>
      <w:r>
        <w:rPr>
          <w:rFonts w:cs="Arial"/>
          <w:lang w:val="es-ES"/>
        </w:rPr>
        <w:t xml:space="preserve"> (ISC)2 Guide </w:t>
      </w:r>
      <w:proofErr w:type="spellStart"/>
      <w:r>
        <w:rPr>
          <w:rFonts w:cs="Arial"/>
          <w:lang w:val="es-ES"/>
        </w:rPr>
        <w:t>to</w:t>
      </w:r>
      <w:proofErr w:type="spellEnd"/>
      <w:r>
        <w:rPr>
          <w:rFonts w:cs="Arial"/>
          <w:lang w:val="es-ES"/>
        </w:rPr>
        <w:t xml:space="preserve"> </w:t>
      </w:r>
      <w:proofErr w:type="spellStart"/>
      <w:r>
        <w:rPr>
          <w:rFonts w:cs="Arial"/>
          <w:lang w:val="es-ES"/>
        </w:rPr>
        <w:t>the</w:t>
      </w:r>
      <w:proofErr w:type="spellEnd"/>
      <w:r>
        <w:rPr>
          <w:rFonts w:cs="Arial"/>
          <w:lang w:val="es-ES"/>
        </w:rPr>
        <w:t xml:space="preserve"> CSSLP.</w:t>
      </w:r>
    </w:p>
    <w:p w14:paraId="64906E6F" w14:textId="0717BF62" w:rsidR="00845C8F" w:rsidRDefault="00845C8F" w:rsidP="00845C8F">
      <w:pPr>
        <w:widowControl w:val="0"/>
        <w:autoSpaceDE w:val="0"/>
        <w:autoSpaceDN w:val="0"/>
        <w:adjustRightInd w:val="0"/>
        <w:rPr>
          <w:rFonts w:cs="Arial"/>
          <w:lang w:val="es-ES"/>
        </w:rPr>
      </w:pPr>
      <w:r>
        <w:rPr>
          <w:rFonts w:cs="Arial"/>
          <w:lang w:val="es-ES"/>
        </w:rPr>
        <w:lastRenderedPageBreak/>
        <w:tab/>
      </w:r>
      <w:r w:rsidRPr="005934A9">
        <w:rPr>
          <w:rFonts w:cs="Arial"/>
          <w:lang w:val="es-ES"/>
        </w:rPr>
        <w:t>Esta visión equivocada acarrea problemas más graves. Según los expertos</w:t>
      </w:r>
      <w:ins w:id="67" w:author="Michael Hidalgo" w:date="2014-10-07T14:38:00Z">
        <w:r w:rsidR="00146EAF">
          <w:rPr>
            <w:rStyle w:val="Refdenotaalpie"/>
            <w:rFonts w:cs="Arial"/>
            <w:lang w:val="es-ES"/>
          </w:rPr>
          <w:footnoteReference w:id="2"/>
        </w:r>
      </w:ins>
      <w:r w:rsidRPr="005934A9">
        <w:rPr>
          <w:rFonts w:cs="Arial"/>
          <w:lang w:val="es-ES"/>
        </w:rPr>
        <w:t xml:space="preserve"> el costo relativo de resolver problemas de seguridad en un ambiente de producción va de 30 a 100 veces más caro que si se hubiera hecho en una etapa más temprana.</w:t>
      </w:r>
    </w:p>
    <w:p w14:paraId="2161202F" w14:textId="281C4425" w:rsidR="00AA5751" w:rsidRPr="00BD1EBC" w:rsidRDefault="00AA5751" w:rsidP="00AA5751">
      <w:pPr>
        <w:pStyle w:val="Ttulo2"/>
        <w:rPr>
          <w:b w:val="0"/>
        </w:rPr>
      </w:pPr>
      <w:bookmarkStart w:id="69" w:name="_Toc267386011"/>
      <w:bookmarkStart w:id="70" w:name="_Toc268521863"/>
      <w:bookmarkStart w:id="71" w:name="_Toc274415778"/>
      <w:r>
        <w:t>3.1 Estudio de Viabilidad de la propuesta</w:t>
      </w:r>
      <w:bookmarkEnd w:id="69"/>
      <w:bookmarkEnd w:id="70"/>
      <w:bookmarkEnd w:id="71"/>
    </w:p>
    <w:p w14:paraId="261C7CF9" w14:textId="77777777" w:rsidR="00AA5751" w:rsidRDefault="00AA5751" w:rsidP="00AA5751">
      <w:pPr>
        <w:widowControl w:val="0"/>
        <w:autoSpaceDE w:val="0"/>
        <w:autoSpaceDN w:val="0"/>
        <w:adjustRightInd w:val="0"/>
        <w:rPr>
          <w:rFonts w:cs="Arial"/>
          <w:lang w:val="es-ES"/>
        </w:rPr>
      </w:pPr>
      <w:r>
        <w:rPr>
          <w:rFonts w:cs="Arial"/>
          <w:lang w:val="es-ES"/>
        </w:rPr>
        <w:t xml:space="preserve">A continuación se presenta el estudio de viabilidad del proyecto propuesto. Según los autores Kendall, Kenneth &amp; Kendall, </w:t>
      </w:r>
      <w:proofErr w:type="spellStart"/>
      <w:r>
        <w:rPr>
          <w:rFonts w:cs="Arial"/>
          <w:lang w:val="es-ES"/>
        </w:rPr>
        <w:t>Julie</w:t>
      </w:r>
      <w:proofErr w:type="spellEnd"/>
      <w:r>
        <w:rPr>
          <w:rFonts w:cs="Arial"/>
          <w:lang w:val="es-ES"/>
        </w:rPr>
        <w:t xml:space="preserve"> (2005) el concepto de viabilidad que ellos abordan es el siguiente:</w:t>
      </w:r>
    </w:p>
    <w:p w14:paraId="2DF32464" w14:textId="77777777" w:rsidR="00AA5751" w:rsidRDefault="00AA5751" w:rsidP="00AA5751">
      <w:pPr>
        <w:widowControl w:val="0"/>
        <w:autoSpaceDE w:val="0"/>
        <w:autoSpaceDN w:val="0"/>
        <w:adjustRightInd w:val="0"/>
        <w:ind w:left="708"/>
        <w:rPr>
          <w:rFonts w:cs="Arial"/>
          <w:lang w:val="es-ES"/>
        </w:rPr>
      </w:pPr>
      <w:r>
        <w:rPr>
          <w:rFonts w:cs="Arial"/>
          <w:lang w:val="es-ES"/>
        </w:rPr>
        <w:t>Nuestra definición de viabilidad es mucho más profunda que la que se da comúnmente ,puesto que la viabilidad de los proyectos de sistemas se evalúa de tres maneras principales: operativa, técnica y económica. El estudio de viabilidad no consiste en un estudio completo de los sistemas. Mas bien, se trata de recopilar sufrientes datos para que los directivos, a su vez, tengan los elementos necesarios para decidir si se debe proceder a  realizar un estudio de sistemas.(p 52).</w:t>
      </w:r>
    </w:p>
    <w:p w14:paraId="63C7D230" w14:textId="77777777" w:rsidR="00AA5751" w:rsidRDefault="00AA5751" w:rsidP="00AA5751">
      <w:pPr>
        <w:widowControl w:val="0"/>
        <w:autoSpaceDE w:val="0"/>
        <w:autoSpaceDN w:val="0"/>
        <w:adjustRightInd w:val="0"/>
        <w:ind w:left="708"/>
        <w:rPr>
          <w:rFonts w:cs="Arial"/>
          <w:lang w:val="es-ES"/>
        </w:rPr>
      </w:pPr>
    </w:p>
    <w:p w14:paraId="03D76EAE" w14:textId="77777777" w:rsidR="00AA5751" w:rsidRDefault="00AA5751" w:rsidP="00AA5751">
      <w:pPr>
        <w:widowControl w:val="0"/>
        <w:autoSpaceDE w:val="0"/>
        <w:autoSpaceDN w:val="0"/>
        <w:adjustRightInd w:val="0"/>
        <w:spacing w:after="240"/>
        <w:rPr>
          <w:rFonts w:cs="Arial"/>
          <w:lang w:val="es-ES"/>
        </w:rPr>
      </w:pPr>
      <w:r>
        <w:rPr>
          <w:rFonts w:cs="Arial"/>
          <w:lang w:val="es-ES"/>
        </w:rPr>
        <w:tab/>
        <w:t>Tomando en cuenta la información anterior y con base en la definiciones presentadas por los autores, se presenta el estudio de viabilidad técnica, económica y operativo para el proyecto en cuestión.</w:t>
      </w:r>
    </w:p>
    <w:p w14:paraId="6B02A504" w14:textId="77777777" w:rsidR="00AA5751" w:rsidRDefault="00AA5751" w:rsidP="00AA5751">
      <w:pPr>
        <w:widowControl w:val="0"/>
        <w:autoSpaceDE w:val="0"/>
        <w:autoSpaceDN w:val="0"/>
        <w:adjustRightInd w:val="0"/>
        <w:spacing w:after="240"/>
        <w:rPr>
          <w:rFonts w:cs="Arial"/>
          <w:lang w:val="es-ES"/>
        </w:rPr>
      </w:pPr>
    </w:p>
    <w:p w14:paraId="5F81808A" w14:textId="5F6EFBFB" w:rsidR="00AA5751" w:rsidRPr="0081445A" w:rsidRDefault="00AA5751" w:rsidP="00AA5751">
      <w:pPr>
        <w:pStyle w:val="Ttulo2"/>
      </w:pPr>
      <w:bookmarkStart w:id="72" w:name="_Toc267386012"/>
      <w:bookmarkStart w:id="73" w:name="_Toc268521864"/>
      <w:bookmarkStart w:id="74" w:name="_Toc274415779"/>
      <w:r>
        <w:lastRenderedPageBreak/>
        <w:t xml:space="preserve">3.2 </w:t>
      </w:r>
      <w:r w:rsidRPr="0081445A">
        <w:t>Estudio de viabilidad técnica</w:t>
      </w:r>
      <w:bookmarkEnd w:id="72"/>
      <w:bookmarkEnd w:id="73"/>
      <w:bookmarkEnd w:id="74"/>
    </w:p>
    <w:p w14:paraId="2B146A94" w14:textId="77777777" w:rsidR="00111A21" w:rsidRDefault="00AA5751" w:rsidP="00AA5751">
      <w:pPr>
        <w:widowControl w:val="0"/>
        <w:autoSpaceDE w:val="0"/>
        <w:autoSpaceDN w:val="0"/>
        <w:adjustRightInd w:val="0"/>
        <w:rPr>
          <w:ins w:id="75" w:author="Michael Hidalgo" w:date="2014-10-07T04:52:00Z"/>
          <w:rFonts w:cs="Arial"/>
          <w:lang w:val="es-ES"/>
        </w:rPr>
      </w:pPr>
      <w:r>
        <w:tab/>
      </w:r>
      <w:r w:rsidRPr="00D118C1">
        <w:rPr>
          <w:rFonts w:cs="Arial"/>
          <w:lang w:val="es-ES"/>
        </w:rPr>
        <w:t>Esta innovación tecnológica</w:t>
      </w:r>
      <w:r>
        <w:rPr>
          <w:rFonts w:cs="Arial"/>
          <w:lang w:val="es-ES"/>
        </w:rPr>
        <w:t xml:space="preserve"> que supone el desarrollo de una extensión para el IDE (Entorno de Desarrollo Integrado) denominado Visual Studio .NET y que pertenece a la empresa tecnológica Microsoft, será desarrollado en  Visual Studio .NET 2013, versión que es comercialmente estable en términos de que dicho software se puede adquirir de forma completa en el sitio de la misma compañía. De forma tal que el acceso alas herramientas de desarrollo están disponibles en el mercado. Adicionalmente a esta cualidad, el desarrollo de la extensión de seguridad utilizará la plataforma de compilación abierta llamada </w:t>
      </w:r>
      <w:proofErr w:type="spellStart"/>
      <w:r>
        <w:rPr>
          <w:rFonts w:cs="Arial"/>
          <w:lang w:val="es-ES"/>
        </w:rPr>
        <w:t>Roslyn</w:t>
      </w:r>
      <w:proofErr w:type="spellEnd"/>
      <w:r>
        <w:rPr>
          <w:rFonts w:cs="Arial"/>
          <w:lang w:val="es-ES"/>
        </w:rPr>
        <w:t xml:space="preserve">, la cual se puede obtener de forma gratuita desde el sitio oficial de Microsoft. Adicionalmente a la adquisición del compilador </w:t>
      </w:r>
      <w:proofErr w:type="spellStart"/>
      <w:r>
        <w:rPr>
          <w:rFonts w:cs="Arial"/>
          <w:lang w:val="es-ES"/>
        </w:rPr>
        <w:t>Roslyn</w:t>
      </w:r>
      <w:proofErr w:type="spellEnd"/>
      <w:r>
        <w:rPr>
          <w:rFonts w:cs="Arial"/>
          <w:lang w:val="es-ES"/>
        </w:rPr>
        <w:t xml:space="preserve">, se instalarán las plantillas necesarias para desarrollar un proyecto denominado diagnóstico con solución de problemas. </w:t>
      </w:r>
    </w:p>
    <w:p w14:paraId="062D122A" w14:textId="24A3F752" w:rsidR="00AA5751" w:rsidRDefault="00111A21" w:rsidP="00AA5751">
      <w:pPr>
        <w:widowControl w:val="0"/>
        <w:autoSpaceDE w:val="0"/>
        <w:autoSpaceDN w:val="0"/>
        <w:adjustRightInd w:val="0"/>
        <w:rPr>
          <w:rFonts w:cs="Arial"/>
          <w:lang w:val="es-ES"/>
        </w:rPr>
      </w:pPr>
      <w:ins w:id="76" w:author="Michael Hidalgo" w:date="2014-10-07T04:52:00Z">
        <w:r>
          <w:rPr>
            <w:rFonts w:cs="Arial"/>
            <w:lang w:val="es-ES"/>
          </w:rPr>
          <w:tab/>
        </w:r>
      </w:ins>
      <w:r w:rsidR="00AA5751">
        <w:rPr>
          <w:rFonts w:cs="Arial"/>
          <w:lang w:val="es-ES"/>
        </w:rPr>
        <w:t xml:space="preserve">Todas </w:t>
      </w:r>
      <w:r w:rsidR="00535558">
        <w:rPr>
          <w:rFonts w:cs="Arial"/>
          <w:lang w:val="es-ES"/>
        </w:rPr>
        <w:t>e</w:t>
      </w:r>
      <w:r w:rsidR="00AA5751">
        <w:rPr>
          <w:rFonts w:cs="Arial"/>
          <w:lang w:val="es-ES"/>
        </w:rPr>
        <w:t>stas plantillas de proyectos están disponible de forma gratuita desde el sitio respectivo provisto por Microsoft. La adquisición de las mismas es trivial, ya que existe documentación basta para poder instalar los componentes requeridos.</w:t>
      </w:r>
    </w:p>
    <w:p w14:paraId="0A1E9B8B" w14:textId="77777777" w:rsidR="00AA5751" w:rsidRDefault="00AA5751" w:rsidP="00AA5751">
      <w:pPr>
        <w:widowControl w:val="0"/>
        <w:autoSpaceDE w:val="0"/>
        <w:autoSpaceDN w:val="0"/>
        <w:adjustRightInd w:val="0"/>
        <w:rPr>
          <w:rFonts w:cs="Arial"/>
          <w:lang w:val="es-ES"/>
        </w:rPr>
      </w:pPr>
      <w:r>
        <w:rPr>
          <w:rFonts w:cs="Arial"/>
          <w:lang w:val="es-ES"/>
        </w:rPr>
        <w:tab/>
        <w:t xml:space="preserve">Así mismo, el lenguaje de programación C# (pronunciado C Sharp), y que es el lenguaje de programación que será utilizado para desarrollar dicha extensión, viene incluido de forma intrínseca en Visual Studio. Adicionalmente, el </w:t>
      </w:r>
      <w:proofErr w:type="spellStart"/>
      <w:r>
        <w:rPr>
          <w:rFonts w:cs="Arial"/>
          <w:lang w:val="es-ES"/>
        </w:rPr>
        <w:t>plugin</w:t>
      </w:r>
      <w:proofErr w:type="spellEnd"/>
      <w:r>
        <w:rPr>
          <w:rFonts w:cs="Arial"/>
          <w:lang w:val="es-ES"/>
        </w:rPr>
        <w:t xml:space="preserve"> a ser desarrollado no requiere tener acceso a un motor de base de datos relacional, ya que no es necesario persistir datos durante la ejecución </w:t>
      </w:r>
      <w:r>
        <w:rPr>
          <w:rFonts w:cs="Arial"/>
          <w:lang w:val="es-ES"/>
        </w:rPr>
        <w:lastRenderedPageBreak/>
        <w:t>de la misma. Al contrario, la compilación en tiempo real permite que se evalúe la sintaxis de las expresiones y poder detectar patrones en el código fuente que guíen a determinar que existe código inseguro implementado. Las reglas respectivas para determinar los patrones de código inseguro serán parte de la extensión de seguridad que no necesita persistirse o almacenarse en ningún repositorio de datos, entendiéndose por repositorio cualquier mecanismo de almacenamiento incluyendo archivos en formato XML (acrónimo de Lenguaje de Marcas Extensible por su siglas en inglés), bases de datos transaccionales, archivos planos de texto entre otros.</w:t>
      </w:r>
    </w:p>
    <w:p w14:paraId="5341E582" w14:textId="77777777" w:rsidR="00AA5751" w:rsidRDefault="00AA5751" w:rsidP="00AA5751">
      <w:pPr>
        <w:widowControl w:val="0"/>
        <w:autoSpaceDE w:val="0"/>
        <w:autoSpaceDN w:val="0"/>
        <w:adjustRightInd w:val="0"/>
        <w:rPr>
          <w:rFonts w:cs="Arial"/>
          <w:lang w:val="es-ES"/>
        </w:rPr>
      </w:pPr>
      <w:r>
        <w:rPr>
          <w:rFonts w:cs="Arial"/>
          <w:lang w:val="es-ES"/>
        </w:rPr>
        <w:tab/>
        <w:t>Con base en el proceso de identificar código inseguro, se tomará como referencia los estándares más importantes avalados en el sector de las tecnologías de información y comunicación referentes a seguridad informática, los cuales son el proyecto OWASP top 10 y como complemento la lista conocida como Enumeración de Vulnerabilidades Comunes (comúnmente conocida bajo el acrónimo de CWE por sus respectivas siglas en inglés).</w:t>
      </w:r>
    </w:p>
    <w:p w14:paraId="220E870B" w14:textId="77777777" w:rsidR="00AA5751" w:rsidDel="00D61C00" w:rsidRDefault="00AA5751" w:rsidP="00AA5751">
      <w:pPr>
        <w:widowControl w:val="0"/>
        <w:autoSpaceDE w:val="0"/>
        <w:autoSpaceDN w:val="0"/>
        <w:adjustRightInd w:val="0"/>
        <w:rPr>
          <w:del w:id="77" w:author="Michael Hidalgo" w:date="2014-10-07T14:39:00Z"/>
          <w:rFonts w:cs="Arial"/>
          <w:lang w:val="es-ES"/>
        </w:rPr>
      </w:pPr>
      <w:r>
        <w:rPr>
          <w:rFonts w:cs="Arial"/>
          <w:lang w:val="es-ES"/>
        </w:rPr>
        <w:tab/>
        <w:t xml:space="preserve">Esta extensión de seguridad se basará en la plataforma  Microsoft .NET 4.5.1, misma plataforma que se adquiere del sitio oficial de Microsoft y que viene integrada en las versiones de Visual Studio a ser desarrolladas. Las plantillas para desarrollar proyectos basados en </w:t>
      </w:r>
      <w:proofErr w:type="spellStart"/>
      <w:r>
        <w:rPr>
          <w:rFonts w:cs="Arial"/>
          <w:lang w:val="es-ES"/>
        </w:rPr>
        <w:t>Roslyn</w:t>
      </w:r>
      <w:proofErr w:type="spellEnd"/>
      <w:r>
        <w:rPr>
          <w:rFonts w:cs="Arial"/>
          <w:lang w:val="es-ES"/>
        </w:rPr>
        <w:t xml:space="preserve"> se adquieren al instalar la versión técnica para la comunidad (también conocido como CTP por sus siglas en inglés), dichas plantillas aparecerán disponibles en el ambiente integrado de desarrollo y permitirán crear la respectiva extensión.</w:t>
      </w:r>
    </w:p>
    <w:p w14:paraId="225F6A2B" w14:textId="77777777" w:rsidR="00AA5751" w:rsidDel="00D61C00" w:rsidRDefault="00AA5751" w:rsidP="00AA5751">
      <w:pPr>
        <w:widowControl w:val="0"/>
        <w:autoSpaceDE w:val="0"/>
        <w:autoSpaceDN w:val="0"/>
        <w:adjustRightInd w:val="0"/>
        <w:rPr>
          <w:del w:id="78" w:author="Michael Hidalgo" w:date="2014-10-07T14:39:00Z"/>
          <w:rFonts w:cs="Arial"/>
          <w:lang w:val="es-ES"/>
        </w:rPr>
      </w:pPr>
    </w:p>
    <w:p w14:paraId="50163491" w14:textId="77777777" w:rsidR="00AA5751" w:rsidRDefault="00AA5751" w:rsidP="00AA5751">
      <w:pPr>
        <w:widowControl w:val="0"/>
        <w:autoSpaceDE w:val="0"/>
        <w:autoSpaceDN w:val="0"/>
        <w:adjustRightInd w:val="0"/>
        <w:rPr>
          <w:rFonts w:cs="Arial"/>
          <w:lang w:val="es-ES"/>
        </w:rPr>
      </w:pPr>
    </w:p>
    <w:p w14:paraId="7EEB895F" w14:textId="30870C3E" w:rsidR="00AA5751" w:rsidRPr="0074676E" w:rsidRDefault="00E22A8A" w:rsidP="00AA5751">
      <w:pPr>
        <w:pStyle w:val="Ttulo2"/>
      </w:pPr>
      <w:bookmarkStart w:id="79" w:name="_Toc267386013"/>
      <w:bookmarkStart w:id="80" w:name="_Toc268521865"/>
      <w:bookmarkStart w:id="81" w:name="_Toc274415780"/>
      <w:r>
        <w:lastRenderedPageBreak/>
        <w:t xml:space="preserve">3.3 </w:t>
      </w:r>
      <w:r w:rsidR="00AA5751" w:rsidRPr="00075A12">
        <w:t>Estudio de viabilidad económica</w:t>
      </w:r>
      <w:bookmarkEnd w:id="79"/>
      <w:bookmarkEnd w:id="80"/>
      <w:bookmarkEnd w:id="81"/>
    </w:p>
    <w:p w14:paraId="2D01F487" w14:textId="77777777" w:rsidR="00AA5751" w:rsidRDefault="00AA5751" w:rsidP="00AA5751">
      <w:pPr>
        <w:widowControl w:val="0"/>
        <w:autoSpaceDE w:val="0"/>
        <w:autoSpaceDN w:val="0"/>
        <w:adjustRightInd w:val="0"/>
        <w:rPr>
          <w:rFonts w:cs="Arial"/>
          <w:lang w:val="es-ES"/>
        </w:rPr>
      </w:pPr>
      <w:r>
        <w:rPr>
          <w:rFonts w:cs="Arial"/>
          <w:lang w:val="es-ES"/>
        </w:rPr>
        <w:tab/>
      </w:r>
      <w:r w:rsidRPr="00B875F4">
        <w:rPr>
          <w:rFonts w:cs="Arial"/>
          <w:lang w:val="es-ES"/>
        </w:rPr>
        <w:t>Se</w:t>
      </w:r>
      <w:r>
        <w:rPr>
          <w:rFonts w:cs="Arial"/>
          <w:lang w:val="es-ES"/>
        </w:rPr>
        <w:t>gún sostienen Kendall y Kendall “…La viabilidad económica es la segunda parte de la determinación de los recursos” Pág.82 y se fundamentan principalmente en el hecho de que se deben considerar aspectos como lo es el factor tiempo de los recursos entre otros elementos.</w:t>
      </w:r>
    </w:p>
    <w:p w14:paraId="3F0EB1FD" w14:textId="77777777" w:rsidR="00AA5751" w:rsidRDefault="00AA5751" w:rsidP="00AA5751">
      <w:pPr>
        <w:widowControl w:val="0"/>
        <w:autoSpaceDE w:val="0"/>
        <w:autoSpaceDN w:val="0"/>
        <w:adjustRightInd w:val="0"/>
        <w:rPr>
          <w:rFonts w:cs="Arial"/>
          <w:lang w:val="es-ES"/>
        </w:rPr>
      </w:pPr>
      <w:r>
        <w:rPr>
          <w:rFonts w:cs="Arial"/>
          <w:lang w:val="es-ES"/>
        </w:rPr>
        <w:tab/>
        <w:t>Dentro del análisis propuesto más abajo, se presentan los principales costos en los que se tendrá que incluir de forma preliminar para completar el prototipo funcional propuesto.</w:t>
      </w:r>
    </w:p>
    <w:p w14:paraId="31CF13AC" w14:textId="77777777" w:rsidR="00AA5751" w:rsidRDefault="00AA5751" w:rsidP="00AA5751">
      <w:pPr>
        <w:pStyle w:val="Epgrafe"/>
        <w:spacing w:line="360" w:lineRule="auto"/>
        <w:jc w:val="center"/>
        <w:rPr>
          <w:rFonts w:cs="Arial"/>
          <w:b w:val="0"/>
          <w:bCs w:val="0"/>
          <w:color w:val="auto"/>
          <w:sz w:val="24"/>
          <w:szCs w:val="24"/>
          <w:lang w:val="es-ES"/>
        </w:rPr>
      </w:pPr>
      <w:bookmarkStart w:id="82" w:name="_Toc268521773"/>
      <w:r w:rsidRPr="00BA796D">
        <w:rPr>
          <w:rFonts w:cs="Arial"/>
          <w:b w:val="0"/>
          <w:bCs w:val="0"/>
          <w:color w:val="auto"/>
          <w:sz w:val="24"/>
          <w:szCs w:val="24"/>
          <w:lang w:val="es-ES"/>
        </w:rPr>
        <w:t xml:space="preserve">Gráfico </w:t>
      </w:r>
      <w:r w:rsidRPr="00BA796D">
        <w:rPr>
          <w:rFonts w:cs="Arial"/>
          <w:b w:val="0"/>
          <w:bCs w:val="0"/>
          <w:color w:val="auto"/>
          <w:sz w:val="24"/>
          <w:szCs w:val="24"/>
          <w:lang w:val="es-ES"/>
        </w:rPr>
        <w:fldChar w:fldCharType="begin"/>
      </w:r>
      <w:r w:rsidRPr="00BA796D">
        <w:rPr>
          <w:rFonts w:cs="Arial"/>
          <w:b w:val="0"/>
          <w:bCs w:val="0"/>
          <w:color w:val="auto"/>
          <w:sz w:val="24"/>
          <w:szCs w:val="24"/>
          <w:lang w:val="es-ES"/>
        </w:rPr>
        <w:instrText xml:space="preserve"> SEQ Gráfico \* ARABIC </w:instrText>
      </w:r>
      <w:r w:rsidRPr="00BA796D">
        <w:rPr>
          <w:rFonts w:cs="Arial"/>
          <w:b w:val="0"/>
          <w:bCs w:val="0"/>
          <w:color w:val="auto"/>
          <w:sz w:val="24"/>
          <w:szCs w:val="24"/>
          <w:lang w:val="es-ES"/>
        </w:rPr>
        <w:fldChar w:fldCharType="separate"/>
      </w:r>
      <w:r>
        <w:rPr>
          <w:rFonts w:cs="Arial"/>
          <w:b w:val="0"/>
          <w:bCs w:val="0"/>
          <w:noProof/>
          <w:color w:val="auto"/>
          <w:sz w:val="24"/>
          <w:szCs w:val="24"/>
          <w:lang w:val="es-ES"/>
        </w:rPr>
        <w:t>1</w:t>
      </w:r>
      <w:bookmarkEnd w:id="82"/>
      <w:r w:rsidRPr="00BA796D">
        <w:rPr>
          <w:rFonts w:cs="Arial"/>
          <w:b w:val="0"/>
          <w:bCs w:val="0"/>
          <w:color w:val="auto"/>
          <w:sz w:val="24"/>
          <w:szCs w:val="24"/>
          <w:lang w:val="es-ES"/>
        </w:rPr>
        <w:fldChar w:fldCharType="end"/>
      </w:r>
      <w:r>
        <w:rPr>
          <w:rFonts w:cs="Arial"/>
          <w:b w:val="0"/>
          <w:bCs w:val="0"/>
          <w:color w:val="auto"/>
          <w:sz w:val="24"/>
          <w:szCs w:val="24"/>
          <w:lang w:val="es-ES"/>
        </w:rPr>
        <w:t xml:space="preserve"> </w:t>
      </w:r>
    </w:p>
    <w:p w14:paraId="70328260" w14:textId="77777777" w:rsidR="00AA5751" w:rsidRDefault="00AA5751" w:rsidP="00AA5751">
      <w:pPr>
        <w:pStyle w:val="Epgrafe"/>
        <w:spacing w:line="360" w:lineRule="auto"/>
        <w:jc w:val="center"/>
        <w:rPr>
          <w:rFonts w:cs="Arial"/>
          <w:b w:val="0"/>
          <w:bCs w:val="0"/>
          <w:color w:val="auto"/>
          <w:sz w:val="24"/>
          <w:szCs w:val="24"/>
          <w:lang w:val="es-ES"/>
        </w:rPr>
      </w:pPr>
      <w:r>
        <w:rPr>
          <w:rFonts w:cs="Arial"/>
          <w:b w:val="0"/>
          <w:bCs w:val="0"/>
          <w:color w:val="auto"/>
          <w:sz w:val="24"/>
          <w:szCs w:val="24"/>
          <w:lang w:val="es-ES"/>
        </w:rPr>
        <w:t>Costos</w:t>
      </w:r>
    </w:p>
    <w:p w14:paraId="5CC0955C" w14:textId="77777777" w:rsidR="00AA5751" w:rsidRPr="00BA796D" w:rsidRDefault="00AA5751" w:rsidP="00AA5751">
      <w:r>
        <w:rPr>
          <w:noProof/>
          <w:lang w:val="es-ES" w:eastAsia="es-ES"/>
        </w:rPr>
        <w:drawing>
          <wp:inline distT="0" distB="0" distL="0" distR="0" wp14:anchorId="32419C8C" wp14:editId="1A1F765C">
            <wp:extent cx="5648325" cy="28213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7-25 at 9.04.15 PM.png"/>
                    <pic:cNvPicPr/>
                  </pic:nvPicPr>
                  <pic:blipFill>
                    <a:blip r:embed="rId10">
                      <a:extLst>
                        <a:ext uri="{28A0092B-C50C-407E-A947-70E740481C1C}">
                          <a14:useLocalDpi xmlns:a14="http://schemas.microsoft.com/office/drawing/2010/main" val="0"/>
                        </a:ext>
                      </a:extLst>
                    </a:blip>
                    <a:stretch>
                      <a:fillRect/>
                    </a:stretch>
                  </pic:blipFill>
                  <pic:spPr>
                    <a:xfrm>
                      <a:off x="0" y="0"/>
                      <a:ext cx="5648325" cy="2821305"/>
                    </a:xfrm>
                    <a:prstGeom prst="rect">
                      <a:avLst/>
                    </a:prstGeom>
                  </pic:spPr>
                </pic:pic>
              </a:graphicData>
            </a:graphic>
          </wp:inline>
        </w:drawing>
      </w:r>
    </w:p>
    <w:p w14:paraId="632EC742" w14:textId="77777777" w:rsidR="00AA5751" w:rsidRPr="00BA796D" w:rsidRDefault="00AA5751" w:rsidP="00AA5751">
      <w:pPr>
        <w:jc w:val="center"/>
      </w:pPr>
      <w:r>
        <w:t>Fuente: Elaboración propia</w:t>
      </w:r>
    </w:p>
    <w:p w14:paraId="149F0AD7" w14:textId="77777777" w:rsidR="00AA5751" w:rsidRPr="00BA796D" w:rsidRDefault="00AA5751" w:rsidP="00AA5751"/>
    <w:p w14:paraId="346FA81B" w14:textId="601B0AF3" w:rsidR="00AA5751" w:rsidRDefault="00AA5751" w:rsidP="00AA5751">
      <w:pPr>
        <w:widowControl w:val="0"/>
        <w:autoSpaceDE w:val="0"/>
        <w:autoSpaceDN w:val="0"/>
        <w:adjustRightInd w:val="0"/>
        <w:rPr>
          <w:rFonts w:cs="Arial"/>
          <w:lang w:val="es-ES"/>
        </w:rPr>
      </w:pPr>
      <w:r>
        <w:rPr>
          <w:rFonts w:cs="Arial"/>
          <w:lang w:val="es-ES"/>
        </w:rPr>
        <w:tab/>
        <w:t xml:space="preserve">Tal como se puede apreciar en el costo preliminar definido en la tabla anterior para éste prototipo funcional, se estima que los gastos podrían rondar </w:t>
      </w:r>
      <w:r>
        <w:rPr>
          <w:rFonts w:cs="Arial"/>
          <w:lang w:val="es-ES"/>
        </w:rPr>
        <w:lastRenderedPageBreak/>
        <w:t xml:space="preserve">aproximadamente los $5,400.0. Con el objetivo de recuperar la inversión de éste proyecto, la forma de comercializar el software supone dos modelos. Por una parte se propone que el precio unitario del componente que el costo de la extensión en su etapa inicial sea de $90 y que como parte de la descripción y de la retroalimentación se presenten artículos y referencias a TEAM Mentor. </w:t>
      </w:r>
      <w:r w:rsidR="00535558">
        <w:rPr>
          <w:rFonts w:cs="Arial"/>
          <w:lang w:val="es-ES"/>
        </w:rPr>
        <w:tab/>
        <w:t>Así mismo</w:t>
      </w:r>
      <w:r>
        <w:rPr>
          <w:rFonts w:cs="Arial"/>
          <w:lang w:val="es-ES"/>
        </w:rPr>
        <w:t xml:space="preserve"> se requerían al menos de la venta de 60 licencias para recuperar la inversión. </w:t>
      </w:r>
    </w:p>
    <w:p w14:paraId="3A90F105" w14:textId="77777777" w:rsidR="00AA5751" w:rsidRDefault="00AA5751" w:rsidP="00AA5751">
      <w:pPr>
        <w:widowControl w:val="0"/>
        <w:autoSpaceDE w:val="0"/>
        <w:autoSpaceDN w:val="0"/>
        <w:adjustRightInd w:val="0"/>
        <w:rPr>
          <w:rFonts w:cs="Arial"/>
          <w:lang w:val="es-ES"/>
        </w:rPr>
      </w:pPr>
      <w:r>
        <w:rPr>
          <w:rFonts w:cs="Arial"/>
          <w:lang w:val="es-ES"/>
        </w:rPr>
        <w:tab/>
        <w:t>Por otra parte, a través de la  adquisición del producto TEAM Mentor, se puede brindar la extensión de seguridad gratuita para 10 desarrolladores dentro de la organización. La comercialización de la licencia de TEAM Mentor, que es uno de los productos más importantes para la organización, permite que se brinde la extensión de forma gratuita, ya que se perciben más ganancias cuando se comercializa un producto tan maduro como lo es TEAM Mentor.</w:t>
      </w:r>
    </w:p>
    <w:p w14:paraId="657B2528" w14:textId="77777777" w:rsidR="00AA5751" w:rsidRDefault="00AA5751" w:rsidP="00AA5751">
      <w:pPr>
        <w:widowControl w:val="0"/>
        <w:autoSpaceDE w:val="0"/>
        <w:autoSpaceDN w:val="0"/>
        <w:adjustRightInd w:val="0"/>
        <w:rPr>
          <w:rFonts w:cs="Arial"/>
          <w:lang w:val="es-ES"/>
        </w:rPr>
      </w:pPr>
      <w:r>
        <w:rPr>
          <w:rFonts w:cs="Arial"/>
          <w:lang w:val="es-ES"/>
        </w:rPr>
        <w:tab/>
        <w:t>Basado en éste enfoque de comercialización, las organizaciones con muchos empleados se ven a su vez beneficiadas, principalmente porque TEAM Mentor es una aplicación Web que se instala en un servidor dentro de la organización y permite que los empleados puedan tener acceso a todo el contenido de seguridad dentro de la intranet corporativa.</w:t>
      </w:r>
    </w:p>
    <w:p w14:paraId="404D4F4A" w14:textId="77777777" w:rsidR="00AA5751" w:rsidRPr="00B875F4" w:rsidRDefault="00AA5751" w:rsidP="00AA5751">
      <w:pPr>
        <w:widowControl w:val="0"/>
        <w:autoSpaceDE w:val="0"/>
        <w:autoSpaceDN w:val="0"/>
        <w:adjustRightInd w:val="0"/>
        <w:rPr>
          <w:rFonts w:cs="Arial"/>
          <w:lang w:val="es-ES"/>
        </w:rPr>
      </w:pPr>
    </w:p>
    <w:p w14:paraId="70E7A8F7" w14:textId="77777777" w:rsidR="00AA5751" w:rsidRDefault="00AA5751" w:rsidP="00AA5751">
      <w:pPr>
        <w:widowControl w:val="0"/>
        <w:autoSpaceDE w:val="0"/>
        <w:autoSpaceDN w:val="0"/>
        <w:adjustRightInd w:val="0"/>
        <w:rPr>
          <w:rFonts w:cs="Arial"/>
          <w:lang w:val="es-ES"/>
        </w:rPr>
      </w:pPr>
    </w:p>
    <w:p w14:paraId="6ADBA279" w14:textId="77777777" w:rsidR="00AA5751" w:rsidRDefault="00AA5751" w:rsidP="00AA5751">
      <w:pPr>
        <w:widowControl w:val="0"/>
        <w:autoSpaceDE w:val="0"/>
        <w:autoSpaceDN w:val="0"/>
        <w:adjustRightInd w:val="0"/>
        <w:rPr>
          <w:rFonts w:cs="Arial"/>
          <w:lang w:val="es-ES"/>
        </w:rPr>
      </w:pPr>
    </w:p>
    <w:p w14:paraId="06F4E46A" w14:textId="47ED83E2" w:rsidR="00AA5751" w:rsidRPr="00440BB6" w:rsidRDefault="00E22A8A" w:rsidP="00AA5751">
      <w:pPr>
        <w:pStyle w:val="Ttulo2"/>
      </w:pPr>
      <w:bookmarkStart w:id="83" w:name="_Toc267386014"/>
      <w:bookmarkStart w:id="84" w:name="_Toc268521866"/>
      <w:bookmarkStart w:id="85" w:name="_Toc274415781"/>
      <w:r>
        <w:lastRenderedPageBreak/>
        <w:t xml:space="preserve">3.4 </w:t>
      </w:r>
      <w:r w:rsidR="00AA5751">
        <w:t>Estudio de viabilidad operativa</w:t>
      </w:r>
      <w:bookmarkEnd w:id="83"/>
      <w:bookmarkEnd w:id="84"/>
      <w:bookmarkEnd w:id="85"/>
    </w:p>
    <w:p w14:paraId="7BEB62A3" w14:textId="1CD91C5A" w:rsidR="00AA5751" w:rsidRDefault="00AA5751" w:rsidP="00AA5751">
      <w:pPr>
        <w:widowControl w:val="0"/>
        <w:autoSpaceDE w:val="0"/>
        <w:autoSpaceDN w:val="0"/>
        <w:adjustRightInd w:val="0"/>
        <w:rPr>
          <w:rFonts w:cs="Arial"/>
          <w:lang w:val="es-ES"/>
        </w:rPr>
      </w:pPr>
      <w:r>
        <w:rPr>
          <w:rFonts w:cs="Arial"/>
          <w:lang w:val="es-ES"/>
        </w:rPr>
        <w:tab/>
        <w:t xml:space="preserve">Desde una perspectiva operativa, el desarrollo de </w:t>
      </w:r>
      <w:r w:rsidR="00535558">
        <w:rPr>
          <w:rFonts w:cs="Arial"/>
          <w:lang w:val="es-ES"/>
        </w:rPr>
        <w:t>la</w:t>
      </w:r>
      <w:r>
        <w:rPr>
          <w:rFonts w:cs="Arial"/>
          <w:lang w:val="es-ES"/>
        </w:rPr>
        <w:t xml:space="preserve"> extensión de seguridad integrada en el ambiente de desarrollo, busca que los desarrolladores de software tengan ése acercamiento al desarrollo de software seguro que es tan necesario, en una época donde los incidentes en seguridad informática causan pérdidas incalculables para las organizaciones sin importar a fondo el sector donde se desenvuelven. </w:t>
      </w:r>
    </w:p>
    <w:p w14:paraId="103406E5" w14:textId="1F817575" w:rsidR="00AA5751" w:rsidRDefault="00AA5751" w:rsidP="00AA5751">
      <w:pPr>
        <w:widowControl w:val="0"/>
        <w:autoSpaceDE w:val="0"/>
        <w:autoSpaceDN w:val="0"/>
        <w:adjustRightInd w:val="0"/>
        <w:rPr>
          <w:rFonts w:cs="Arial"/>
          <w:lang w:val="es-ES"/>
        </w:rPr>
      </w:pPr>
      <w:r>
        <w:rPr>
          <w:rFonts w:cs="Arial"/>
          <w:lang w:val="es-ES"/>
        </w:rPr>
        <w:tab/>
        <w:t xml:space="preserve">En un sentido más estricto se busca proveer una herramienta oportuna e integrada para que los desarrolladores puedan escribir aplicaciones de software que sean resistentes a ataques informáticos y desde </w:t>
      </w:r>
      <w:ins w:id="86" w:author="Michael Hidalgo" w:date="2014-10-06T17:44:00Z">
        <w:r w:rsidR="00535558">
          <w:rPr>
            <w:rFonts w:cs="Arial"/>
            <w:lang w:val="es-ES"/>
          </w:rPr>
          <w:t>e</w:t>
        </w:r>
      </w:ins>
      <w:r>
        <w:rPr>
          <w:rFonts w:cs="Arial"/>
          <w:lang w:val="es-ES"/>
        </w:rPr>
        <w:t xml:space="preserve">sta perspectiva permitir que el modelo extensible del software permita tomar ventaja de </w:t>
      </w:r>
      <w:r w:rsidR="00325DA9">
        <w:rPr>
          <w:rFonts w:cs="Arial"/>
          <w:lang w:val="es-ES"/>
        </w:rPr>
        <w:t xml:space="preserve">tal </w:t>
      </w:r>
      <w:r>
        <w:rPr>
          <w:rFonts w:cs="Arial"/>
          <w:lang w:val="es-ES"/>
        </w:rPr>
        <w:t>capacidad para el desarrollo de la extensión. Al estar integrada en el ambiente de desarrollo, la información presentada al usuario bajo el mantra información, advertencia y error aprovecha el modelo tradicional que el desarrollador está familiarizado.</w:t>
      </w:r>
    </w:p>
    <w:p w14:paraId="36F94673" w14:textId="77777777" w:rsidR="00AA5751" w:rsidRDefault="00AA5751" w:rsidP="00AA5751">
      <w:pPr>
        <w:widowControl w:val="0"/>
        <w:autoSpaceDE w:val="0"/>
        <w:autoSpaceDN w:val="0"/>
        <w:adjustRightInd w:val="0"/>
        <w:rPr>
          <w:rFonts w:cs="Arial"/>
          <w:lang w:val="es-ES"/>
        </w:rPr>
      </w:pPr>
      <w:r>
        <w:rPr>
          <w:rFonts w:cs="Arial"/>
          <w:lang w:val="es-ES"/>
        </w:rPr>
        <w:tab/>
        <w:t xml:space="preserve">Por ejemplo, cuando existe un error de sintaxis en el código, el proceso de compilación de la plataforma, en éste caso Microsoft .NET, le brindará al desarrollador la retroalimentación necesaria para que éste último pueda solucionar el problema. Dicha retroalimentación aparece con un mensaje que le brinda a la persona usuaria del ambiente, la información concreta del porqué existe un error de compilación. A medida que los errores se presentan de forma inmediata, el desarrollador de software puede comprender cual es el </w:t>
      </w:r>
      <w:r>
        <w:rPr>
          <w:rFonts w:cs="Arial"/>
          <w:lang w:val="es-ES"/>
        </w:rPr>
        <w:lastRenderedPageBreak/>
        <w:t xml:space="preserve">problema que está causando que el compilador detecte errores tanto sintácticos como semánticos. </w:t>
      </w:r>
      <w:r>
        <w:rPr>
          <w:rFonts w:cs="Arial"/>
          <w:lang w:val="es-ES"/>
        </w:rPr>
        <w:tab/>
        <w:t>Aunado a ello, la retroalimentación en tiempo real o en tiempo de compilación es un activo, puesto que podemos inferir que el desarrollador de software es más productivo ya que la mayor parte del tiempo se invierte en desarrollado código nuevo o dando el respectivo mantenimiento al código fuente existente, en lugar de invertir largas horas detectando errores y tratando de solventarlos.</w:t>
      </w:r>
    </w:p>
    <w:p w14:paraId="141079A7" w14:textId="6968038B" w:rsidR="00AA5751" w:rsidRDefault="00AA5751" w:rsidP="00AA5751">
      <w:pPr>
        <w:widowControl w:val="0"/>
        <w:autoSpaceDE w:val="0"/>
        <w:autoSpaceDN w:val="0"/>
        <w:adjustRightInd w:val="0"/>
        <w:rPr>
          <w:rFonts w:cs="Arial"/>
          <w:lang w:val="es-ES"/>
        </w:rPr>
      </w:pPr>
      <w:r>
        <w:rPr>
          <w:rFonts w:cs="Arial"/>
          <w:lang w:val="es-ES"/>
        </w:rPr>
        <w:tab/>
        <w:t xml:space="preserve">Como consecuencia de </w:t>
      </w:r>
      <w:r w:rsidR="00927CB2">
        <w:rPr>
          <w:rFonts w:cs="Arial"/>
          <w:lang w:val="es-ES"/>
        </w:rPr>
        <w:t xml:space="preserve">la </w:t>
      </w:r>
      <w:r>
        <w:rPr>
          <w:rFonts w:cs="Arial"/>
          <w:lang w:val="es-ES"/>
        </w:rPr>
        <w:t xml:space="preserve">necesidad de ayudar a los desarrolladores de software a ser mas productivos, son muchas las extensiones que se han desarrollado y he ahí la razón de que el mismo entorno de programación Visual Studio proponga un modelo de extensión, donde se pueden desarrollar los componentes necesarios. La industria por otra parte, ha aprovechado de forma exitosa </w:t>
      </w:r>
      <w:r w:rsidR="00927CB2">
        <w:rPr>
          <w:rFonts w:cs="Arial"/>
          <w:lang w:val="es-ES"/>
        </w:rPr>
        <w:t>e</w:t>
      </w:r>
      <w:r>
        <w:rPr>
          <w:rFonts w:cs="Arial"/>
          <w:lang w:val="es-ES"/>
        </w:rPr>
        <w:t>sta fortaleza, de forma tal que se pueden adquirir ya sea de forma comercial o gratuita componentes para mejorar el código en términos de fácil lectura, eficiencia y de fácil mantenimiento. En otras palabras, muchos de los usuarios de Visual Studio ya conocen y se han visto beneficiados por las extensiones de terceros, particularmente porque la forma de instalar dichas extensiones es un tanto trivial.</w:t>
      </w:r>
    </w:p>
    <w:p w14:paraId="5717C745" w14:textId="77777777" w:rsidR="00AA5751" w:rsidRDefault="00AA5751" w:rsidP="00AA5751">
      <w:pPr>
        <w:widowControl w:val="0"/>
        <w:autoSpaceDE w:val="0"/>
        <w:autoSpaceDN w:val="0"/>
        <w:adjustRightInd w:val="0"/>
        <w:rPr>
          <w:rFonts w:cs="Arial"/>
          <w:lang w:val="es-ES"/>
        </w:rPr>
      </w:pPr>
      <w:r>
        <w:rPr>
          <w:rFonts w:cs="Arial"/>
          <w:lang w:val="es-ES"/>
        </w:rPr>
        <w:tab/>
        <w:t xml:space="preserve">A su vez considerando que la extensión no lleva implícita ninguna configuración para su funcionamiento, el usuario final podrá comenzar a utilizarla de forma inmediata que ha sido instalado y luego de que se haya producido una compilación del código fuente en el sistema. </w:t>
      </w:r>
    </w:p>
    <w:p w14:paraId="46448678" w14:textId="77777777" w:rsidR="00AA5751" w:rsidRDefault="00AA5751" w:rsidP="00AA5751">
      <w:pPr>
        <w:widowControl w:val="0"/>
        <w:autoSpaceDE w:val="0"/>
        <w:autoSpaceDN w:val="0"/>
        <w:adjustRightInd w:val="0"/>
        <w:rPr>
          <w:rFonts w:cs="Arial"/>
          <w:lang w:val="es-ES"/>
        </w:rPr>
      </w:pPr>
      <w:r>
        <w:rPr>
          <w:rFonts w:cs="Arial"/>
          <w:lang w:val="es-ES"/>
        </w:rPr>
        <w:tab/>
        <w:t xml:space="preserve">Otro de los beneficios que esta extensión aporta es que su </w:t>
      </w:r>
      <w:r>
        <w:rPr>
          <w:rFonts w:cs="Arial"/>
          <w:lang w:val="es-ES"/>
        </w:rPr>
        <w:lastRenderedPageBreak/>
        <w:t>desinstalación es simple, en dadas circunstancias que el usuario quiera prescindir de la extensión, de forma fácil podrá hacer la desinstalación de la misma.</w:t>
      </w:r>
    </w:p>
    <w:p w14:paraId="4DE792B8" w14:textId="77777777" w:rsidR="00AA5751" w:rsidRPr="00806CDC" w:rsidRDefault="00AA5751" w:rsidP="00AA5751">
      <w:pPr>
        <w:widowControl w:val="0"/>
        <w:autoSpaceDE w:val="0"/>
        <w:autoSpaceDN w:val="0"/>
        <w:adjustRightInd w:val="0"/>
        <w:rPr>
          <w:rFonts w:cs="Arial"/>
          <w:lang w:val="es-ES"/>
        </w:rPr>
      </w:pPr>
      <w:r>
        <w:rPr>
          <w:rFonts w:cs="Arial"/>
          <w:lang w:val="es-ES"/>
        </w:rPr>
        <w:tab/>
        <w:t xml:space="preserve">El código fuente que se mostrará como recomendación en el momento de que la extensión detecte un patrón de código malicioso sigue a su vez los estándares de mejores prácticas tomando como referencia los estándares mencionados anteriormente. En la medida en que el usuario comprenda como la extensión detecta vulnerabilidades en el código y como brinda una solución oportuna, permitirá que éste comprenda la raíz del problema y a su vez ayudarle a que mejore la calidad del software en términos de seguridad. </w:t>
      </w:r>
    </w:p>
    <w:p w14:paraId="47F4709D" w14:textId="77777777" w:rsidR="00AA5751" w:rsidRDefault="00AA5751" w:rsidP="00AA5751"/>
    <w:p w14:paraId="079113BA" w14:textId="77777777" w:rsidR="00AA5751" w:rsidRDefault="00AA5751" w:rsidP="00AA5751"/>
    <w:p w14:paraId="63AE6E21" w14:textId="77777777" w:rsidR="00AA5751" w:rsidRDefault="00AA5751" w:rsidP="00AA5751">
      <w:pPr>
        <w:widowControl w:val="0"/>
        <w:autoSpaceDE w:val="0"/>
        <w:autoSpaceDN w:val="0"/>
        <w:adjustRightInd w:val="0"/>
        <w:rPr>
          <w:rFonts w:cs="Arial"/>
          <w:lang w:val="es-ES"/>
        </w:rPr>
      </w:pPr>
    </w:p>
    <w:p w14:paraId="35C3E498" w14:textId="77777777" w:rsidR="00AA5751" w:rsidRDefault="00AA5751" w:rsidP="00AA5751">
      <w:pPr>
        <w:widowControl w:val="0"/>
        <w:autoSpaceDE w:val="0"/>
        <w:autoSpaceDN w:val="0"/>
        <w:adjustRightInd w:val="0"/>
        <w:rPr>
          <w:rFonts w:cs="Arial"/>
          <w:lang w:val="es-ES"/>
        </w:rPr>
      </w:pPr>
    </w:p>
    <w:p w14:paraId="372577AE" w14:textId="77777777" w:rsidR="00AA5751" w:rsidRDefault="00AA5751" w:rsidP="00AA5751">
      <w:pPr>
        <w:widowControl w:val="0"/>
        <w:autoSpaceDE w:val="0"/>
        <w:autoSpaceDN w:val="0"/>
        <w:adjustRightInd w:val="0"/>
        <w:rPr>
          <w:rFonts w:cs="Arial"/>
          <w:lang w:val="es-ES"/>
        </w:rPr>
      </w:pPr>
    </w:p>
    <w:p w14:paraId="336D2D99" w14:textId="77777777" w:rsidR="00AA5751" w:rsidRDefault="00AA5751" w:rsidP="00AA5751">
      <w:pPr>
        <w:widowControl w:val="0"/>
        <w:autoSpaceDE w:val="0"/>
        <w:autoSpaceDN w:val="0"/>
        <w:adjustRightInd w:val="0"/>
        <w:rPr>
          <w:rFonts w:cs="Arial"/>
          <w:lang w:val="es-ES"/>
        </w:rPr>
      </w:pPr>
    </w:p>
    <w:p w14:paraId="7E7B02D2" w14:textId="77777777" w:rsidR="00AA5751" w:rsidRDefault="00AA5751" w:rsidP="00AA5751">
      <w:pPr>
        <w:widowControl w:val="0"/>
        <w:autoSpaceDE w:val="0"/>
        <w:autoSpaceDN w:val="0"/>
        <w:adjustRightInd w:val="0"/>
        <w:rPr>
          <w:rFonts w:cs="Arial"/>
          <w:lang w:val="es-ES"/>
        </w:rPr>
      </w:pPr>
    </w:p>
    <w:p w14:paraId="502833FD" w14:textId="77777777" w:rsidR="00AA5751" w:rsidRDefault="00AA5751" w:rsidP="00AA5751">
      <w:pPr>
        <w:widowControl w:val="0"/>
        <w:autoSpaceDE w:val="0"/>
        <w:autoSpaceDN w:val="0"/>
        <w:adjustRightInd w:val="0"/>
        <w:rPr>
          <w:rFonts w:cs="Arial"/>
          <w:lang w:val="es-ES"/>
        </w:rPr>
      </w:pPr>
    </w:p>
    <w:p w14:paraId="315F5AEF" w14:textId="77777777" w:rsidR="00AA5751" w:rsidRDefault="00AA5751" w:rsidP="00AA5751">
      <w:pPr>
        <w:widowControl w:val="0"/>
        <w:autoSpaceDE w:val="0"/>
        <w:autoSpaceDN w:val="0"/>
        <w:adjustRightInd w:val="0"/>
        <w:rPr>
          <w:rFonts w:cs="Arial"/>
          <w:lang w:val="es-ES"/>
        </w:rPr>
      </w:pPr>
    </w:p>
    <w:p w14:paraId="32305D7D" w14:textId="77777777" w:rsidR="00AA5751" w:rsidRDefault="00AA5751" w:rsidP="00AA5751">
      <w:pPr>
        <w:widowControl w:val="0"/>
        <w:autoSpaceDE w:val="0"/>
        <w:autoSpaceDN w:val="0"/>
        <w:adjustRightInd w:val="0"/>
        <w:rPr>
          <w:rFonts w:cs="Arial"/>
          <w:lang w:val="es-ES"/>
        </w:rPr>
      </w:pPr>
    </w:p>
    <w:p w14:paraId="047F5603" w14:textId="77777777" w:rsidR="00AA5751" w:rsidRDefault="00AA5751" w:rsidP="00AA5751">
      <w:pPr>
        <w:widowControl w:val="0"/>
        <w:autoSpaceDE w:val="0"/>
        <w:autoSpaceDN w:val="0"/>
        <w:adjustRightInd w:val="0"/>
        <w:rPr>
          <w:rFonts w:cs="Arial"/>
          <w:lang w:val="es-ES"/>
        </w:rPr>
      </w:pPr>
    </w:p>
    <w:p w14:paraId="35D76891" w14:textId="23D35C97" w:rsidR="00845C8F" w:rsidRPr="00845C8F" w:rsidRDefault="00845C8F" w:rsidP="00845C8F"/>
    <w:p w14:paraId="6557CDA5" w14:textId="1CDCB2F8" w:rsidR="00A81AE4" w:rsidRDefault="00A81AE4" w:rsidP="00B54DA8">
      <w:pPr>
        <w:pStyle w:val="Ttulo1"/>
        <w:numPr>
          <w:ilvl w:val="0"/>
          <w:numId w:val="28"/>
        </w:numPr>
      </w:pPr>
      <w:bookmarkStart w:id="87" w:name="_Toc274415782"/>
      <w:r>
        <w:lastRenderedPageBreak/>
        <w:t>Objetivos de la investigación</w:t>
      </w:r>
      <w:bookmarkEnd w:id="87"/>
    </w:p>
    <w:p w14:paraId="6DD4E724" w14:textId="77777777" w:rsidR="00750406" w:rsidRDefault="00750406" w:rsidP="00750406">
      <w:pPr>
        <w:widowControl w:val="0"/>
        <w:autoSpaceDE w:val="0"/>
        <w:autoSpaceDN w:val="0"/>
        <w:adjustRightInd w:val="0"/>
        <w:rPr>
          <w:rFonts w:cs="Arial"/>
          <w:lang w:val="es-ES"/>
        </w:rPr>
      </w:pPr>
      <w:r>
        <w:tab/>
      </w:r>
      <w:r w:rsidRPr="00416A5E">
        <w:rPr>
          <w:rFonts w:cs="Arial"/>
          <w:lang w:val="es-ES"/>
        </w:rPr>
        <w:t>A</w:t>
      </w:r>
      <w:r>
        <w:rPr>
          <w:rFonts w:cs="Arial"/>
          <w:lang w:val="es-ES"/>
        </w:rPr>
        <w:t xml:space="preserve"> continuación se detalla el objetivo general y los respectivos objetivos específicos, los cuales fijarán la hoja de ruta necesaria para el desarrollo del prototipo funcional.</w:t>
      </w:r>
    </w:p>
    <w:p w14:paraId="1BB44904" w14:textId="67657D44" w:rsidR="00750406" w:rsidRDefault="00750406" w:rsidP="00750406">
      <w:pPr>
        <w:pStyle w:val="Ttulo2"/>
        <w:numPr>
          <w:ilvl w:val="1"/>
          <w:numId w:val="28"/>
        </w:numPr>
        <w:rPr>
          <w:lang w:val="es-ES"/>
        </w:rPr>
      </w:pPr>
      <w:bookmarkStart w:id="88" w:name="_Toc274415783"/>
      <w:r>
        <w:rPr>
          <w:lang w:val="es-ES"/>
        </w:rPr>
        <w:t>Objetivo General</w:t>
      </w:r>
      <w:bookmarkEnd w:id="88"/>
    </w:p>
    <w:p w14:paraId="2C31E959" w14:textId="0B0AD26C" w:rsidR="00750406" w:rsidRPr="00750406" w:rsidRDefault="00750406" w:rsidP="00750406">
      <w:r>
        <w:tab/>
      </w:r>
      <w:r>
        <w:rPr>
          <w:rFonts w:cs="Arial"/>
          <w:lang w:val="es-ES"/>
        </w:rPr>
        <w:t>Elaborar un prototipo funcional para realizar pruebas estáticas de seguridad de aplicaciones</w:t>
      </w:r>
      <w:r w:rsidRPr="00425A33">
        <w:rPr>
          <w:rFonts w:cs="Arial"/>
          <w:lang w:val="es-ES"/>
        </w:rPr>
        <w:t xml:space="preserve"> </w:t>
      </w:r>
      <w:r>
        <w:rPr>
          <w:rFonts w:cs="Arial"/>
          <w:lang w:val="es-ES"/>
        </w:rPr>
        <w:t>en el ambiente integrado de desarrollo Visual Studio .NET.</w:t>
      </w:r>
    </w:p>
    <w:p w14:paraId="6E61D885" w14:textId="3FCA1FF8" w:rsidR="00750406" w:rsidRPr="00750406" w:rsidRDefault="00750406" w:rsidP="00750406">
      <w:pPr>
        <w:pStyle w:val="Ttulo2"/>
        <w:numPr>
          <w:ilvl w:val="1"/>
          <w:numId w:val="28"/>
        </w:numPr>
        <w:rPr>
          <w:lang w:val="es-ES"/>
        </w:rPr>
      </w:pPr>
      <w:bookmarkStart w:id="89" w:name="_Toc274415784"/>
      <w:r w:rsidRPr="00750406">
        <w:rPr>
          <w:lang w:val="es-ES"/>
        </w:rPr>
        <w:t>Objetivos Específicos</w:t>
      </w:r>
      <w:bookmarkEnd w:id="89"/>
    </w:p>
    <w:p w14:paraId="00DCC8A6" w14:textId="6D3EF0C5" w:rsidR="00750406" w:rsidRPr="006E3D83" w:rsidRDefault="00750406" w:rsidP="00750406">
      <w:pPr>
        <w:widowControl w:val="0"/>
      </w:pPr>
      <w:r>
        <w:tab/>
        <w:t xml:space="preserve">Un objetivo específico, según lo define Miranda, Juan José (2005) “..Corresponde a la solución concreta que el proyecto debe alcanzar” (pág. 45). Así mismo el autor continúa su definición concreta cuando sostiene que “…El objetivo específico es el logro de una situación deseable.”(pág.45). </w:t>
      </w:r>
      <w:ins w:id="90" w:author="Michael Hidalgo" w:date="2014-10-06T17:46:00Z">
        <w:r w:rsidR="00676F52">
          <w:tab/>
        </w:r>
      </w:ins>
      <w:r>
        <w:t xml:space="preserve">Tomando </w:t>
      </w:r>
      <w:r w:rsidR="00927CB2">
        <w:t xml:space="preserve">en consideración la </w:t>
      </w:r>
      <w:r>
        <w:t>definición, seguidamente se presentan los objetivos específicos para el prototipo funcional propuesto.</w:t>
      </w:r>
    </w:p>
    <w:p w14:paraId="310A2E4B" w14:textId="6C198E79" w:rsidR="00750406" w:rsidRDefault="00750406" w:rsidP="00750406">
      <w:pPr>
        <w:pStyle w:val="Ttulo3"/>
      </w:pPr>
      <w:r>
        <w:t xml:space="preserve">4.2.1 </w:t>
      </w:r>
      <w:r w:rsidRPr="00EF33A9">
        <w:t xml:space="preserve">Realizar </w:t>
      </w:r>
      <w:r>
        <w:t>el levantamiento de requerimientos de cada una de las vulnerabilidades a identificar mediante el uso de estándares en la industria.</w:t>
      </w:r>
    </w:p>
    <w:p w14:paraId="6E9ED09B" w14:textId="77777777" w:rsidR="00750406" w:rsidRPr="00E22425" w:rsidRDefault="00750406" w:rsidP="00750406"/>
    <w:p w14:paraId="5DB5BC16" w14:textId="0F4D3B84" w:rsidR="00750406" w:rsidRDefault="00750406" w:rsidP="00750406">
      <w:pPr>
        <w:pStyle w:val="Ttulo3"/>
      </w:pPr>
      <w:r>
        <w:t xml:space="preserve">4.2.2 Elaborar el diseño del software que contempla el flujo de trabajo, la </w:t>
      </w:r>
      <w:r>
        <w:lastRenderedPageBreak/>
        <w:t>identificación de vulnerabilidades y la retroalimentación al usuario final.</w:t>
      </w:r>
    </w:p>
    <w:p w14:paraId="1FFD7E46" w14:textId="77777777" w:rsidR="00750406" w:rsidRPr="00E22425" w:rsidRDefault="00750406" w:rsidP="00750406"/>
    <w:p w14:paraId="5AE1F495" w14:textId="36E9EB07" w:rsidR="00750406" w:rsidRDefault="00750406" w:rsidP="00750406">
      <w:pPr>
        <w:pStyle w:val="Ttulo3"/>
      </w:pPr>
      <w:r>
        <w:t>4.2.3 Desarrollar el prototipo funcional de la extensión de seguridad para el ambiente de desarrollo Visual Studio .NET que permita realizar pruebas estáticas de seguridad de aplicaciones.</w:t>
      </w:r>
    </w:p>
    <w:p w14:paraId="2970D7F7" w14:textId="77777777" w:rsidR="00750406" w:rsidRPr="00E22425" w:rsidRDefault="00750406" w:rsidP="00750406"/>
    <w:p w14:paraId="6919DE6B" w14:textId="10D9BF6E" w:rsidR="00750406" w:rsidRDefault="008A63B3" w:rsidP="00750406">
      <w:pPr>
        <w:pStyle w:val="Ttulo3"/>
      </w:pPr>
      <w:r>
        <w:t xml:space="preserve">4.2.4 </w:t>
      </w:r>
      <w:r w:rsidR="00750406">
        <w:t>Implementar las reglas de diagnóstico para detectar vulnerabilidades en el código fuente utilizando estándares en la industria.</w:t>
      </w:r>
    </w:p>
    <w:p w14:paraId="207697D9" w14:textId="77777777" w:rsidR="00750406" w:rsidRPr="00E22425" w:rsidRDefault="00750406" w:rsidP="00750406"/>
    <w:p w14:paraId="07301D12" w14:textId="7EAB5E4A" w:rsidR="00750406" w:rsidRPr="00750406" w:rsidRDefault="008A63B3" w:rsidP="008A63B3">
      <w:pPr>
        <w:pStyle w:val="Ttulo3"/>
      </w:pPr>
      <w:r w:rsidRPr="008A63B3">
        <w:t xml:space="preserve">4.2.5 </w:t>
      </w:r>
      <w:r w:rsidR="00750406" w:rsidRPr="008A63B3">
        <w:t>Desarrollar</w:t>
      </w:r>
      <w:r w:rsidR="00750406">
        <w:t xml:space="preserve"> pruebas funcionales, pruebas de integración y pruebas unitarias del prototipo.</w:t>
      </w:r>
    </w:p>
    <w:p w14:paraId="59CA82D9" w14:textId="490AA5DC" w:rsidR="00A81AE4" w:rsidRDefault="00A81AE4" w:rsidP="00B54DA8">
      <w:pPr>
        <w:pStyle w:val="Ttulo1"/>
        <w:numPr>
          <w:ilvl w:val="0"/>
          <w:numId w:val="28"/>
        </w:numPr>
      </w:pPr>
      <w:bookmarkStart w:id="91" w:name="_Toc274415785"/>
      <w:r>
        <w:t>Alcances</w:t>
      </w:r>
      <w:bookmarkEnd w:id="91"/>
    </w:p>
    <w:p w14:paraId="5E56CA75" w14:textId="77777777" w:rsidR="00AF715A" w:rsidRDefault="00AF715A" w:rsidP="00AF715A">
      <w:pPr>
        <w:widowControl w:val="0"/>
        <w:autoSpaceDE w:val="0"/>
        <w:autoSpaceDN w:val="0"/>
        <w:adjustRightInd w:val="0"/>
        <w:rPr>
          <w:rFonts w:cs="Arial"/>
          <w:lang w:val="es-ES"/>
        </w:rPr>
      </w:pPr>
      <w:r>
        <w:tab/>
      </w:r>
      <w:r>
        <w:rPr>
          <w:rFonts w:cs="Arial"/>
          <w:lang w:val="es-ES"/>
        </w:rPr>
        <w:t xml:space="preserve">El prototipo funcional que consiste en un componente , </w:t>
      </w:r>
      <w:proofErr w:type="spellStart"/>
      <w:r>
        <w:rPr>
          <w:rFonts w:cs="Arial"/>
          <w:lang w:val="es-ES"/>
        </w:rPr>
        <w:t>plugin</w:t>
      </w:r>
      <w:proofErr w:type="spellEnd"/>
      <w:r>
        <w:rPr>
          <w:rFonts w:cs="Arial"/>
          <w:lang w:val="es-ES"/>
        </w:rPr>
        <w:t xml:space="preserve"> o extensión de seguridad, será desarrollado bajo el lenguaje de programación C# (pronunciado C Sharp) y bajo la plataforma Microsoft .NET 4.5. C# es un lenguaje de programación moderno e innovador que forma parte de la plataforma de Microsoft .NET y que cuya evolución y mejoras constantes hace que sea uno de los lenguajes de programación preferidos. Se utilizará  a su vez el ambiente integrado de desarrollo conocido como Visual Studio .NET </w:t>
      </w:r>
      <w:r>
        <w:rPr>
          <w:rFonts w:cs="Arial"/>
          <w:lang w:val="es-ES"/>
        </w:rPr>
        <w:lastRenderedPageBreak/>
        <w:t xml:space="preserve">2013 y la plataforma de compilación de Microsoft .NET llamada </w:t>
      </w:r>
      <w:proofErr w:type="spellStart"/>
      <w:r>
        <w:rPr>
          <w:rFonts w:cs="Arial"/>
          <w:lang w:val="es-ES"/>
        </w:rPr>
        <w:t>Roslyn</w:t>
      </w:r>
      <w:proofErr w:type="spellEnd"/>
      <w:r>
        <w:rPr>
          <w:rFonts w:cs="Arial"/>
          <w:lang w:val="es-ES"/>
        </w:rPr>
        <w:t>, la cual brinda a los desarrolladores una serie de interfaces programables para poder interactuar con el compilador de C# y Visual Basic. NET.</w:t>
      </w:r>
    </w:p>
    <w:p w14:paraId="42A1CFBB" w14:textId="77777777" w:rsidR="00AF715A" w:rsidRDefault="00AF715A" w:rsidP="00AF715A">
      <w:pPr>
        <w:widowControl w:val="0"/>
        <w:autoSpaceDE w:val="0"/>
        <w:autoSpaceDN w:val="0"/>
        <w:adjustRightInd w:val="0"/>
        <w:rPr>
          <w:rFonts w:cs="Arial"/>
          <w:lang w:val="es-ES"/>
        </w:rPr>
      </w:pPr>
      <w:r>
        <w:rPr>
          <w:rFonts w:cs="Arial"/>
          <w:lang w:val="es-ES"/>
        </w:rPr>
        <w:t xml:space="preserve"> </w:t>
      </w:r>
      <w:r>
        <w:rPr>
          <w:rFonts w:cs="Arial"/>
          <w:lang w:val="es-ES"/>
        </w:rPr>
        <w:tab/>
        <w:t xml:space="preserve">Aún cuando la plataforma de compilación </w:t>
      </w:r>
      <w:proofErr w:type="spellStart"/>
      <w:r>
        <w:rPr>
          <w:rFonts w:cs="Arial"/>
          <w:lang w:val="es-ES"/>
        </w:rPr>
        <w:t>Roslyn</w:t>
      </w:r>
      <w:proofErr w:type="spellEnd"/>
      <w:r>
        <w:rPr>
          <w:rFonts w:cs="Arial"/>
          <w:lang w:val="es-ES"/>
        </w:rPr>
        <w:t xml:space="preserve"> de Microsoft .NET permite interactuar de forma conjunta con los lenguajes de programación C# y Visual Basic. NET, el enfoque de éste prototipo funcional será detectar vulnerabilidades en código fuente desarrollado principalmente en C# y las pruebas de concepto evaluarán los resultados en dicho lenguaje. En etapas posteriores que están fuera del alcance de éste prototipo, se dará soporte al lenguaje Visual Basic .NET y de forma paulatina, que también está fuera de éste alcance, a medida que </w:t>
      </w:r>
      <w:proofErr w:type="spellStart"/>
      <w:r>
        <w:rPr>
          <w:rFonts w:cs="Arial"/>
          <w:lang w:val="es-ES"/>
        </w:rPr>
        <w:t>Roslyn</w:t>
      </w:r>
      <w:proofErr w:type="spellEnd"/>
      <w:r>
        <w:rPr>
          <w:rFonts w:cs="Arial"/>
          <w:lang w:val="es-ES"/>
        </w:rPr>
        <w:t xml:space="preserve"> soporte más lenguajes dentro de la plataforma .NET , idealmente  se buscaría que el </w:t>
      </w:r>
      <w:proofErr w:type="spellStart"/>
      <w:r>
        <w:rPr>
          <w:rFonts w:cs="Arial"/>
          <w:lang w:val="es-ES"/>
        </w:rPr>
        <w:t>plugin</w:t>
      </w:r>
      <w:proofErr w:type="spellEnd"/>
      <w:r>
        <w:rPr>
          <w:rFonts w:cs="Arial"/>
          <w:lang w:val="es-ES"/>
        </w:rPr>
        <w:t xml:space="preserve"> sea compatible con dichos lenguajes.</w:t>
      </w:r>
    </w:p>
    <w:p w14:paraId="54AB21FB" w14:textId="77777777" w:rsidR="00AF715A" w:rsidRDefault="00AF715A" w:rsidP="00AF715A">
      <w:pPr>
        <w:widowControl w:val="0"/>
        <w:autoSpaceDE w:val="0"/>
        <w:autoSpaceDN w:val="0"/>
        <w:adjustRightInd w:val="0"/>
        <w:rPr>
          <w:rFonts w:cs="Arial"/>
          <w:lang w:val="es-ES"/>
        </w:rPr>
      </w:pPr>
      <w:r>
        <w:rPr>
          <w:rFonts w:cs="Arial"/>
          <w:lang w:val="es-ES"/>
        </w:rPr>
        <w:t xml:space="preserve">Pese a que es posible poder desarrollar éste componente para que pueda detectar código vulnerable tanto en proyectos C# y Visual Basic .NET, éste </w:t>
      </w:r>
      <w:proofErr w:type="spellStart"/>
      <w:r>
        <w:rPr>
          <w:rFonts w:cs="Arial"/>
          <w:lang w:val="es-ES"/>
        </w:rPr>
        <w:t>plugin</w:t>
      </w:r>
      <w:proofErr w:type="spellEnd"/>
      <w:r>
        <w:rPr>
          <w:rFonts w:cs="Arial"/>
          <w:lang w:val="es-ES"/>
        </w:rPr>
        <w:t xml:space="preserve"> propuesto se enfocará en detectar vulnerabilidades únicamente en aplicaciones C# .NET .</w:t>
      </w:r>
    </w:p>
    <w:p w14:paraId="44438D59" w14:textId="76D19A32" w:rsidR="00AF715A" w:rsidRPr="008370D9" w:rsidRDefault="00AF715A" w:rsidP="00AF715A">
      <w:pPr>
        <w:widowControl w:val="0"/>
        <w:autoSpaceDE w:val="0"/>
        <w:autoSpaceDN w:val="0"/>
        <w:adjustRightInd w:val="0"/>
        <w:rPr>
          <w:rFonts w:cs="Arial"/>
          <w:lang w:val="es-ES"/>
        </w:rPr>
      </w:pPr>
      <w:r>
        <w:rPr>
          <w:rFonts w:cs="Arial"/>
          <w:lang w:val="es-ES"/>
        </w:rPr>
        <w:tab/>
        <w:t xml:space="preserve">Considerando que la cantidad de lenguajes de programación incorporados bajo la sombrilla de la plataforma .NET es muy grande, incluso cuando los desarrolladores pueden crear su propio lenguaje que se ejecute bajo </w:t>
      </w:r>
      <w:r w:rsidR="00BC3A0A">
        <w:rPr>
          <w:rFonts w:cs="Arial"/>
          <w:lang w:val="es-ES"/>
        </w:rPr>
        <w:t xml:space="preserve">la </w:t>
      </w:r>
      <w:r>
        <w:rPr>
          <w:rFonts w:cs="Arial"/>
          <w:lang w:val="es-ES"/>
        </w:rPr>
        <w:t xml:space="preserve">plataforma, se hace necesario limitarse a un solo lenguaje, C# en éste caso, para poder realizar el análisis estático de código en aplicaciones de software. </w:t>
      </w:r>
    </w:p>
    <w:p w14:paraId="6E927023" w14:textId="77777777" w:rsidR="00AF715A" w:rsidRDefault="00AF715A" w:rsidP="00AF715A">
      <w:pPr>
        <w:widowControl w:val="0"/>
        <w:autoSpaceDE w:val="0"/>
        <w:autoSpaceDN w:val="0"/>
        <w:adjustRightInd w:val="0"/>
        <w:rPr>
          <w:rFonts w:cs="Arial"/>
          <w:lang w:val="es-ES"/>
        </w:rPr>
      </w:pPr>
      <w:r>
        <w:rPr>
          <w:rFonts w:cs="Arial"/>
          <w:lang w:val="es-ES"/>
        </w:rPr>
        <w:lastRenderedPageBreak/>
        <w:tab/>
      </w:r>
      <w:r w:rsidRPr="00BB2B8E">
        <w:rPr>
          <w:rFonts w:cs="Arial"/>
          <w:lang w:val="es-ES"/>
        </w:rPr>
        <w:t xml:space="preserve">El desarrollo de </w:t>
      </w:r>
      <w:r>
        <w:rPr>
          <w:rFonts w:cs="Arial"/>
          <w:lang w:val="es-ES"/>
        </w:rPr>
        <w:t xml:space="preserve">éste prototipo funcional de una extensión de seguridad en el ambiente integrado de desarrollo Visual Studio .NET se basa en el estándar conocido como OWASP Top 10 2013, el cual es una guía agnóstica de los principales riesgos que afectan las aplicaciones Web. Entiéndase por guía agnóstica a una guía que es independiente del lenguaje de programación y del sistema operativo, lo que quiere decir que se aplica para cualquier tecnología Web. </w:t>
      </w:r>
      <w:r>
        <w:rPr>
          <w:rFonts w:cs="Arial"/>
          <w:lang w:val="es-ES"/>
        </w:rPr>
        <w:tab/>
        <w:t>Dicho informe se basa en 8 conjuntos de datos de siete firmas de seguridad informática donde l</w:t>
      </w:r>
      <w:r w:rsidRPr="00BB2B8E">
        <w:rPr>
          <w:rFonts w:cs="Arial"/>
          <w:lang w:val="es-ES"/>
        </w:rPr>
        <w:t xml:space="preserve">os datos </w:t>
      </w:r>
      <w:r>
        <w:rPr>
          <w:rFonts w:cs="Arial"/>
          <w:lang w:val="es-ES"/>
        </w:rPr>
        <w:t xml:space="preserve">involucran más de </w:t>
      </w:r>
      <w:r w:rsidRPr="00BB2B8E">
        <w:rPr>
          <w:rFonts w:cs="Arial"/>
          <w:lang w:val="es-ES"/>
        </w:rPr>
        <w:t xml:space="preserve">500 mil vulnerabilidades </w:t>
      </w:r>
      <w:r>
        <w:rPr>
          <w:rFonts w:cs="Arial"/>
          <w:lang w:val="es-ES"/>
        </w:rPr>
        <w:t xml:space="preserve">en </w:t>
      </w:r>
      <w:r w:rsidRPr="00BB2B8E">
        <w:rPr>
          <w:rFonts w:cs="Arial"/>
          <w:lang w:val="es-ES"/>
        </w:rPr>
        <w:t xml:space="preserve"> cientos de organizaciones y miles de aplicaciones</w:t>
      </w:r>
      <w:r>
        <w:rPr>
          <w:rFonts w:cs="Arial"/>
          <w:lang w:val="es-ES"/>
        </w:rPr>
        <w:t>, información suministrada por el mismo informe.</w:t>
      </w:r>
    </w:p>
    <w:p w14:paraId="02E4E2A2" w14:textId="77777777" w:rsidR="00AF715A" w:rsidRDefault="00AF715A" w:rsidP="00AF715A">
      <w:pPr>
        <w:widowControl w:val="0"/>
        <w:autoSpaceDE w:val="0"/>
        <w:autoSpaceDN w:val="0"/>
        <w:adjustRightInd w:val="0"/>
        <w:rPr>
          <w:rFonts w:cs="Arial"/>
          <w:lang w:val="es-ES"/>
        </w:rPr>
      </w:pPr>
      <w:r>
        <w:rPr>
          <w:rFonts w:cs="Arial"/>
          <w:lang w:val="es-ES"/>
        </w:rPr>
        <w:tab/>
        <w:t xml:space="preserve">Debido a que OWASP considera la seguridad en el software como un problema que involucra a personas, procesos y organizaciones, algunos de los riesgos presentes en éste informe no están relacionadas directamente con  el código fuente, tal es el caso de la utilización de </w:t>
      </w:r>
      <w:r w:rsidRPr="007C3AE0">
        <w:rPr>
          <w:rFonts w:cs="Arial"/>
          <w:lang w:val="es-ES"/>
        </w:rPr>
        <w:t>componentes con alguna</w:t>
      </w:r>
      <w:r>
        <w:rPr>
          <w:rFonts w:cs="Arial"/>
          <w:lang w:val="es-ES"/>
        </w:rPr>
        <w:t xml:space="preserve"> vulnerabilidad conocida u otros riesgos que pueden ser detectados mediante un exhaustivo proceso de pruebas como lo es el caso del riesgo A4-Referencia directa insegura a objetos. Esto quiere decir que la identificación del riesgo no está atada directamente al código fuente per se, mas bien a un proceso como tal donde por ejemplo no se cumplen algunas condiciones como lo son que se exponen datos sensibles en forma de parámetros en el navegador , fáciles de predecir, y donde no hay un proceso de autenticación y autorización por cada solicitud recibida para constatar si el dato suministrado.</w:t>
      </w:r>
    </w:p>
    <w:p w14:paraId="21D71454" w14:textId="3A853DD7" w:rsidR="00AF715A" w:rsidRDefault="00AF715A" w:rsidP="00AF715A">
      <w:pPr>
        <w:widowControl w:val="0"/>
        <w:autoSpaceDE w:val="0"/>
        <w:autoSpaceDN w:val="0"/>
        <w:adjustRightInd w:val="0"/>
        <w:rPr>
          <w:rFonts w:cs="Arial"/>
          <w:lang w:val="es-ES"/>
        </w:rPr>
      </w:pPr>
      <w:r>
        <w:rPr>
          <w:rFonts w:cs="Arial"/>
          <w:lang w:val="es-ES"/>
        </w:rPr>
        <w:tab/>
        <w:t xml:space="preserve">Partiendo el hecho de que </w:t>
      </w:r>
      <w:r w:rsidR="0018266A">
        <w:rPr>
          <w:rFonts w:cs="Arial"/>
          <w:lang w:val="es-ES"/>
        </w:rPr>
        <w:t>e</w:t>
      </w:r>
      <w:r>
        <w:rPr>
          <w:rFonts w:cs="Arial"/>
          <w:lang w:val="es-ES"/>
        </w:rPr>
        <w:t xml:space="preserve">ste informe se basa en riesgos, el </w:t>
      </w:r>
      <w:r>
        <w:rPr>
          <w:rFonts w:cs="Arial"/>
          <w:lang w:val="es-ES"/>
        </w:rPr>
        <w:lastRenderedPageBreak/>
        <w:t>desarrollo del componente de seguridad se enfoca en  la identificación de los 5 riesgos más importantes de</w:t>
      </w:r>
      <w:r w:rsidR="0018266A">
        <w:rPr>
          <w:rFonts w:cs="Arial"/>
          <w:lang w:val="es-ES"/>
        </w:rPr>
        <w:t>l informe y</w:t>
      </w:r>
      <w:r>
        <w:rPr>
          <w:rFonts w:cs="Arial"/>
          <w:lang w:val="es-ES"/>
        </w:rPr>
        <w:t xml:space="preserve"> que puedan ser identificados en el código fuente .</w:t>
      </w:r>
    </w:p>
    <w:p w14:paraId="5333AC30" w14:textId="487EFD67" w:rsidR="00AF715A" w:rsidRDefault="00AF715A" w:rsidP="00AF715A">
      <w:pPr>
        <w:widowControl w:val="0"/>
        <w:autoSpaceDE w:val="0"/>
        <w:autoSpaceDN w:val="0"/>
        <w:adjustRightInd w:val="0"/>
        <w:rPr>
          <w:rFonts w:cs="Arial"/>
          <w:lang w:val="es-ES"/>
        </w:rPr>
      </w:pPr>
      <w:r>
        <w:rPr>
          <w:rFonts w:cs="Arial"/>
          <w:lang w:val="es-ES"/>
        </w:rPr>
        <w:tab/>
        <w:t xml:space="preserve">La versión de OWASP Top 10 2013 y que es la </w:t>
      </w:r>
      <w:r w:rsidR="0018266A">
        <w:rPr>
          <w:rFonts w:cs="Arial"/>
          <w:lang w:val="es-ES"/>
        </w:rPr>
        <w:t>m</w:t>
      </w:r>
      <w:ins w:id="92" w:author="Michael Hidalgo" w:date="2014-10-06T17:48:00Z">
        <w:r w:rsidR="0018266A">
          <w:rPr>
            <w:rFonts w:cs="Arial"/>
            <w:lang w:val="es-ES"/>
          </w:rPr>
          <w:t>á</w:t>
        </w:r>
      </w:ins>
      <w:r w:rsidR="0018266A">
        <w:rPr>
          <w:rFonts w:cs="Arial"/>
          <w:lang w:val="es-ES"/>
        </w:rPr>
        <w:t xml:space="preserve">s reciente </w:t>
      </w:r>
      <w:r>
        <w:rPr>
          <w:rFonts w:cs="Arial"/>
          <w:lang w:val="es-ES"/>
        </w:rPr>
        <w:t>contempla los siguientes riesgos informáticos:</w:t>
      </w:r>
    </w:p>
    <w:p w14:paraId="00619DD6" w14:textId="77777777"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A1-Inyección</w:t>
      </w:r>
    </w:p>
    <w:p w14:paraId="3BF0B98A" w14:textId="77777777"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A2-Pérdida de autenticación y gestión de sesiones.</w:t>
      </w:r>
    </w:p>
    <w:p w14:paraId="1D0AAFB7" w14:textId="77777777"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A3- Secuencia de comandos  en sitios cruzados (XSS).</w:t>
      </w:r>
    </w:p>
    <w:p w14:paraId="3E03B368" w14:textId="77777777"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A4- Referencia directa insegura a objetos</w:t>
      </w:r>
    </w:p>
    <w:p w14:paraId="2F0671E7" w14:textId="77777777"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A5- Configuración incorrecta de Seguridad.</w:t>
      </w:r>
    </w:p>
    <w:p w14:paraId="254C6B95" w14:textId="77777777"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A6-Expocisión de datos sensibles</w:t>
      </w:r>
    </w:p>
    <w:p w14:paraId="7FC80399" w14:textId="77777777" w:rsidR="00AF715A" w:rsidRDefault="00AF715A" w:rsidP="00AF715A">
      <w:pPr>
        <w:pStyle w:val="Prrafodelista"/>
        <w:widowControl w:val="0"/>
        <w:numPr>
          <w:ilvl w:val="0"/>
          <w:numId w:val="29"/>
        </w:numPr>
        <w:autoSpaceDE w:val="0"/>
        <w:autoSpaceDN w:val="0"/>
        <w:adjustRightInd w:val="0"/>
        <w:ind w:left="714" w:hanging="357"/>
        <w:rPr>
          <w:rFonts w:cs="Arial"/>
          <w:lang w:val="es-ES"/>
        </w:rPr>
      </w:pPr>
      <w:r>
        <w:rPr>
          <w:rFonts w:cs="Arial"/>
          <w:lang w:val="es-ES"/>
        </w:rPr>
        <w:t>A7- Ausencia de control de acceso a nivel de funciones.</w:t>
      </w:r>
    </w:p>
    <w:p w14:paraId="373F07EF" w14:textId="77777777" w:rsidR="00AF715A" w:rsidRDefault="00AF715A" w:rsidP="00AF715A">
      <w:pPr>
        <w:pStyle w:val="Prrafodelista"/>
        <w:widowControl w:val="0"/>
        <w:numPr>
          <w:ilvl w:val="0"/>
          <w:numId w:val="29"/>
        </w:numPr>
        <w:autoSpaceDE w:val="0"/>
        <w:autoSpaceDN w:val="0"/>
        <w:adjustRightInd w:val="0"/>
        <w:ind w:left="714" w:hanging="357"/>
        <w:rPr>
          <w:rFonts w:cs="Arial"/>
          <w:lang w:val="es-ES"/>
        </w:rPr>
      </w:pPr>
      <w:r>
        <w:rPr>
          <w:rFonts w:cs="Arial"/>
          <w:lang w:val="es-ES"/>
        </w:rPr>
        <w:t>A8- Falsificación de peticiones en sitios cruzados (CSRF).</w:t>
      </w:r>
    </w:p>
    <w:p w14:paraId="08201F57" w14:textId="77777777" w:rsidR="00AF715A" w:rsidRDefault="00AF715A" w:rsidP="00AF715A">
      <w:pPr>
        <w:pStyle w:val="Prrafodelista"/>
        <w:widowControl w:val="0"/>
        <w:numPr>
          <w:ilvl w:val="0"/>
          <w:numId w:val="29"/>
        </w:numPr>
        <w:autoSpaceDE w:val="0"/>
        <w:autoSpaceDN w:val="0"/>
        <w:adjustRightInd w:val="0"/>
        <w:ind w:left="714" w:hanging="357"/>
        <w:rPr>
          <w:rFonts w:cs="Arial"/>
          <w:lang w:val="es-ES"/>
        </w:rPr>
      </w:pPr>
      <w:r>
        <w:rPr>
          <w:rFonts w:cs="Arial"/>
          <w:lang w:val="es-ES"/>
        </w:rPr>
        <w:t>A9- Uso de componentes con vulnerabilidades conocidas.</w:t>
      </w:r>
    </w:p>
    <w:p w14:paraId="535EF2F8" w14:textId="77777777" w:rsidR="00AF715A" w:rsidRPr="000956C3" w:rsidRDefault="00AF715A" w:rsidP="00AF715A">
      <w:pPr>
        <w:pStyle w:val="Prrafodelista"/>
        <w:widowControl w:val="0"/>
        <w:numPr>
          <w:ilvl w:val="0"/>
          <w:numId w:val="29"/>
        </w:numPr>
        <w:autoSpaceDE w:val="0"/>
        <w:autoSpaceDN w:val="0"/>
        <w:adjustRightInd w:val="0"/>
        <w:ind w:left="714" w:hanging="357"/>
        <w:rPr>
          <w:rFonts w:cs="Arial"/>
          <w:lang w:val="es-ES"/>
        </w:rPr>
      </w:pPr>
      <w:r>
        <w:rPr>
          <w:rFonts w:cs="Arial"/>
          <w:lang w:val="es-ES"/>
        </w:rPr>
        <w:t>A10- Redirecciones y reenvíos  no válidos.</w:t>
      </w:r>
    </w:p>
    <w:p w14:paraId="7C9BEDEE" w14:textId="77777777" w:rsidR="00AF715A" w:rsidRDefault="00AF715A" w:rsidP="00AF715A">
      <w:pPr>
        <w:widowControl w:val="0"/>
        <w:autoSpaceDE w:val="0"/>
        <w:autoSpaceDN w:val="0"/>
        <w:adjustRightInd w:val="0"/>
        <w:rPr>
          <w:rFonts w:cs="Arial"/>
          <w:lang w:val="es-ES"/>
        </w:rPr>
      </w:pPr>
      <w:r>
        <w:rPr>
          <w:rFonts w:cs="Arial"/>
          <w:lang w:val="es-ES"/>
        </w:rPr>
        <w:t>Tal como se muestra la lista anterior, la prioridad en la que se han identificado éstos riesgos está basado en una serie de estudios que involucra la cantidad de aplicaciones Web que se han encontrado vulnerables a estos ataques, la incidencia en la industria y el impacto para las organizaciones.</w:t>
      </w:r>
    </w:p>
    <w:p w14:paraId="0503BB80" w14:textId="77777777" w:rsidR="00AF715A" w:rsidRDefault="00AF715A" w:rsidP="00AF715A">
      <w:pPr>
        <w:widowControl w:val="0"/>
        <w:autoSpaceDE w:val="0"/>
        <w:autoSpaceDN w:val="0"/>
        <w:adjustRightInd w:val="0"/>
        <w:rPr>
          <w:rFonts w:cs="Arial"/>
          <w:lang w:val="es-ES"/>
        </w:rPr>
      </w:pPr>
      <w:r>
        <w:rPr>
          <w:rFonts w:cs="Arial"/>
          <w:lang w:val="es-ES"/>
        </w:rPr>
        <w:t xml:space="preserve"> </w:t>
      </w:r>
      <w:r>
        <w:rPr>
          <w:rFonts w:cs="Arial"/>
          <w:lang w:val="es-ES"/>
        </w:rPr>
        <w:tab/>
        <w:t>El prototipo funcional  para Visual Studio que se desarrollará tendrá su foco de estudio en los siguientes cinco riesgos :</w:t>
      </w:r>
    </w:p>
    <w:p w14:paraId="7B3CD0AC" w14:textId="77777777" w:rsidR="00AF715A" w:rsidRDefault="00AF715A" w:rsidP="00AF715A">
      <w:pPr>
        <w:pStyle w:val="Prrafodelista"/>
        <w:widowControl w:val="0"/>
        <w:numPr>
          <w:ilvl w:val="0"/>
          <w:numId w:val="29"/>
        </w:numPr>
        <w:autoSpaceDE w:val="0"/>
        <w:autoSpaceDN w:val="0"/>
        <w:adjustRightInd w:val="0"/>
        <w:ind w:left="0" w:firstLine="0"/>
        <w:rPr>
          <w:rFonts w:cs="Arial"/>
          <w:lang w:val="es-ES"/>
        </w:rPr>
      </w:pPr>
      <w:r>
        <w:rPr>
          <w:rFonts w:cs="Arial"/>
          <w:lang w:val="es-ES"/>
        </w:rPr>
        <w:t>A1-Inyección</w:t>
      </w:r>
    </w:p>
    <w:p w14:paraId="671E5902" w14:textId="77777777" w:rsidR="00AF715A" w:rsidRDefault="00AF715A" w:rsidP="00AF715A">
      <w:pPr>
        <w:pStyle w:val="Prrafodelista"/>
        <w:widowControl w:val="0"/>
        <w:numPr>
          <w:ilvl w:val="0"/>
          <w:numId w:val="29"/>
        </w:numPr>
        <w:autoSpaceDE w:val="0"/>
        <w:autoSpaceDN w:val="0"/>
        <w:adjustRightInd w:val="0"/>
        <w:ind w:left="0" w:firstLine="0"/>
        <w:rPr>
          <w:rFonts w:cs="Arial"/>
          <w:lang w:val="es-ES"/>
        </w:rPr>
      </w:pPr>
      <w:r>
        <w:rPr>
          <w:rFonts w:cs="Arial"/>
          <w:lang w:val="es-ES"/>
        </w:rPr>
        <w:lastRenderedPageBreak/>
        <w:t>A2-Pérdida de autenticación y gestión de sesiones.</w:t>
      </w:r>
    </w:p>
    <w:p w14:paraId="12498BC1" w14:textId="5DBF7553" w:rsidR="00AF715A" w:rsidRDefault="00AF715A" w:rsidP="00AF715A">
      <w:pPr>
        <w:pStyle w:val="Prrafodelista"/>
        <w:widowControl w:val="0"/>
        <w:numPr>
          <w:ilvl w:val="0"/>
          <w:numId w:val="29"/>
        </w:numPr>
        <w:autoSpaceDE w:val="0"/>
        <w:autoSpaceDN w:val="0"/>
        <w:adjustRightInd w:val="0"/>
        <w:ind w:left="0" w:firstLine="0"/>
        <w:rPr>
          <w:rFonts w:cs="Arial"/>
          <w:lang w:val="es-ES"/>
        </w:rPr>
      </w:pPr>
      <w:r>
        <w:rPr>
          <w:rFonts w:cs="Arial"/>
          <w:lang w:val="es-ES"/>
        </w:rPr>
        <w:t>A3- Secuencia de comandos en sitios cruzados (XSS).</w:t>
      </w:r>
    </w:p>
    <w:p w14:paraId="2A831F6A" w14:textId="77777777" w:rsidR="00AF715A" w:rsidRDefault="00AF715A" w:rsidP="00AF715A">
      <w:pPr>
        <w:pStyle w:val="Prrafodelista"/>
        <w:widowControl w:val="0"/>
        <w:numPr>
          <w:ilvl w:val="0"/>
          <w:numId w:val="29"/>
        </w:numPr>
        <w:autoSpaceDE w:val="0"/>
        <w:autoSpaceDN w:val="0"/>
        <w:adjustRightInd w:val="0"/>
        <w:ind w:left="0" w:firstLine="0"/>
        <w:rPr>
          <w:rFonts w:cs="Arial"/>
          <w:lang w:val="es-ES"/>
        </w:rPr>
      </w:pPr>
      <w:r>
        <w:rPr>
          <w:rFonts w:cs="Arial"/>
          <w:lang w:val="es-ES"/>
        </w:rPr>
        <w:t>A5- Configuración incorrecta de Seguridad.</w:t>
      </w:r>
    </w:p>
    <w:p w14:paraId="0358F71C" w14:textId="77777777" w:rsidR="00AF715A" w:rsidRDefault="00AF715A" w:rsidP="00AF715A">
      <w:pPr>
        <w:pStyle w:val="Prrafodelista"/>
        <w:widowControl w:val="0"/>
        <w:numPr>
          <w:ilvl w:val="0"/>
          <w:numId w:val="29"/>
        </w:numPr>
        <w:autoSpaceDE w:val="0"/>
        <w:autoSpaceDN w:val="0"/>
        <w:adjustRightInd w:val="0"/>
        <w:ind w:left="0" w:firstLine="0"/>
        <w:rPr>
          <w:rFonts w:cs="Arial"/>
          <w:lang w:val="es-ES"/>
        </w:rPr>
      </w:pPr>
      <w:r>
        <w:rPr>
          <w:rFonts w:cs="Arial"/>
          <w:lang w:val="es-ES"/>
        </w:rPr>
        <w:t>A6-Expocisión de datos sensibles</w:t>
      </w:r>
    </w:p>
    <w:p w14:paraId="070C993C" w14:textId="77777777" w:rsidR="00AF715A" w:rsidRDefault="00AF715A" w:rsidP="00AF715A">
      <w:pPr>
        <w:widowControl w:val="0"/>
        <w:autoSpaceDE w:val="0"/>
        <w:autoSpaceDN w:val="0"/>
        <w:adjustRightInd w:val="0"/>
        <w:rPr>
          <w:rFonts w:cs="Arial"/>
          <w:lang w:val="es-ES"/>
        </w:rPr>
      </w:pPr>
      <w:r w:rsidRPr="00E31842">
        <w:rPr>
          <w:rFonts w:cs="Arial"/>
          <w:lang w:val="es-ES"/>
        </w:rPr>
        <w:t>Nótese que el riesgo A4- Referencia directa insegura a objetos</w:t>
      </w:r>
      <w:r>
        <w:rPr>
          <w:rFonts w:cs="Arial"/>
          <w:lang w:val="es-ES"/>
        </w:rPr>
        <w:t>, está fuera de alcance de éste prototipo debido a que la identificación del mismo está sujeto a más de una variable que no es fácilmente predecible en el código fuente y que necesita de procesos exhaustivos de pruebas para determinar si es o no vulnerable.</w:t>
      </w:r>
    </w:p>
    <w:p w14:paraId="69D91C37" w14:textId="329676B0" w:rsidR="00AF715A" w:rsidRPr="00AF715A" w:rsidRDefault="00AF715A" w:rsidP="00AA5751">
      <w:pPr>
        <w:widowControl w:val="0"/>
        <w:autoSpaceDE w:val="0"/>
        <w:autoSpaceDN w:val="0"/>
        <w:adjustRightInd w:val="0"/>
        <w:ind w:firstLine="357"/>
      </w:pPr>
      <w:r>
        <w:rPr>
          <w:rFonts w:cs="Arial"/>
          <w:lang w:val="es-ES"/>
        </w:rPr>
        <w:t xml:space="preserve">Para cada una de las vulnerabilidades mencionadas anteriormente, se desarrolla la extensión por medio de un proyecto o plantilla conocido como diagnóstico con solución de código, de forma tal que cuando se detecta alguna de </w:t>
      </w:r>
      <w:r w:rsidR="0018266A">
        <w:rPr>
          <w:rFonts w:cs="Arial"/>
          <w:lang w:val="es-ES"/>
        </w:rPr>
        <w:t xml:space="preserve">las </w:t>
      </w:r>
      <w:r>
        <w:rPr>
          <w:rFonts w:cs="Arial"/>
          <w:lang w:val="es-ES"/>
        </w:rPr>
        <w:t>vulnerabilidades, se despliega un mensaje en el ambiente de Visual Studio donde el desarrollador podrá seleccionar ahí mismo corregir la vulnerabilidad. Así mismo se le mostrará por cada hallazgo un link directo a la guía de TEAM Mentor, donde el desarrollador podrá tener una mejor idea del problema de seguridad que enfrenta. TEAM Mentor con su enfoque de solucionar el problema de forma fácil y mejor ayudará de forma considerable a mejorar la calidad del software en términos de seguridad.</w:t>
      </w:r>
    </w:p>
    <w:p w14:paraId="34E3BAA6" w14:textId="1F7C3811" w:rsidR="00A81AE4" w:rsidRDefault="00A81AE4" w:rsidP="00B54DA8">
      <w:pPr>
        <w:pStyle w:val="Ttulo1"/>
        <w:numPr>
          <w:ilvl w:val="0"/>
          <w:numId w:val="28"/>
        </w:numPr>
        <w:rPr>
          <w:ins w:id="93" w:author="Michael Hidalgo" w:date="2014-10-06T09:26:00Z"/>
        </w:rPr>
      </w:pPr>
      <w:bookmarkStart w:id="94" w:name="_Toc274415786"/>
      <w:r>
        <w:lastRenderedPageBreak/>
        <w:t>Limitaciones</w:t>
      </w:r>
      <w:bookmarkEnd w:id="94"/>
    </w:p>
    <w:p w14:paraId="1088B9F6" w14:textId="49CA8929" w:rsidR="00040918" w:rsidRPr="00040918" w:rsidRDefault="00040918" w:rsidP="00040918">
      <w:r>
        <w:tab/>
      </w:r>
      <w:r>
        <w:rPr>
          <w:rFonts w:cs="Arial"/>
          <w:lang w:val="es-ES"/>
        </w:rPr>
        <w:t>Para la realización de éste prototipo funcional no se han encontrado limitaciones relevantes que impidan la realización del mismo.</w:t>
      </w:r>
    </w:p>
    <w:p w14:paraId="19B2AA0F" w14:textId="14B7FE3A" w:rsidR="00A81AE4" w:rsidRDefault="00A81AE4" w:rsidP="00B54DA8">
      <w:pPr>
        <w:pStyle w:val="Ttulo1"/>
        <w:numPr>
          <w:ilvl w:val="0"/>
          <w:numId w:val="28"/>
        </w:numPr>
      </w:pPr>
      <w:bookmarkStart w:id="95" w:name="_Toc274415787"/>
      <w:r>
        <w:t>Antecedentes</w:t>
      </w:r>
      <w:bookmarkEnd w:id="95"/>
    </w:p>
    <w:p w14:paraId="083E1996" w14:textId="1F5C4668" w:rsidR="00C31186" w:rsidRDefault="00C31186" w:rsidP="00C31186">
      <w:pPr>
        <w:widowControl w:val="0"/>
        <w:autoSpaceDE w:val="0"/>
        <w:autoSpaceDN w:val="0"/>
        <w:adjustRightInd w:val="0"/>
        <w:rPr>
          <w:rFonts w:cs="Arial"/>
          <w:lang w:val="es-ES"/>
        </w:rPr>
      </w:pPr>
      <w:r>
        <w:tab/>
      </w:r>
      <w:r w:rsidRPr="00973940">
        <w:rPr>
          <w:rFonts w:cs="Arial"/>
          <w:lang w:val="es-ES"/>
        </w:rPr>
        <w:t>La industria informáti</w:t>
      </w:r>
      <w:r>
        <w:rPr>
          <w:rFonts w:cs="Arial"/>
          <w:lang w:val="es-ES"/>
        </w:rPr>
        <w:t>ca ha utilizado el concepto de análisis e</w:t>
      </w:r>
      <w:r w:rsidRPr="00973940">
        <w:rPr>
          <w:rFonts w:cs="Arial"/>
          <w:lang w:val="es-ES"/>
        </w:rPr>
        <w:t xml:space="preserve">stático de </w:t>
      </w:r>
      <w:r>
        <w:rPr>
          <w:rFonts w:cs="Arial"/>
          <w:lang w:val="es-ES"/>
        </w:rPr>
        <w:t>software</w:t>
      </w:r>
      <w:r w:rsidRPr="00973940">
        <w:rPr>
          <w:rFonts w:cs="Arial"/>
          <w:lang w:val="es-ES"/>
        </w:rPr>
        <w:t xml:space="preserve"> durante muchos años para definir un proceso mediante el cual se realiza un análisis del software sin ser ejecutado (como aclaración cuando se trabaja con código que es ejecutado se le llama análisis dinámico), mediante la revisión de código fuente, y generalmente éste proceso se realiza por medio herramientas automatizadas aunque también se puede realizar de forma manual. </w:t>
      </w:r>
      <w:r>
        <w:rPr>
          <w:rFonts w:cs="Arial"/>
          <w:lang w:val="es-ES"/>
        </w:rPr>
        <w:t xml:space="preserve"> El autor Esposito (2011) , cuando se refiere al rol del análisis estático código sostiene que :</w:t>
      </w:r>
    </w:p>
    <w:p w14:paraId="51684943" w14:textId="175093F8" w:rsidR="00C31186" w:rsidRDefault="00C31186" w:rsidP="00C31186">
      <w:pPr>
        <w:widowControl w:val="0"/>
        <w:autoSpaceDE w:val="0"/>
        <w:autoSpaceDN w:val="0"/>
        <w:adjustRightInd w:val="0"/>
        <w:spacing w:line="360" w:lineRule="auto"/>
        <w:rPr>
          <w:rFonts w:cs="Arial"/>
          <w:lang w:val="es-ES"/>
        </w:rPr>
      </w:pPr>
      <w:r>
        <w:rPr>
          <w:rFonts w:cs="Arial"/>
          <w:lang w:val="es-ES"/>
        </w:rPr>
        <w:tab/>
        <w:t>P</w:t>
      </w:r>
      <w:r w:rsidRPr="00A91170">
        <w:rPr>
          <w:rFonts w:cs="Arial"/>
          <w:lang w:val="es-ES"/>
        </w:rPr>
        <w:t xml:space="preserve">ara muchos, es difícil de creer que alguna vez hubo un tiempo cuando </w:t>
      </w:r>
      <w:ins w:id="96" w:author="Michael Hidalgo" w:date="2014-10-07T14:03:00Z">
        <w:r w:rsidR="00094E7A">
          <w:rPr>
            <w:rFonts w:cs="Arial"/>
            <w:lang w:val="es-ES"/>
          </w:rPr>
          <w:tab/>
        </w:r>
      </w:ins>
      <w:r w:rsidRPr="00A91170">
        <w:rPr>
          <w:rFonts w:cs="Arial"/>
          <w:lang w:val="es-ES"/>
        </w:rPr>
        <w:t xml:space="preserve">se </w:t>
      </w:r>
      <w:r>
        <w:rPr>
          <w:rFonts w:cs="Arial"/>
          <w:lang w:val="es-ES"/>
        </w:rPr>
        <w:tab/>
      </w:r>
      <w:r w:rsidRPr="00A91170">
        <w:rPr>
          <w:rFonts w:cs="Arial"/>
          <w:lang w:val="es-ES"/>
        </w:rPr>
        <w:t xml:space="preserve">puede imprimir todo el código fuente de una aplicación, la lectura </w:t>
      </w:r>
      <w:ins w:id="97" w:author="Michael Hidalgo" w:date="2014-10-07T14:03:00Z">
        <w:r w:rsidR="00094E7A">
          <w:rPr>
            <w:rFonts w:cs="Arial"/>
            <w:lang w:val="es-ES"/>
          </w:rPr>
          <w:tab/>
        </w:r>
      </w:ins>
      <w:r w:rsidRPr="00A91170">
        <w:rPr>
          <w:rFonts w:cs="Arial"/>
          <w:lang w:val="es-ES"/>
        </w:rPr>
        <w:t xml:space="preserve">de arriba a </w:t>
      </w:r>
      <w:r>
        <w:rPr>
          <w:rFonts w:cs="Arial"/>
          <w:lang w:val="es-ES"/>
        </w:rPr>
        <w:tab/>
      </w:r>
      <w:r w:rsidRPr="00A91170">
        <w:rPr>
          <w:rFonts w:cs="Arial"/>
          <w:lang w:val="es-ES"/>
        </w:rPr>
        <w:t xml:space="preserve">abajo y detectar los errores o mal comportamiento </w:t>
      </w:r>
      <w:ins w:id="98" w:author="Michael Hidalgo" w:date="2014-10-07T14:03:00Z">
        <w:r w:rsidR="00094E7A">
          <w:rPr>
            <w:rFonts w:cs="Arial"/>
            <w:lang w:val="es-ES"/>
          </w:rPr>
          <w:tab/>
        </w:r>
      </w:ins>
      <w:r w:rsidRPr="00A91170">
        <w:rPr>
          <w:rFonts w:cs="Arial"/>
          <w:lang w:val="es-ES"/>
        </w:rPr>
        <w:t xml:space="preserve">posible. La complejidad </w:t>
      </w:r>
      <w:r>
        <w:rPr>
          <w:rFonts w:cs="Arial"/>
          <w:lang w:val="es-ES"/>
        </w:rPr>
        <w:tab/>
      </w:r>
      <w:r w:rsidRPr="00A91170">
        <w:rPr>
          <w:rFonts w:cs="Arial"/>
          <w:lang w:val="es-ES"/>
        </w:rPr>
        <w:t xml:space="preserve">del software moderno que este enfoque poco </w:t>
      </w:r>
      <w:ins w:id="99" w:author="Michael Hidalgo" w:date="2014-10-07T14:03:00Z">
        <w:r w:rsidR="00094E7A">
          <w:rPr>
            <w:rFonts w:cs="Arial"/>
            <w:lang w:val="es-ES"/>
          </w:rPr>
          <w:tab/>
        </w:r>
      </w:ins>
      <w:r w:rsidRPr="00A91170">
        <w:rPr>
          <w:rFonts w:cs="Arial"/>
          <w:lang w:val="es-ES"/>
        </w:rPr>
        <w:t xml:space="preserve">práctico para los seres </w:t>
      </w:r>
      <w:r>
        <w:rPr>
          <w:rFonts w:cs="Arial"/>
          <w:lang w:val="es-ES"/>
        </w:rPr>
        <w:tab/>
      </w:r>
      <w:r w:rsidRPr="00A91170">
        <w:rPr>
          <w:rFonts w:cs="Arial"/>
          <w:lang w:val="es-ES"/>
        </w:rPr>
        <w:t xml:space="preserve">humanos, pero no para algunos tipos de </w:t>
      </w:r>
      <w:ins w:id="100" w:author="Michael Hidalgo" w:date="2014-10-07T14:03:00Z">
        <w:r w:rsidR="00094E7A">
          <w:rPr>
            <w:rFonts w:cs="Arial"/>
            <w:lang w:val="es-ES"/>
          </w:rPr>
          <w:tab/>
        </w:r>
      </w:ins>
      <w:r>
        <w:rPr>
          <w:rFonts w:cs="Arial"/>
          <w:lang w:val="es-ES"/>
        </w:rPr>
        <w:t xml:space="preserve">software inteligente, como, por </w:t>
      </w:r>
      <w:r>
        <w:rPr>
          <w:rFonts w:cs="Arial"/>
          <w:lang w:val="es-ES"/>
        </w:rPr>
        <w:tab/>
        <w:t>ejem</w:t>
      </w:r>
      <w:r w:rsidRPr="00A91170">
        <w:rPr>
          <w:rFonts w:cs="Arial"/>
          <w:lang w:val="es-ES"/>
        </w:rPr>
        <w:t>plo, he</w:t>
      </w:r>
      <w:r>
        <w:rPr>
          <w:rFonts w:cs="Arial"/>
          <w:lang w:val="es-ES"/>
        </w:rPr>
        <w:t xml:space="preserve">rramientas de análisis </w:t>
      </w:r>
      <w:ins w:id="101" w:author="Michael Hidalgo" w:date="2014-10-07T14:03:00Z">
        <w:r w:rsidR="00094E7A">
          <w:rPr>
            <w:rFonts w:cs="Arial"/>
            <w:lang w:val="es-ES"/>
          </w:rPr>
          <w:tab/>
        </w:r>
      </w:ins>
      <w:r>
        <w:rPr>
          <w:rFonts w:cs="Arial"/>
          <w:lang w:val="es-ES"/>
        </w:rPr>
        <w:t xml:space="preserve">estático (Esposito, 2011). </w:t>
      </w:r>
    </w:p>
    <w:p w14:paraId="28CF6AE7" w14:textId="77777777" w:rsidR="00C31186" w:rsidRDefault="00C31186" w:rsidP="00C31186">
      <w:pPr>
        <w:widowControl w:val="0"/>
        <w:autoSpaceDE w:val="0"/>
        <w:autoSpaceDN w:val="0"/>
        <w:adjustRightInd w:val="0"/>
        <w:rPr>
          <w:rFonts w:cs="Arial"/>
          <w:lang w:val="es-ES"/>
        </w:rPr>
      </w:pPr>
      <w:r>
        <w:rPr>
          <w:rFonts w:cs="Arial"/>
          <w:lang w:val="es-ES"/>
        </w:rPr>
        <w:tab/>
      </w:r>
    </w:p>
    <w:p w14:paraId="3844F869" w14:textId="77777777" w:rsidR="00C31186" w:rsidRPr="00973940" w:rsidRDefault="00C31186" w:rsidP="00C31186">
      <w:pPr>
        <w:widowControl w:val="0"/>
        <w:autoSpaceDE w:val="0"/>
        <w:autoSpaceDN w:val="0"/>
        <w:adjustRightInd w:val="0"/>
        <w:rPr>
          <w:rFonts w:cs="Arial"/>
          <w:lang w:val="es-ES"/>
        </w:rPr>
      </w:pPr>
      <w:r>
        <w:rPr>
          <w:rFonts w:cs="Arial"/>
          <w:lang w:val="es-ES"/>
        </w:rPr>
        <w:tab/>
      </w:r>
      <w:r w:rsidRPr="00973940">
        <w:rPr>
          <w:rFonts w:cs="Arial"/>
          <w:lang w:val="es-ES"/>
        </w:rPr>
        <w:t xml:space="preserve">Según el autor, el análisis estático de código tiene como objetivo fundamental deducir el comportamiento de una sección de código y sus instrucciones. El autor también sostiene que las herramientas que realizan </w:t>
      </w:r>
      <w:r w:rsidRPr="00973940">
        <w:rPr>
          <w:rFonts w:cs="Arial"/>
          <w:lang w:val="es-ES"/>
        </w:rPr>
        <w:lastRenderedPageBreak/>
        <w:t>éste análisis básicamente buscan hacer un examen del código fuente mediante la creación de forma progresiva de una base de datos de conocimiento, con el objetivo de probar las instrucciones y las salidas correctas e incorrectas. Cuando se realiza un análisis estático, el código fuente no es ejecutado. El objetivo de éste proceso consiste en identificar errores potenciales y eventualmente poder brindar recomendaciones.</w:t>
      </w:r>
    </w:p>
    <w:p w14:paraId="48FA9B7A" w14:textId="77777777" w:rsidR="00C31186" w:rsidRDefault="00C31186" w:rsidP="00C31186">
      <w:pPr>
        <w:widowControl w:val="0"/>
        <w:autoSpaceDE w:val="0"/>
        <w:autoSpaceDN w:val="0"/>
        <w:adjustRightInd w:val="0"/>
        <w:rPr>
          <w:rFonts w:cs="Arial"/>
          <w:lang w:val="es-ES"/>
        </w:rPr>
      </w:pPr>
      <w:r>
        <w:rPr>
          <w:rFonts w:cs="Arial"/>
          <w:lang w:val="es-ES"/>
        </w:rPr>
        <w:tab/>
      </w:r>
      <w:r w:rsidRPr="00973940">
        <w:rPr>
          <w:rFonts w:cs="Arial"/>
          <w:lang w:val="es-ES"/>
        </w:rPr>
        <w:t xml:space="preserve">El análisis estático enfocado en seguridad se basa en el mismo principio. La primera vez que éste concepto sale a relucir es mediante una publicación de la firma </w:t>
      </w:r>
      <w:proofErr w:type="spellStart"/>
      <w:r w:rsidRPr="00973940">
        <w:rPr>
          <w:rFonts w:cs="Arial"/>
          <w:lang w:val="es-ES"/>
        </w:rPr>
        <w:t>Gar</w:t>
      </w:r>
      <w:r>
        <w:rPr>
          <w:rFonts w:cs="Arial"/>
          <w:lang w:val="es-ES"/>
        </w:rPr>
        <w:t>tner</w:t>
      </w:r>
      <w:proofErr w:type="spellEnd"/>
      <w:r>
        <w:rPr>
          <w:rFonts w:cs="Arial"/>
          <w:lang w:val="es-ES"/>
        </w:rPr>
        <w:t>, titulado Cuadrante Mágico</w:t>
      </w:r>
      <w:r w:rsidRPr="00973940">
        <w:rPr>
          <w:rFonts w:cs="Arial"/>
          <w:lang w:val="es-ES"/>
        </w:rPr>
        <w:t xml:space="preserve"> para las Pruebas de Segu</w:t>
      </w:r>
      <w:r>
        <w:rPr>
          <w:rFonts w:cs="Arial"/>
          <w:lang w:val="es-ES"/>
        </w:rPr>
        <w:t xml:space="preserve">ridad de Aplicaciones Estáticas(2010) </w:t>
      </w:r>
      <w:r w:rsidRPr="00973940">
        <w:rPr>
          <w:rFonts w:cs="Arial"/>
          <w:lang w:val="es-ES"/>
        </w:rPr>
        <w:t>donde se analiza la evolución del mercado de las herramientas de análisis estático de código, los principales productores, la visión del negocio y la tecnología.</w:t>
      </w:r>
    </w:p>
    <w:p w14:paraId="512B6E29" w14:textId="5A479E80" w:rsidR="00C31186" w:rsidRDefault="00C31186" w:rsidP="00C31186">
      <w:pPr>
        <w:widowControl w:val="0"/>
        <w:autoSpaceDE w:val="0"/>
        <w:autoSpaceDN w:val="0"/>
        <w:adjustRightInd w:val="0"/>
        <w:rPr>
          <w:rFonts w:cs="Arial"/>
          <w:lang w:val="es-ES"/>
        </w:rPr>
      </w:pPr>
      <w:r>
        <w:rPr>
          <w:rFonts w:cs="Arial"/>
          <w:lang w:val="es-ES"/>
        </w:rPr>
        <w:tab/>
      </w:r>
      <w:r w:rsidRPr="00973940">
        <w:rPr>
          <w:rFonts w:cs="Arial"/>
          <w:lang w:val="es-ES"/>
        </w:rPr>
        <w:t xml:space="preserve">Este informe sostiene que debido al aumento considerable y a las variantes de vectores de ataques informáticos, el rol de SAST es fundamental, incluso los autores indican que </w:t>
      </w:r>
      <w:r w:rsidR="0018266A">
        <w:rPr>
          <w:rFonts w:cs="Arial"/>
          <w:lang w:val="es-ES"/>
        </w:rPr>
        <w:t>tales</w:t>
      </w:r>
      <w:r w:rsidR="0018266A" w:rsidRPr="00973940">
        <w:rPr>
          <w:rFonts w:cs="Arial"/>
          <w:lang w:val="es-ES"/>
        </w:rPr>
        <w:t xml:space="preserve"> </w:t>
      </w:r>
      <w:r w:rsidRPr="00973940">
        <w:rPr>
          <w:rFonts w:cs="Arial"/>
          <w:lang w:val="es-ES"/>
        </w:rPr>
        <w:t>tecnologías deberían ser obligatorias para toda organización de IT que desarrolla procesos y procedimientos.</w:t>
      </w:r>
    </w:p>
    <w:p w14:paraId="0A2E08BE" w14:textId="77777777" w:rsidR="00C31186" w:rsidRDefault="00C31186" w:rsidP="00C31186">
      <w:pPr>
        <w:widowControl w:val="0"/>
        <w:autoSpaceDE w:val="0"/>
        <w:autoSpaceDN w:val="0"/>
        <w:adjustRightInd w:val="0"/>
        <w:rPr>
          <w:rFonts w:cs="Arial"/>
          <w:lang w:val="es-ES"/>
        </w:rPr>
      </w:pPr>
      <w:r>
        <w:rPr>
          <w:rFonts w:cs="Arial"/>
          <w:lang w:val="es-ES"/>
        </w:rPr>
        <w:tab/>
      </w:r>
      <w:r w:rsidRPr="00973940">
        <w:rPr>
          <w:rFonts w:cs="Arial"/>
          <w:lang w:val="es-ES"/>
        </w:rPr>
        <w:t>En contraste, el estudio más reciente del año 2013 muestra como ha sido la evolución de SAST, se pude ver claramente como hay nuevos líderes incursionando y como más y más productos se suman a éste mercado.</w:t>
      </w:r>
    </w:p>
    <w:p w14:paraId="23121F71" w14:textId="77777777" w:rsidR="00C31186" w:rsidRDefault="00C31186" w:rsidP="00C31186">
      <w:pPr>
        <w:widowControl w:val="0"/>
        <w:autoSpaceDE w:val="0"/>
        <w:autoSpaceDN w:val="0"/>
        <w:adjustRightInd w:val="0"/>
        <w:rPr>
          <w:rFonts w:cs="Arial"/>
          <w:lang w:val="es-ES"/>
        </w:rPr>
      </w:pPr>
      <w:r>
        <w:rPr>
          <w:rFonts w:cs="Arial"/>
          <w:lang w:val="es-ES"/>
        </w:rPr>
        <w:tab/>
        <w:t xml:space="preserve">Los primeros pasos en implementar análisis estático de código dentro del entorno de Visual Studio .NET enfocados en seguridad datan de la creación del complemento llamado CAT.NET creado por Microsoft. Dicho componente fue descontinuado desde las versiones de Visual Studio.NET </w:t>
      </w:r>
      <w:r>
        <w:rPr>
          <w:rFonts w:cs="Arial"/>
          <w:lang w:val="es-ES"/>
        </w:rPr>
        <w:lastRenderedPageBreak/>
        <w:t>2008 . CAT.NET permitía identificar por medio de errores en tiempo de compilación cuando existía código vulnerable, no obstante el hecho de que haya sido descontinuado y que no se pueda utilizar en las versiones más recientes de Visual Studio .NET abre la oportunidad de poder innovar y desarrollar componentes que puedan ser utilizados por la industria como es el caso de la extensión propuesta.</w:t>
      </w:r>
    </w:p>
    <w:p w14:paraId="094CF14B" w14:textId="77777777" w:rsidR="00C31186" w:rsidRDefault="00C31186" w:rsidP="00C31186">
      <w:pPr>
        <w:widowControl w:val="0"/>
        <w:autoSpaceDE w:val="0"/>
        <w:autoSpaceDN w:val="0"/>
        <w:adjustRightInd w:val="0"/>
        <w:rPr>
          <w:rFonts w:cs="Arial"/>
          <w:lang w:val="es-ES"/>
        </w:rPr>
      </w:pPr>
      <w:r>
        <w:rPr>
          <w:rFonts w:cs="Arial"/>
          <w:lang w:val="es-ES"/>
        </w:rPr>
        <w:tab/>
        <w:t xml:space="preserve">Además de CAT.NET, figura otras herramientas de análisis estático como lo es </w:t>
      </w:r>
      <w:proofErr w:type="spellStart"/>
      <w:r>
        <w:rPr>
          <w:rFonts w:cs="Arial"/>
          <w:lang w:val="es-ES"/>
        </w:rPr>
        <w:t>FoxCop</w:t>
      </w:r>
      <w:proofErr w:type="spellEnd"/>
      <w:r>
        <w:rPr>
          <w:rFonts w:cs="Arial"/>
          <w:lang w:val="es-ES"/>
        </w:rPr>
        <w:t xml:space="preserve"> , tal como lo define Microsoft “</w:t>
      </w:r>
      <w:proofErr w:type="spellStart"/>
      <w:r>
        <w:rPr>
          <w:rFonts w:cs="Arial"/>
          <w:lang w:val="es-ES"/>
        </w:rPr>
        <w:t>FoxCop</w:t>
      </w:r>
      <w:proofErr w:type="spellEnd"/>
      <w:r>
        <w:rPr>
          <w:rFonts w:cs="Arial"/>
          <w:lang w:val="es-ES"/>
        </w:rPr>
        <w:t xml:space="preserve"> es una aplicación  que analiza ensamblados de código manejado (código destinado a la plataforma Microsoft .NET) y reporta información acerca de dicho ensamblado tal como alguna mejora en el diseño, desempeño y seguridad”. Nótese que </w:t>
      </w:r>
      <w:proofErr w:type="spellStart"/>
      <w:r>
        <w:rPr>
          <w:rFonts w:cs="Arial"/>
          <w:lang w:val="es-ES"/>
        </w:rPr>
        <w:t>FoxCop</w:t>
      </w:r>
      <w:proofErr w:type="spellEnd"/>
      <w:r>
        <w:rPr>
          <w:rFonts w:cs="Arial"/>
          <w:lang w:val="es-ES"/>
        </w:rPr>
        <w:t xml:space="preserve"> no está enfocada directamente al tema de seguridad si no por el contrario toma en consideración elementos claves de diseño.</w:t>
      </w:r>
    </w:p>
    <w:p w14:paraId="3A7FFF45" w14:textId="6B28EE7C" w:rsidR="005369F9" w:rsidRDefault="005369F9" w:rsidP="005369F9">
      <w:pPr>
        <w:pStyle w:val="Ttulo2"/>
        <w:numPr>
          <w:ilvl w:val="1"/>
          <w:numId w:val="28"/>
        </w:numPr>
      </w:pPr>
      <w:r>
        <w:t>El modelo de ejecución del CLR</w:t>
      </w:r>
    </w:p>
    <w:p w14:paraId="64905BD0" w14:textId="22C93BB4" w:rsidR="00BD02C1" w:rsidRDefault="00BD02C1" w:rsidP="00BD02C1">
      <w:r>
        <w:tab/>
        <w:t>El entorno en tiempo de ejecución del lenguaje o CLR (</w:t>
      </w:r>
      <w:proofErr w:type="spellStart"/>
      <w:r>
        <w:t>Common</w:t>
      </w:r>
      <w:proofErr w:type="spellEnd"/>
      <w:r>
        <w:t xml:space="preserve"> </w:t>
      </w:r>
      <w:proofErr w:type="spellStart"/>
      <w:r>
        <w:t>Language</w:t>
      </w:r>
      <w:proofErr w:type="spellEnd"/>
      <w:r>
        <w:t xml:space="preserve"> </w:t>
      </w:r>
      <w:proofErr w:type="spellStart"/>
      <w:r>
        <w:t>Runtime</w:t>
      </w:r>
      <w:proofErr w:type="spellEnd"/>
      <w:r>
        <w:t xml:space="preserve">) por sus siglas en inglés , </w:t>
      </w:r>
      <w:proofErr w:type="spellStart"/>
      <w:r>
        <w:t>es</w:t>
      </w:r>
      <w:proofErr w:type="spellEnd"/>
      <w:r>
        <w:t xml:space="preserve"> como su nombre lo indica, un entorno en tiempo de ejecución que Microsoft .NET proporciona y donde según Microsoft(2014) “Ejecuta el código fuente y proporciona servicios que hacen que el proceso de desarrollo más fácil”.</w:t>
      </w:r>
    </w:p>
    <w:p w14:paraId="1D04338C" w14:textId="612F398A" w:rsidR="00BD02C1" w:rsidRDefault="00BD02C1" w:rsidP="00BD02C1">
      <w:r>
        <w:tab/>
        <w:t>De ésta misma forma, Microsoft(2014) indica que:</w:t>
      </w:r>
    </w:p>
    <w:p w14:paraId="0F343703" w14:textId="56B732E6" w:rsidR="00BD02C1" w:rsidRDefault="00BD02C1" w:rsidP="00E165C5">
      <w:pPr>
        <w:spacing w:line="360" w:lineRule="auto"/>
      </w:pPr>
      <w:r>
        <w:tab/>
        <w:t xml:space="preserve">Los compiladores y herramientas </w:t>
      </w:r>
      <w:proofErr w:type="spellStart"/>
      <w:r>
        <w:t>exponene</w:t>
      </w:r>
      <w:proofErr w:type="spellEnd"/>
      <w:r>
        <w:t xml:space="preserve"> la funcionalidad del entorno </w:t>
      </w:r>
      <w:r>
        <w:tab/>
        <w:t xml:space="preserve">en tiempo de ejecución y le permiten a usted escribir código que se </w:t>
      </w:r>
      <w:r>
        <w:tab/>
        <w:t xml:space="preserve">beneficia de éste ambiente manejado. El código que usted desarrolla </w:t>
      </w:r>
      <w:r>
        <w:lastRenderedPageBreak/>
        <w:tab/>
        <w:t xml:space="preserve">con un compilador del lenguaje y que se ejecuta en este entorno se le </w:t>
      </w:r>
      <w:r>
        <w:tab/>
        <w:t>denomina código manejado.</w:t>
      </w:r>
    </w:p>
    <w:p w14:paraId="00E9DCC4" w14:textId="77777777" w:rsidR="00E165C5" w:rsidRDefault="00E165C5" w:rsidP="00E165C5">
      <w:pPr>
        <w:spacing w:line="360" w:lineRule="auto"/>
      </w:pPr>
    </w:p>
    <w:p w14:paraId="26C6FFCE" w14:textId="2F753FC1" w:rsidR="00E165C5" w:rsidRDefault="00E165C5" w:rsidP="00E165C5">
      <w:pPr>
        <w:spacing w:line="360" w:lineRule="auto"/>
        <w:rPr>
          <w:ins w:id="102" w:author="Michael Hidalgo" w:date="2014-10-08T20:18:00Z"/>
        </w:rPr>
      </w:pPr>
      <w:r>
        <w:t>Así mismo, Richter(2010) sostiene que:</w:t>
      </w:r>
    </w:p>
    <w:p w14:paraId="028CFBE7" w14:textId="77777777" w:rsidR="00E165C5" w:rsidRDefault="00E165C5" w:rsidP="00E165C5">
      <w:pPr>
        <w:spacing w:line="360" w:lineRule="auto"/>
      </w:pPr>
    </w:p>
    <w:p w14:paraId="6BB68D72" w14:textId="62060D91" w:rsidR="00E165C5" w:rsidRDefault="00E165C5" w:rsidP="00E165C5">
      <w:pPr>
        <w:spacing w:line="360" w:lineRule="auto"/>
      </w:pPr>
      <w:r>
        <w:tab/>
        <w:t xml:space="preserve">Las funcionalidades principales del CLR (tales como manejo de </w:t>
      </w:r>
      <w:r>
        <w:tab/>
        <w:t xml:space="preserve">memoria, carga de ensamblados, seguridad, manejo de excepciones y </w:t>
      </w:r>
      <w:r>
        <w:tab/>
        <w:t xml:space="preserve">sincronización de hilos) están disponibles para todos los lenguajes que </w:t>
      </w:r>
      <w:r>
        <w:tab/>
        <w:t>tienen como destino ser ejecutados bajo este entorno.</w:t>
      </w:r>
    </w:p>
    <w:p w14:paraId="1D43639F" w14:textId="5DE703E3" w:rsidR="00E165C5" w:rsidRDefault="00E165C5" w:rsidP="00E165C5">
      <w:pPr>
        <w:spacing w:line="360" w:lineRule="auto"/>
        <w:rPr>
          <w:ins w:id="103" w:author="Michael Hidalgo" w:date="2014-10-08T20:18:00Z"/>
        </w:rPr>
      </w:pPr>
      <w:r>
        <w:tab/>
        <w:t xml:space="preserve">De hecho, en tiempo de ejecución el CLR no sabe cual lenguaje de </w:t>
      </w:r>
      <w:r>
        <w:tab/>
        <w:t xml:space="preserve">programación el desarrollador usó para escribir el código fuente. Usted </w:t>
      </w:r>
      <w:r>
        <w:tab/>
        <w:t xml:space="preserve">puede desarrollar su código fuente en cualquier lenguaje de </w:t>
      </w:r>
      <w:r>
        <w:tab/>
        <w:t xml:space="preserve">programación que usted desee siempre y cuando siga los lineamientos </w:t>
      </w:r>
      <w:r>
        <w:tab/>
        <w:t>de CLR. (p. 2).</w:t>
      </w:r>
    </w:p>
    <w:p w14:paraId="75A877A0" w14:textId="77777777" w:rsidR="00E165C5" w:rsidRDefault="00E165C5" w:rsidP="00E165C5">
      <w:pPr>
        <w:spacing w:line="360" w:lineRule="auto"/>
        <w:rPr>
          <w:ins w:id="104" w:author="Michael Hidalgo" w:date="2014-10-08T20:18:00Z"/>
        </w:rPr>
      </w:pPr>
    </w:p>
    <w:p w14:paraId="5B02237F" w14:textId="42B419BB" w:rsidR="00E165C5" w:rsidRDefault="00E165C5" w:rsidP="00E165C5">
      <w:pPr>
        <w:spacing w:line="360" w:lineRule="auto"/>
        <w:rPr>
          <w:ins w:id="105" w:author="Michael Hidalgo" w:date="2014-10-08T20:18:00Z"/>
        </w:rPr>
      </w:pPr>
      <w:ins w:id="106" w:author="Michael Hidalgo" w:date="2014-10-08T20:18:00Z">
        <w:r>
          <w:t xml:space="preserve">Microsoft (2014) también indica que algunas de las </w:t>
        </w:r>
        <w:r w:rsidR="00175105">
          <w:t>características que ofrece CLR son:</w:t>
        </w:r>
      </w:ins>
    </w:p>
    <w:p w14:paraId="2BDC6FA7" w14:textId="77777777" w:rsidR="00175105" w:rsidRPr="00BD02C1" w:rsidRDefault="00175105" w:rsidP="00E165C5">
      <w:pPr>
        <w:spacing w:line="360" w:lineRule="auto"/>
      </w:pPr>
      <w:bookmarkStart w:id="107" w:name="_GoBack"/>
      <w:bookmarkEnd w:id="107"/>
    </w:p>
    <w:p w14:paraId="7632C4E2" w14:textId="09C708E4" w:rsidR="00A81AE4" w:rsidRDefault="00A81AE4" w:rsidP="00B54DA8">
      <w:pPr>
        <w:pStyle w:val="Ttulo1"/>
        <w:numPr>
          <w:ilvl w:val="0"/>
          <w:numId w:val="28"/>
        </w:numPr>
      </w:pPr>
      <w:bookmarkStart w:id="108" w:name="_Toc274415788"/>
      <w:r>
        <w:t>Referente Institucional</w:t>
      </w:r>
      <w:bookmarkEnd w:id="108"/>
    </w:p>
    <w:p w14:paraId="2BDE2B09" w14:textId="5771E91E" w:rsidR="00F4791D" w:rsidRPr="00251566" w:rsidRDefault="00C31186" w:rsidP="00F4791D">
      <w:pPr>
        <w:widowControl w:val="0"/>
        <w:autoSpaceDE w:val="0"/>
        <w:autoSpaceDN w:val="0"/>
        <w:adjustRightInd w:val="0"/>
        <w:rPr>
          <w:rFonts w:cs="Arial"/>
          <w:lang w:val="es-ES"/>
        </w:rPr>
      </w:pPr>
      <w:r>
        <w:tab/>
      </w:r>
      <w:r w:rsidR="00F4791D" w:rsidRPr="00251566">
        <w:rPr>
          <w:rFonts w:cs="Arial"/>
          <w:lang w:val="es-ES"/>
        </w:rPr>
        <w:t xml:space="preserve">Security </w:t>
      </w:r>
      <w:proofErr w:type="spellStart"/>
      <w:r w:rsidR="00F4791D" w:rsidRPr="00251566">
        <w:rPr>
          <w:rFonts w:cs="Arial"/>
          <w:lang w:val="es-ES"/>
        </w:rPr>
        <w:t>Innovation</w:t>
      </w:r>
      <w:proofErr w:type="spellEnd"/>
      <w:r w:rsidR="00F4791D" w:rsidRPr="00251566">
        <w:rPr>
          <w:rFonts w:cs="Arial"/>
          <w:lang w:val="es-ES"/>
        </w:rPr>
        <w:t xml:space="preserve"> </w:t>
      </w:r>
      <w:r w:rsidR="00F4791D">
        <w:rPr>
          <w:rFonts w:cs="Arial"/>
          <w:lang w:val="es-ES"/>
        </w:rPr>
        <w:t xml:space="preserve">es una empresa ubicada en Estados Unidos que tiene sus edificios corporativos en Wilmington, Massachusetts y además una oficina en Seattle, Washington en Estados Unidos. Radicada en el sector de la seguridad informática,  </w:t>
      </w:r>
      <w:r w:rsidR="00F4791D" w:rsidRPr="00251566">
        <w:rPr>
          <w:rFonts w:cs="Arial"/>
          <w:lang w:val="es-ES"/>
        </w:rPr>
        <w:t>es una autorida</w:t>
      </w:r>
      <w:r w:rsidR="00F4791D">
        <w:rPr>
          <w:rFonts w:cs="Arial"/>
          <w:lang w:val="es-ES"/>
        </w:rPr>
        <w:t>d en la seguridad del software que</w:t>
      </w:r>
      <w:r w:rsidR="00F4791D" w:rsidRPr="00251566">
        <w:rPr>
          <w:rFonts w:cs="Arial"/>
          <w:lang w:val="es-ES"/>
        </w:rPr>
        <w:t xml:space="preserve"> ayuda a las organizaciones a construir </w:t>
      </w:r>
      <w:r w:rsidR="00F4791D">
        <w:rPr>
          <w:rFonts w:cs="Arial"/>
          <w:lang w:val="es-ES"/>
        </w:rPr>
        <w:t>e implementar</w:t>
      </w:r>
      <w:r w:rsidR="00F4791D" w:rsidRPr="00251566">
        <w:rPr>
          <w:rFonts w:cs="Arial"/>
          <w:lang w:val="es-ES"/>
        </w:rPr>
        <w:t xml:space="preserve"> software más seguro. </w:t>
      </w:r>
      <w:r w:rsidR="00F4791D">
        <w:rPr>
          <w:rFonts w:cs="Arial"/>
          <w:lang w:val="es-ES"/>
        </w:rPr>
        <w:t xml:space="preserve"> Entre sus clientes figuran proveedores de  la industria informática y organizaciones de tecnologías de la información como lo son Microsoft, IBM, </w:t>
      </w:r>
      <w:r w:rsidR="00F4791D">
        <w:rPr>
          <w:rFonts w:cs="Arial"/>
          <w:lang w:val="es-ES"/>
        </w:rPr>
        <w:lastRenderedPageBreak/>
        <w:t xml:space="preserve">FedEx, ING, Symantec, Coca-Cola y General Electric. Estas empresas confían en la experiencia de Security </w:t>
      </w:r>
      <w:proofErr w:type="spellStart"/>
      <w:r w:rsidR="00F4791D">
        <w:rPr>
          <w:rFonts w:cs="Arial"/>
          <w:lang w:val="es-ES"/>
        </w:rPr>
        <w:t>Innovation</w:t>
      </w:r>
      <w:proofErr w:type="spellEnd"/>
      <w:r w:rsidR="00F4791D">
        <w:rPr>
          <w:rFonts w:cs="Arial"/>
          <w:lang w:val="es-ES"/>
        </w:rPr>
        <w:t xml:space="preserve"> para entender los riesgos de seguridad en sus sistemas .</w:t>
      </w:r>
    </w:p>
    <w:p w14:paraId="0525C79F" w14:textId="77777777" w:rsidR="00F4791D" w:rsidRDefault="00F4791D" w:rsidP="00F4791D">
      <w:pPr>
        <w:widowControl w:val="0"/>
        <w:autoSpaceDE w:val="0"/>
        <w:autoSpaceDN w:val="0"/>
        <w:adjustRightInd w:val="0"/>
        <w:rPr>
          <w:rFonts w:cs="Arial"/>
          <w:lang w:val="es-ES"/>
        </w:rPr>
      </w:pPr>
      <w:r>
        <w:rPr>
          <w:rFonts w:cs="Arial"/>
          <w:lang w:val="es-ES"/>
        </w:rPr>
        <w:tab/>
      </w:r>
      <w:r w:rsidRPr="00251566">
        <w:rPr>
          <w:rFonts w:cs="Arial"/>
          <w:lang w:val="es-ES"/>
        </w:rPr>
        <w:t xml:space="preserve">Security </w:t>
      </w:r>
      <w:proofErr w:type="spellStart"/>
      <w:r w:rsidRPr="00251566">
        <w:rPr>
          <w:rFonts w:cs="Arial"/>
          <w:lang w:val="es-ES"/>
        </w:rPr>
        <w:t>Innovation</w:t>
      </w:r>
      <w:proofErr w:type="spellEnd"/>
      <w:r w:rsidRPr="00251566">
        <w:rPr>
          <w:rFonts w:cs="Arial"/>
          <w:lang w:val="es-ES"/>
        </w:rPr>
        <w:t xml:space="preserve"> se especializa en la segur</w:t>
      </w:r>
      <w:r>
        <w:rPr>
          <w:rFonts w:cs="Arial"/>
          <w:lang w:val="es-ES"/>
        </w:rPr>
        <w:t>idad del software y ha estado</w:t>
      </w:r>
      <w:r w:rsidRPr="00251566">
        <w:rPr>
          <w:rFonts w:cs="Arial"/>
          <w:lang w:val="es-ES"/>
        </w:rPr>
        <w:t xml:space="preserve"> analizando vulnerabilidades</w:t>
      </w:r>
      <w:r>
        <w:rPr>
          <w:rFonts w:cs="Arial"/>
          <w:lang w:val="es-ES"/>
        </w:rPr>
        <w:t xml:space="preserve"> y riesgos</w:t>
      </w:r>
      <w:r w:rsidRPr="00251566">
        <w:rPr>
          <w:rFonts w:cs="Arial"/>
          <w:lang w:val="es-ES"/>
        </w:rPr>
        <w:t xml:space="preserve"> de las aplicaciones durante casi una década, </w:t>
      </w:r>
      <w:r>
        <w:rPr>
          <w:rFonts w:cs="Arial"/>
          <w:lang w:val="es-ES"/>
        </w:rPr>
        <w:t>siendo</w:t>
      </w:r>
      <w:r w:rsidRPr="00251566">
        <w:rPr>
          <w:rFonts w:cs="Arial"/>
          <w:lang w:val="es-ES"/>
        </w:rPr>
        <w:t xml:space="preserve"> uno de los primeros proveedores de soluciones de riesgo de software para </w:t>
      </w:r>
      <w:r>
        <w:rPr>
          <w:rFonts w:cs="Arial"/>
          <w:lang w:val="es-ES"/>
        </w:rPr>
        <w:t>las empresas que figuran dentro de la lista de</w:t>
      </w:r>
      <w:r w:rsidRPr="00251566">
        <w:rPr>
          <w:rFonts w:cs="Arial"/>
          <w:lang w:val="es-ES"/>
        </w:rPr>
        <w:t xml:space="preserve"> </w:t>
      </w:r>
      <w:proofErr w:type="spellStart"/>
      <w:r w:rsidRPr="00251566">
        <w:rPr>
          <w:rFonts w:cs="Arial"/>
          <w:lang w:val="es-ES"/>
        </w:rPr>
        <w:t>Fortune</w:t>
      </w:r>
      <w:proofErr w:type="spellEnd"/>
      <w:r w:rsidRPr="00251566">
        <w:rPr>
          <w:rFonts w:cs="Arial"/>
          <w:lang w:val="es-ES"/>
        </w:rPr>
        <w:t xml:space="preserve"> 500. </w:t>
      </w:r>
    </w:p>
    <w:p w14:paraId="1567DFF4" w14:textId="77777777" w:rsidR="00F4791D" w:rsidRDefault="00F4791D" w:rsidP="00F4791D">
      <w:pPr>
        <w:widowControl w:val="0"/>
        <w:autoSpaceDE w:val="0"/>
        <w:autoSpaceDN w:val="0"/>
        <w:adjustRightInd w:val="0"/>
        <w:rPr>
          <w:rFonts w:cs="Arial"/>
          <w:lang w:val="es-ES"/>
        </w:rPr>
      </w:pPr>
      <w:r>
        <w:rPr>
          <w:rFonts w:cs="Arial"/>
          <w:lang w:val="es-ES"/>
        </w:rPr>
        <w:tab/>
        <w:t xml:space="preserve">Fundada en el año 2001 por el doctor James </w:t>
      </w:r>
      <w:proofErr w:type="spellStart"/>
      <w:r>
        <w:rPr>
          <w:rFonts w:cs="Arial"/>
          <w:lang w:val="es-ES"/>
        </w:rPr>
        <w:t>Whittaker</w:t>
      </w:r>
      <w:proofErr w:type="spellEnd"/>
      <w:r>
        <w:rPr>
          <w:rFonts w:cs="Arial"/>
          <w:lang w:val="es-ES"/>
        </w:rPr>
        <w:t xml:space="preserve">, Security </w:t>
      </w:r>
      <w:proofErr w:type="spellStart"/>
      <w:r>
        <w:rPr>
          <w:rFonts w:cs="Arial"/>
          <w:lang w:val="es-ES"/>
        </w:rPr>
        <w:t>Innovation</w:t>
      </w:r>
      <w:proofErr w:type="spellEnd"/>
      <w:r>
        <w:rPr>
          <w:rFonts w:cs="Arial"/>
          <w:lang w:val="es-ES"/>
        </w:rPr>
        <w:t xml:space="preserve"> está integrada por pioneros en el campo de la seguridad de las aplicaciones capaces de resolver cualquier problema de seguridad en las organizaciones.  La empresa Security </w:t>
      </w:r>
      <w:proofErr w:type="spellStart"/>
      <w:r>
        <w:rPr>
          <w:rFonts w:cs="Arial"/>
          <w:lang w:val="es-ES"/>
        </w:rPr>
        <w:t>Innovation</w:t>
      </w:r>
      <w:proofErr w:type="spellEnd"/>
      <w:r>
        <w:rPr>
          <w:rFonts w:cs="Arial"/>
          <w:lang w:val="es-ES"/>
        </w:rPr>
        <w:t xml:space="preserve"> se compone de un equipo de ingenieros de primera clase, desarrolladores de software,  analistas de control de calidad, analistas de seguridad y analistas del negocio que de forma colectiva resuelven problemas de negocio ofreciendo soluciones técnicas.</w:t>
      </w:r>
    </w:p>
    <w:p w14:paraId="4D07482A" w14:textId="77777777" w:rsidR="00F4791D" w:rsidRDefault="00F4791D" w:rsidP="00F4791D">
      <w:pPr>
        <w:widowControl w:val="0"/>
        <w:autoSpaceDE w:val="0"/>
        <w:autoSpaceDN w:val="0"/>
        <w:adjustRightInd w:val="0"/>
        <w:rPr>
          <w:rFonts w:cs="Arial"/>
          <w:lang w:val="es-ES"/>
        </w:rPr>
      </w:pPr>
      <w:r>
        <w:rPr>
          <w:rFonts w:cs="Arial"/>
          <w:lang w:val="es-ES"/>
        </w:rPr>
        <w:tab/>
        <w:t xml:space="preserve">Security </w:t>
      </w:r>
      <w:proofErr w:type="spellStart"/>
      <w:r>
        <w:rPr>
          <w:rFonts w:cs="Arial"/>
          <w:lang w:val="es-ES"/>
        </w:rPr>
        <w:t>Innovation</w:t>
      </w:r>
      <w:proofErr w:type="spellEnd"/>
      <w:r>
        <w:rPr>
          <w:rFonts w:cs="Arial"/>
          <w:lang w:val="es-ES"/>
        </w:rPr>
        <w:t xml:space="preserve"> se enfoca en el problema más difícil de las tecnologías de información y la causa de la mayoría de los incidentes informáticos, es decir las aplicaciones de software inseguras. Las soluciones que ofrece Security </w:t>
      </w:r>
      <w:proofErr w:type="spellStart"/>
      <w:r>
        <w:rPr>
          <w:rFonts w:cs="Arial"/>
          <w:lang w:val="es-ES"/>
        </w:rPr>
        <w:t>Innovation</w:t>
      </w:r>
      <w:proofErr w:type="spellEnd"/>
      <w:r>
        <w:rPr>
          <w:rFonts w:cs="Arial"/>
          <w:lang w:val="es-ES"/>
        </w:rPr>
        <w:t>, se basa en los tres pilares de un ciclo de vida del desarrollo de software seguro, las cuales abarcan  estándares, educación y evaluaciones.  De tal forma que se ofrecen diferentes productos a la medida para fortalecer cada uno de éstos pilares:</w:t>
      </w:r>
    </w:p>
    <w:p w14:paraId="2B6859C3" w14:textId="77777777" w:rsidR="00F4791D" w:rsidRDefault="00F4791D" w:rsidP="00F4791D">
      <w:pPr>
        <w:pStyle w:val="Prrafodelista"/>
        <w:numPr>
          <w:ilvl w:val="0"/>
          <w:numId w:val="30"/>
        </w:numPr>
        <w:ind w:left="0" w:firstLine="0"/>
        <w:rPr>
          <w:lang w:val="es-ES"/>
        </w:rPr>
      </w:pPr>
      <w:r w:rsidRPr="00BD1EBC">
        <w:rPr>
          <w:lang w:val="es-ES"/>
        </w:rPr>
        <w:t>Estándares: TEAM Mentor mejores prácticas para el desarrollo de software seguro.</w:t>
      </w:r>
    </w:p>
    <w:p w14:paraId="5D4853E5" w14:textId="77777777" w:rsidR="00F4791D" w:rsidRDefault="00F4791D" w:rsidP="00F4791D">
      <w:pPr>
        <w:pStyle w:val="Prrafodelista"/>
        <w:numPr>
          <w:ilvl w:val="0"/>
          <w:numId w:val="30"/>
        </w:numPr>
        <w:ind w:left="0" w:firstLine="0"/>
        <w:rPr>
          <w:lang w:val="es-ES"/>
        </w:rPr>
      </w:pPr>
      <w:r w:rsidRPr="00BD1EBC">
        <w:rPr>
          <w:lang w:val="es-ES"/>
        </w:rPr>
        <w:lastRenderedPageBreak/>
        <w:t xml:space="preserve">Educación : TEAM </w:t>
      </w:r>
      <w:proofErr w:type="spellStart"/>
      <w:r w:rsidRPr="00BD1EBC">
        <w:rPr>
          <w:lang w:val="es-ES"/>
        </w:rPr>
        <w:t>Professor</w:t>
      </w:r>
      <w:proofErr w:type="spellEnd"/>
      <w:r w:rsidRPr="00BD1EBC">
        <w:rPr>
          <w:lang w:val="es-ES"/>
        </w:rPr>
        <w:t xml:space="preserve"> eLearning y entrenamiento.</w:t>
      </w:r>
    </w:p>
    <w:p w14:paraId="3AC77207" w14:textId="77777777" w:rsidR="00F4791D" w:rsidRPr="00BD1EBC" w:rsidRDefault="00F4791D" w:rsidP="00F4791D">
      <w:pPr>
        <w:pStyle w:val="Prrafodelista"/>
        <w:numPr>
          <w:ilvl w:val="0"/>
          <w:numId w:val="30"/>
        </w:numPr>
        <w:ind w:left="0" w:firstLine="0"/>
        <w:rPr>
          <w:lang w:val="es-ES"/>
        </w:rPr>
      </w:pPr>
      <w:r w:rsidRPr="00BD1EBC">
        <w:rPr>
          <w:lang w:val="es-ES"/>
        </w:rPr>
        <w:t>Evaluaciones: Se auditan aplicaciones y su ciclo de vida del desarrollo de software utilizando estándares internaciones.</w:t>
      </w:r>
    </w:p>
    <w:p w14:paraId="106E375C" w14:textId="77777777" w:rsidR="00F4791D" w:rsidRDefault="00F4791D" w:rsidP="00F4791D">
      <w:pPr>
        <w:widowControl w:val="0"/>
        <w:autoSpaceDE w:val="0"/>
        <w:autoSpaceDN w:val="0"/>
        <w:adjustRightInd w:val="0"/>
        <w:rPr>
          <w:rFonts w:cs="Arial"/>
          <w:lang w:val="es-ES"/>
        </w:rPr>
      </w:pPr>
      <w:r>
        <w:rPr>
          <w:rFonts w:cs="Arial"/>
          <w:lang w:val="es-ES"/>
        </w:rPr>
        <w:t xml:space="preserve">En el siguiente cuadro se ilustra los pilares del desarrollo de software seguro implementados por la empresa Security </w:t>
      </w:r>
      <w:proofErr w:type="spellStart"/>
      <w:r>
        <w:rPr>
          <w:rFonts w:cs="Arial"/>
          <w:lang w:val="es-ES"/>
        </w:rPr>
        <w:t>Innovation</w:t>
      </w:r>
      <w:proofErr w:type="spellEnd"/>
      <w:r>
        <w:rPr>
          <w:rFonts w:cs="Arial"/>
          <w:lang w:val="es-ES"/>
        </w:rPr>
        <w:t>:</w:t>
      </w:r>
    </w:p>
    <w:p w14:paraId="357E6963" w14:textId="5A57F7FC" w:rsidR="004F7DBC" w:rsidRDefault="004F7DBC" w:rsidP="004F7DBC">
      <w:pPr>
        <w:pStyle w:val="Ttulo3"/>
        <w:jc w:val="center"/>
      </w:pPr>
      <w:r>
        <w:t xml:space="preserve">Figura </w:t>
      </w:r>
      <w:r>
        <w:fldChar w:fldCharType="begin"/>
      </w:r>
      <w:r>
        <w:instrText xml:space="preserve"> SEQ Figura \* ARABIC </w:instrText>
      </w:r>
      <w:r>
        <w:fldChar w:fldCharType="separate"/>
      </w:r>
      <w:r w:rsidR="00F07E60">
        <w:rPr>
          <w:noProof/>
        </w:rPr>
        <w:t>1</w:t>
      </w:r>
      <w:r>
        <w:fldChar w:fldCharType="end"/>
      </w:r>
      <w:r>
        <w:t xml:space="preserve"> Tres pilares del desarrollo de software seguro.</w:t>
      </w:r>
    </w:p>
    <w:p w14:paraId="6256B9DD" w14:textId="77777777" w:rsidR="00F4791D" w:rsidRDefault="00F4791D" w:rsidP="00F4791D">
      <w:pPr>
        <w:jc w:val="center"/>
      </w:pPr>
      <w:r>
        <w:rPr>
          <w:noProof/>
          <w:lang w:val="es-ES" w:eastAsia="es-ES"/>
        </w:rPr>
        <w:drawing>
          <wp:inline distT="0" distB="0" distL="0" distR="0" wp14:anchorId="703BFA0B" wp14:editId="47F4707B">
            <wp:extent cx="3937000" cy="2608368"/>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pillars.png"/>
                    <pic:cNvPicPr/>
                  </pic:nvPicPr>
                  <pic:blipFill>
                    <a:blip r:embed="rId11">
                      <a:extLst>
                        <a:ext uri="{28A0092B-C50C-407E-A947-70E740481C1C}">
                          <a14:useLocalDpi xmlns:a14="http://schemas.microsoft.com/office/drawing/2010/main" val="0"/>
                        </a:ext>
                      </a:extLst>
                    </a:blip>
                    <a:stretch>
                      <a:fillRect/>
                    </a:stretch>
                  </pic:blipFill>
                  <pic:spPr>
                    <a:xfrm>
                      <a:off x="0" y="0"/>
                      <a:ext cx="3937000" cy="2608368"/>
                    </a:xfrm>
                    <a:prstGeom prst="rect">
                      <a:avLst/>
                    </a:prstGeom>
                  </pic:spPr>
                </pic:pic>
              </a:graphicData>
            </a:graphic>
          </wp:inline>
        </w:drawing>
      </w:r>
    </w:p>
    <w:p w14:paraId="34253F55" w14:textId="77777777" w:rsidR="00F4791D" w:rsidRPr="00152518" w:rsidRDefault="00F4791D" w:rsidP="00F4791D">
      <w:pPr>
        <w:jc w:val="center"/>
        <w:rPr>
          <w:rFonts w:cs="Arial"/>
          <w:lang w:val="es-ES"/>
        </w:rPr>
      </w:pPr>
      <w:r w:rsidRPr="00152518">
        <w:rPr>
          <w:rFonts w:cs="Arial"/>
          <w:lang w:val="es-ES"/>
        </w:rPr>
        <w:t xml:space="preserve">Fuente: </w:t>
      </w:r>
      <w:hyperlink r:id="rId12" w:history="1">
        <w:r w:rsidRPr="0014395F">
          <w:rPr>
            <w:rStyle w:val="Hipervnculo"/>
            <w:rFonts w:cs="Arial"/>
            <w:lang w:val="es-ES"/>
          </w:rPr>
          <w:t>http://goo.gl/LfsVMX</w:t>
        </w:r>
      </w:hyperlink>
    </w:p>
    <w:p w14:paraId="13FB76E0" w14:textId="77777777" w:rsidR="00F4791D" w:rsidRDefault="00F4791D" w:rsidP="00F4791D">
      <w:pPr>
        <w:widowControl w:val="0"/>
        <w:autoSpaceDE w:val="0"/>
        <w:autoSpaceDN w:val="0"/>
        <w:adjustRightInd w:val="0"/>
        <w:rPr>
          <w:rFonts w:cs="Arial"/>
          <w:lang w:val="es-ES"/>
        </w:rPr>
      </w:pPr>
      <w:r>
        <w:rPr>
          <w:rFonts w:cs="Arial"/>
          <w:lang w:val="es-ES"/>
        </w:rPr>
        <w:tab/>
        <w:t xml:space="preserve">La misión de la empresa Security </w:t>
      </w:r>
      <w:proofErr w:type="spellStart"/>
      <w:r>
        <w:rPr>
          <w:rFonts w:cs="Arial"/>
          <w:lang w:val="es-ES"/>
        </w:rPr>
        <w:t>Innovation</w:t>
      </w:r>
      <w:proofErr w:type="spellEnd"/>
      <w:r>
        <w:rPr>
          <w:rFonts w:cs="Arial"/>
          <w:lang w:val="es-ES"/>
        </w:rPr>
        <w:t xml:space="preserve"> consiste en trabajar</w:t>
      </w:r>
      <w:r w:rsidRPr="00D12987">
        <w:rPr>
          <w:rFonts w:cs="Arial"/>
          <w:lang w:val="es-ES"/>
        </w:rPr>
        <w:t xml:space="preserve"> incansablemente en su nombre para ofrecer soluciones de seguridad que responden a sus objetivos de negocio y </w:t>
      </w:r>
      <w:r>
        <w:rPr>
          <w:rFonts w:cs="Arial"/>
          <w:lang w:val="es-ES"/>
        </w:rPr>
        <w:t>que se alinean</w:t>
      </w:r>
      <w:r w:rsidRPr="00D12987">
        <w:rPr>
          <w:rFonts w:cs="Arial"/>
          <w:lang w:val="es-ES"/>
        </w:rPr>
        <w:t xml:space="preserve"> con su tolerancia al riesgo.</w:t>
      </w:r>
    </w:p>
    <w:p w14:paraId="790E5B66" w14:textId="5EFCBBCD" w:rsidR="00F4791D" w:rsidRDefault="00F4791D" w:rsidP="00F4791D">
      <w:pPr>
        <w:widowControl w:val="0"/>
        <w:autoSpaceDE w:val="0"/>
        <w:autoSpaceDN w:val="0"/>
        <w:adjustRightInd w:val="0"/>
        <w:rPr>
          <w:ins w:id="109" w:author="Michael Hidalgo" w:date="2014-10-07T14:02:00Z"/>
          <w:rFonts w:cs="Arial"/>
          <w:lang w:val="es-ES"/>
        </w:rPr>
      </w:pPr>
      <w:r>
        <w:rPr>
          <w:rFonts w:cs="Arial"/>
          <w:lang w:val="es-ES"/>
        </w:rPr>
        <w:tab/>
        <w:t xml:space="preserve">El presidente y director ejecutivo de Security </w:t>
      </w:r>
      <w:proofErr w:type="spellStart"/>
      <w:r>
        <w:rPr>
          <w:rFonts w:cs="Arial"/>
          <w:lang w:val="es-ES"/>
        </w:rPr>
        <w:t>Innovation</w:t>
      </w:r>
      <w:proofErr w:type="spellEnd"/>
      <w:r>
        <w:rPr>
          <w:rFonts w:cs="Arial"/>
          <w:lang w:val="es-ES"/>
        </w:rPr>
        <w:t xml:space="preserve"> es  Ed Adams, el cual es un ejecutivo de software con amplia experiencia en el liderazgo exitoso de  organizaciones de diversos tamaños en el campo de las </w:t>
      </w:r>
      <w:r>
        <w:rPr>
          <w:rFonts w:cs="Arial"/>
          <w:lang w:val="es-ES"/>
        </w:rPr>
        <w:lastRenderedPageBreak/>
        <w:t xml:space="preserve">tecnologías de información y seguridad. El señor Adams es a su vez un miembro del Instituto </w:t>
      </w:r>
      <w:proofErr w:type="spellStart"/>
      <w:r>
        <w:rPr>
          <w:rFonts w:cs="Arial"/>
          <w:lang w:val="es-ES"/>
        </w:rPr>
        <w:t>Ponemon</w:t>
      </w:r>
      <w:proofErr w:type="spellEnd"/>
      <w:r>
        <w:rPr>
          <w:rFonts w:cs="Arial"/>
          <w:lang w:val="es-ES"/>
        </w:rPr>
        <w:t xml:space="preserve">. A continuación se presentan el organigrama de Security </w:t>
      </w:r>
      <w:proofErr w:type="spellStart"/>
      <w:r>
        <w:rPr>
          <w:rFonts w:cs="Arial"/>
          <w:lang w:val="es-ES"/>
        </w:rPr>
        <w:t>Innovation</w:t>
      </w:r>
      <w:proofErr w:type="spellEnd"/>
      <w:r>
        <w:rPr>
          <w:rFonts w:cs="Arial"/>
          <w:lang w:val="es-ES"/>
        </w:rPr>
        <w:t>, actualizado a Julio de 201</w:t>
      </w:r>
      <w:ins w:id="110" w:author="Michael Hidalgo" w:date="2014-10-07T14:02:00Z">
        <w:r w:rsidR="00200E57">
          <w:rPr>
            <w:rFonts w:cs="Arial"/>
            <w:lang w:val="es-ES"/>
          </w:rPr>
          <w:t>4</w:t>
        </w:r>
      </w:ins>
      <w:r>
        <w:rPr>
          <w:rFonts w:cs="Arial"/>
          <w:lang w:val="es-ES"/>
        </w:rPr>
        <w:t>.</w:t>
      </w:r>
    </w:p>
    <w:p w14:paraId="4E80F5AF" w14:textId="77777777" w:rsidR="00200E57" w:rsidRDefault="00200E57" w:rsidP="00F4791D">
      <w:pPr>
        <w:widowControl w:val="0"/>
        <w:autoSpaceDE w:val="0"/>
        <w:autoSpaceDN w:val="0"/>
        <w:adjustRightInd w:val="0"/>
        <w:rPr>
          <w:ins w:id="111" w:author="Michael Hidalgo" w:date="2014-10-07T14:02:00Z"/>
          <w:rFonts w:cs="Arial"/>
          <w:lang w:val="es-ES"/>
        </w:rPr>
      </w:pPr>
    </w:p>
    <w:p w14:paraId="445E2679" w14:textId="77777777" w:rsidR="00200E57" w:rsidRDefault="00200E57" w:rsidP="00F4791D">
      <w:pPr>
        <w:widowControl w:val="0"/>
        <w:autoSpaceDE w:val="0"/>
        <w:autoSpaceDN w:val="0"/>
        <w:adjustRightInd w:val="0"/>
        <w:rPr>
          <w:ins w:id="112" w:author="Michael Hidalgo" w:date="2014-10-07T14:02:00Z"/>
          <w:rFonts w:cs="Arial"/>
          <w:lang w:val="es-ES"/>
        </w:rPr>
      </w:pPr>
    </w:p>
    <w:p w14:paraId="6AF6B903" w14:textId="77777777" w:rsidR="00200E57" w:rsidRDefault="00200E57" w:rsidP="00F4791D">
      <w:pPr>
        <w:widowControl w:val="0"/>
        <w:autoSpaceDE w:val="0"/>
        <w:autoSpaceDN w:val="0"/>
        <w:adjustRightInd w:val="0"/>
        <w:rPr>
          <w:ins w:id="113" w:author="Michael Hidalgo" w:date="2014-10-07T14:02:00Z"/>
          <w:rFonts w:cs="Arial"/>
          <w:lang w:val="es-ES"/>
        </w:rPr>
      </w:pPr>
    </w:p>
    <w:p w14:paraId="162485C1" w14:textId="77777777" w:rsidR="00200E57" w:rsidRDefault="00200E57" w:rsidP="00F4791D">
      <w:pPr>
        <w:widowControl w:val="0"/>
        <w:autoSpaceDE w:val="0"/>
        <w:autoSpaceDN w:val="0"/>
        <w:adjustRightInd w:val="0"/>
        <w:rPr>
          <w:ins w:id="114" w:author="Michael Hidalgo" w:date="2014-10-07T14:02:00Z"/>
          <w:rFonts w:cs="Arial"/>
          <w:lang w:val="es-ES"/>
        </w:rPr>
      </w:pPr>
    </w:p>
    <w:p w14:paraId="122BF2B1" w14:textId="77777777" w:rsidR="00200E57" w:rsidRDefault="00200E57" w:rsidP="00F4791D">
      <w:pPr>
        <w:widowControl w:val="0"/>
        <w:autoSpaceDE w:val="0"/>
        <w:autoSpaceDN w:val="0"/>
        <w:adjustRightInd w:val="0"/>
        <w:rPr>
          <w:ins w:id="115" w:author="Michael Hidalgo" w:date="2014-10-07T14:02:00Z"/>
          <w:rFonts w:cs="Arial"/>
          <w:lang w:val="es-ES"/>
        </w:rPr>
      </w:pPr>
    </w:p>
    <w:p w14:paraId="3B0A1EE8" w14:textId="77777777" w:rsidR="00200E57" w:rsidRDefault="00200E57" w:rsidP="00F4791D">
      <w:pPr>
        <w:widowControl w:val="0"/>
        <w:autoSpaceDE w:val="0"/>
        <w:autoSpaceDN w:val="0"/>
        <w:adjustRightInd w:val="0"/>
        <w:rPr>
          <w:ins w:id="116" w:author="Michael Hidalgo" w:date="2014-10-07T14:02:00Z"/>
          <w:rFonts w:cs="Arial"/>
          <w:lang w:val="es-ES"/>
        </w:rPr>
      </w:pPr>
    </w:p>
    <w:p w14:paraId="0E508360" w14:textId="77777777" w:rsidR="00200E57" w:rsidRDefault="00200E57" w:rsidP="00F4791D">
      <w:pPr>
        <w:widowControl w:val="0"/>
        <w:autoSpaceDE w:val="0"/>
        <w:autoSpaceDN w:val="0"/>
        <w:adjustRightInd w:val="0"/>
        <w:rPr>
          <w:ins w:id="117" w:author="Michael Hidalgo" w:date="2014-10-07T14:02:00Z"/>
          <w:rFonts w:cs="Arial"/>
          <w:lang w:val="es-ES"/>
        </w:rPr>
      </w:pPr>
    </w:p>
    <w:p w14:paraId="41CCAC3A" w14:textId="77777777" w:rsidR="00200E57" w:rsidRDefault="00200E57" w:rsidP="00F4791D">
      <w:pPr>
        <w:widowControl w:val="0"/>
        <w:autoSpaceDE w:val="0"/>
        <w:autoSpaceDN w:val="0"/>
        <w:adjustRightInd w:val="0"/>
        <w:rPr>
          <w:ins w:id="118" w:author="Michael Hidalgo" w:date="2014-10-07T14:02:00Z"/>
          <w:rFonts w:cs="Arial"/>
          <w:lang w:val="es-ES"/>
        </w:rPr>
      </w:pPr>
    </w:p>
    <w:p w14:paraId="63F8094E" w14:textId="77777777" w:rsidR="00200E57" w:rsidRDefault="00200E57" w:rsidP="00F4791D">
      <w:pPr>
        <w:widowControl w:val="0"/>
        <w:autoSpaceDE w:val="0"/>
        <w:autoSpaceDN w:val="0"/>
        <w:adjustRightInd w:val="0"/>
        <w:rPr>
          <w:ins w:id="119" w:author="Michael Hidalgo" w:date="2014-10-07T14:02:00Z"/>
          <w:rFonts w:cs="Arial"/>
          <w:lang w:val="es-ES"/>
        </w:rPr>
      </w:pPr>
    </w:p>
    <w:p w14:paraId="3D89E62E" w14:textId="77777777" w:rsidR="00200E57" w:rsidRDefault="00200E57" w:rsidP="00F4791D">
      <w:pPr>
        <w:widowControl w:val="0"/>
        <w:autoSpaceDE w:val="0"/>
        <w:autoSpaceDN w:val="0"/>
        <w:adjustRightInd w:val="0"/>
        <w:rPr>
          <w:ins w:id="120" w:author="Michael Hidalgo" w:date="2014-10-07T14:02:00Z"/>
          <w:rFonts w:cs="Arial"/>
          <w:lang w:val="es-ES"/>
        </w:rPr>
      </w:pPr>
    </w:p>
    <w:p w14:paraId="6E503B50" w14:textId="77777777" w:rsidR="00200E57" w:rsidRDefault="00200E57" w:rsidP="00F4791D">
      <w:pPr>
        <w:widowControl w:val="0"/>
        <w:autoSpaceDE w:val="0"/>
        <w:autoSpaceDN w:val="0"/>
        <w:adjustRightInd w:val="0"/>
        <w:rPr>
          <w:ins w:id="121" w:author="Michael Hidalgo" w:date="2014-10-07T14:02:00Z"/>
          <w:rFonts w:cs="Arial"/>
          <w:lang w:val="es-ES"/>
        </w:rPr>
      </w:pPr>
    </w:p>
    <w:p w14:paraId="17006CA4" w14:textId="77777777" w:rsidR="00200E57" w:rsidRDefault="00200E57" w:rsidP="00F4791D">
      <w:pPr>
        <w:widowControl w:val="0"/>
        <w:autoSpaceDE w:val="0"/>
        <w:autoSpaceDN w:val="0"/>
        <w:adjustRightInd w:val="0"/>
        <w:rPr>
          <w:ins w:id="122" w:author="Michael Hidalgo" w:date="2014-10-07T14:02:00Z"/>
          <w:rFonts w:cs="Arial"/>
          <w:lang w:val="es-ES"/>
        </w:rPr>
      </w:pPr>
    </w:p>
    <w:p w14:paraId="06549DBB" w14:textId="77777777" w:rsidR="00200E57" w:rsidRDefault="00200E57" w:rsidP="00F4791D">
      <w:pPr>
        <w:widowControl w:val="0"/>
        <w:autoSpaceDE w:val="0"/>
        <w:autoSpaceDN w:val="0"/>
        <w:adjustRightInd w:val="0"/>
        <w:rPr>
          <w:ins w:id="123" w:author="Michael Hidalgo" w:date="2014-10-07T14:02:00Z"/>
          <w:rFonts w:cs="Arial"/>
          <w:lang w:val="es-ES"/>
        </w:rPr>
      </w:pPr>
    </w:p>
    <w:p w14:paraId="7733D3B7" w14:textId="77777777" w:rsidR="00200E57" w:rsidRDefault="00200E57" w:rsidP="00F4791D">
      <w:pPr>
        <w:widowControl w:val="0"/>
        <w:autoSpaceDE w:val="0"/>
        <w:autoSpaceDN w:val="0"/>
        <w:adjustRightInd w:val="0"/>
        <w:rPr>
          <w:ins w:id="124" w:author="Michael Hidalgo" w:date="2014-10-07T14:02:00Z"/>
          <w:rFonts w:cs="Arial"/>
          <w:lang w:val="es-ES"/>
        </w:rPr>
      </w:pPr>
    </w:p>
    <w:p w14:paraId="1A4E09F2" w14:textId="77777777" w:rsidR="00200E57" w:rsidRDefault="00200E57" w:rsidP="00F4791D">
      <w:pPr>
        <w:widowControl w:val="0"/>
        <w:autoSpaceDE w:val="0"/>
        <w:autoSpaceDN w:val="0"/>
        <w:adjustRightInd w:val="0"/>
        <w:rPr>
          <w:ins w:id="125" w:author="Michael Hidalgo" w:date="2014-10-07T14:02:00Z"/>
          <w:rFonts w:cs="Arial"/>
          <w:lang w:val="es-ES"/>
        </w:rPr>
      </w:pPr>
    </w:p>
    <w:p w14:paraId="3EE04322" w14:textId="77777777" w:rsidR="00200E57" w:rsidRDefault="00200E57" w:rsidP="00F4791D">
      <w:pPr>
        <w:widowControl w:val="0"/>
        <w:autoSpaceDE w:val="0"/>
        <w:autoSpaceDN w:val="0"/>
        <w:adjustRightInd w:val="0"/>
        <w:rPr>
          <w:ins w:id="126" w:author="Michael Hidalgo" w:date="2014-10-07T14:02:00Z"/>
          <w:rFonts w:cs="Arial"/>
          <w:lang w:val="es-ES"/>
        </w:rPr>
      </w:pPr>
    </w:p>
    <w:p w14:paraId="3C7C4E5C" w14:textId="77777777" w:rsidR="00200E57" w:rsidRDefault="00200E57" w:rsidP="00F4791D">
      <w:pPr>
        <w:widowControl w:val="0"/>
        <w:autoSpaceDE w:val="0"/>
        <w:autoSpaceDN w:val="0"/>
        <w:adjustRightInd w:val="0"/>
        <w:rPr>
          <w:rFonts w:cs="Arial"/>
          <w:lang w:val="es-ES"/>
        </w:rPr>
      </w:pPr>
    </w:p>
    <w:p w14:paraId="2A128D58" w14:textId="464431CB" w:rsidR="001F2A72" w:rsidRDefault="001F2A72" w:rsidP="006C2CBB">
      <w:pPr>
        <w:pStyle w:val="Ttulo3"/>
        <w:jc w:val="center"/>
        <w:rPr>
          <w:ins w:id="127" w:author="Michael Hidalgo" w:date="2014-10-06T18:32:00Z"/>
        </w:rPr>
      </w:pPr>
      <w:ins w:id="128" w:author="Michael Hidalgo" w:date="2014-10-06T18:32:00Z">
        <w:r>
          <w:t xml:space="preserve">Figura </w:t>
        </w:r>
        <w:r>
          <w:fldChar w:fldCharType="begin"/>
        </w:r>
        <w:r>
          <w:instrText xml:space="preserve"> SEQ Figura \* ARABIC </w:instrText>
        </w:r>
      </w:ins>
      <w:r>
        <w:fldChar w:fldCharType="separate"/>
      </w:r>
      <w:ins w:id="129" w:author="Michael Hidalgo" w:date="2014-10-06T22:20:00Z">
        <w:r w:rsidR="00F07E60">
          <w:rPr>
            <w:noProof/>
          </w:rPr>
          <w:t>2</w:t>
        </w:r>
      </w:ins>
      <w:ins w:id="130" w:author="Michael Hidalgo" w:date="2014-10-06T18:32:00Z">
        <w:r>
          <w:fldChar w:fldCharType="end"/>
        </w:r>
        <w:r>
          <w:t xml:space="preserve"> Organigrama Security </w:t>
        </w:r>
        <w:proofErr w:type="spellStart"/>
        <w:r>
          <w:t>Innovation</w:t>
        </w:r>
        <w:proofErr w:type="spellEnd"/>
      </w:ins>
    </w:p>
    <w:p w14:paraId="6F0DF4E0" w14:textId="77777777" w:rsidR="00F4791D" w:rsidRDefault="00F4791D" w:rsidP="00F4791D">
      <w:pPr>
        <w:widowControl w:val="0"/>
        <w:autoSpaceDE w:val="0"/>
        <w:autoSpaceDN w:val="0"/>
        <w:adjustRightInd w:val="0"/>
        <w:rPr>
          <w:rFonts w:cs="Arial"/>
          <w:lang w:val="es-ES"/>
        </w:rPr>
      </w:pPr>
      <w:r>
        <w:rPr>
          <w:rFonts w:cs="Arial"/>
          <w:noProof/>
          <w:lang w:val="es-ES" w:eastAsia="es-ES"/>
        </w:rPr>
        <w:lastRenderedPageBreak/>
        <w:drawing>
          <wp:inline distT="0" distB="0" distL="0" distR="0" wp14:anchorId="078BFB86" wp14:editId="203CF92E">
            <wp:extent cx="5647055" cy="6591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pdf"/>
                    <pic:cNvPicPr/>
                  </pic:nvPicPr>
                  <pic:blipFill>
                    <a:blip r:embed="rId13">
                      <a:extLst>
                        <a:ext uri="{28A0092B-C50C-407E-A947-70E740481C1C}">
                          <a14:useLocalDpi xmlns:a14="http://schemas.microsoft.com/office/drawing/2010/main" val="0"/>
                        </a:ext>
                      </a:extLst>
                    </a:blip>
                    <a:stretch>
                      <a:fillRect/>
                    </a:stretch>
                  </pic:blipFill>
                  <pic:spPr>
                    <a:xfrm>
                      <a:off x="0" y="0"/>
                      <a:ext cx="5648325" cy="6593417"/>
                    </a:xfrm>
                    <a:prstGeom prst="rect">
                      <a:avLst/>
                    </a:prstGeom>
                  </pic:spPr>
                </pic:pic>
              </a:graphicData>
            </a:graphic>
          </wp:inline>
        </w:drawing>
      </w:r>
    </w:p>
    <w:p w14:paraId="05783954" w14:textId="77777777" w:rsidR="00F4791D" w:rsidRDefault="00F4791D" w:rsidP="00F4791D">
      <w:pPr>
        <w:widowControl w:val="0"/>
        <w:autoSpaceDE w:val="0"/>
        <w:autoSpaceDN w:val="0"/>
        <w:adjustRightInd w:val="0"/>
        <w:jc w:val="center"/>
        <w:rPr>
          <w:rFonts w:cs="Arial"/>
          <w:lang w:val="es-ES"/>
        </w:rPr>
      </w:pPr>
      <w:r>
        <w:rPr>
          <w:rFonts w:cs="Arial"/>
          <w:lang w:val="es-ES"/>
        </w:rPr>
        <w:t xml:space="preserve">Fuente: Security </w:t>
      </w:r>
      <w:proofErr w:type="spellStart"/>
      <w:r>
        <w:rPr>
          <w:rFonts w:cs="Arial"/>
          <w:lang w:val="es-ES"/>
        </w:rPr>
        <w:t>Innovation</w:t>
      </w:r>
      <w:proofErr w:type="spellEnd"/>
    </w:p>
    <w:p w14:paraId="67D18969" w14:textId="6C915FB4" w:rsidR="00C31186" w:rsidRDefault="00C31186" w:rsidP="00F4791D"/>
    <w:p w14:paraId="6E6D3FB1" w14:textId="77777777" w:rsidR="002E2454" w:rsidRDefault="002E2454" w:rsidP="00F4791D"/>
    <w:p w14:paraId="703165C1" w14:textId="77777777" w:rsidR="002E2454" w:rsidRDefault="002E2454" w:rsidP="00F4791D"/>
    <w:p w14:paraId="32199214" w14:textId="77777777" w:rsidR="002E2454" w:rsidRDefault="002E2454" w:rsidP="00F4791D"/>
    <w:p w14:paraId="1A05D193" w14:textId="77777777" w:rsidR="002E2454" w:rsidRDefault="002E2454" w:rsidP="00F4791D"/>
    <w:p w14:paraId="6C45B2BE" w14:textId="77777777" w:rsidR="002E2454" w:rsidRDefault="002E2454" w:rsidP="00F4791D"/>
    <w:p w14:paraId="48E701A8" w14:textId="77777777" w:rsidR="002E2454" w:rsidRDefault="002E2454" w:rsidP="00F4791D"/>
    <w:p w14:paraId="613773C1" w14:textId="77777777" w:rsidR="002E2454" w:rsidRDefault="002E2454" w:rsidP="00F4791D"/>
    <w:p w14:paraId="27609845" w14:textId="77777777" w:rsidR="002E2454" w:rsidRDefault="002E2454" w:rsidP="00F4791D"/>
    <w:p w14:paraId="3FBE4AC9" w14:textId="77777777" w:rsidR="002E2454" w:rsidRDefault="002E2454" w:rsidP="00F4791D"/>
    <w:p w14:paraId="0247D1F2" w14:textId="77777777" w:rsidR="002E2454" w:rsidRDefault="002E2454" w:rsidP="00F4791D"/>
    <w:p w14:paraId="184DEAFC" w14:textId="77777777" w:rsidR="002E2454" w:rsidRDefault="002E2454" w:rsidP="00F4791D"/>
    <w:p w14:paraId="003C96A0" w14:textId="77777777" w:rsidR="002E2454" w:rsidRDefault="002E2454" w:rsidP="00F4791D"/>
    <w:p w14:paraId="2F6B30C6" w14:textId="77777777" w:rsidR="002E2454" w:rsidRDefault="002E2454" w:rsidP="00F4791D"/>
    <w:p w14:paraId="14D757A2" w14:textId="77777777" w:rsidR="002E2454" w:rsidRDefault="002E2454" w:rsidP="00D27F7A">
      <w:pPr>
        <w:pStyle w:val="Ttulo1"/>
        <w:spacing w:line="240" w:lineRule="auto"/>
        <w:jc w:val="right"/>
      </w:pPr>
      <w:bookmarkStart w:id="131" w:name="_Toc274415789"/>
      <w:r>
        <w:t>CAPÍTULO l</w:t>
      </w:r>
      <w:bookmarkEnd w:id="131"/>
    </w:p>
    <w:p w14:paraId="4FF51C65" w14:textId="2449A0B8" w:rsidR="002E2454" w:rsidRPr="002E2454" w:rsidRDefault="002E2454" w:rsidP="00D27F7A">
      <w:pPr>
        <w:pStyle w:val="Ttulo1"/>
        <w:spacing w:line="240" w:lineRule="auto"/>
        <w:jc w:val="right"/>
      </w:pPr>
      <w:bookmarkStart w:id="132" w:name="_Toc274415790"/>
      <w:r>
        <w:t>DIAGNÓSTICO</w:t>
      </w:r>
      <w:bookmarkEnd w:id="132"/>
    </w:p>
    <w:p w14:paraId="730B13A1" w14:textId="77777777" w:rsidR="002E2454" w:rsidRDefault="002E2454" w:rsidP="00F4791D"/>
    <w:p w14:paraId="0AFCEAC6" w14:textId="77777777" w:rsidR="002E2454" w:rsidRDefault="002E2454" w:rsidP="00F4791D"/>
    <w:p w14:paraId="23C754F8" w14:textId="77777777" w:rsidR="002E2454" w:rsidRDefault="002E2454" w:rsidP="00F4791D"/>
    <w:p w14:paraId="311379EC" w14:textId="77777777" w:rsidR="002E2454" w:rsidRDefault="002E2454" w:rsidP="00F4791D"/>
    <w:p w14:paraId="533925AE" w14:textId="77777777" w:rsidR="002E2454" w:rsidRDefault="002E2454" w:rsidP="00F4791D"/>
    <w:p w14:paraId="3F08F180" w14:textId="549E7C7A" w:rsidR="006F0DF8" w:rsidRPr="00D76E31" w:rsidRDefault="00D11064" w:rsidP="00D11064">
      <w:pPr>
        <w:pStyle w:val="Ttulo1"/>
      </w:pPr>
      <w:bookmarkStart w:id="133" w:name="_Toc274415791"/>
      <w:r w:rsidRPr="00D11064">
        <w:lastRenderedPageBreak/>
        <w:t>1</w:t>
      </w:r>
      <w:r>
        <w:t xml:space="preserve">.1 </w:t>
      </w:r>
      <w:r w:rsidR="002207A2" w:rsidRPr="00D11064">
        <w:t>Análisis</w:t>
      </w:r>
      <w:r w:rsidR="002207A2" w:rsidRPr="00D76E31">
        <w:t xml:space="preserve"> </w:t>
      </w:r>
      <w:r w:rsidR="006F0DF8" w:rsidRPr="00D76E31">
        <w:t>FODA</w:t>
      </w:r>
      <w:bookmarkEnd w:id="133"/>
    </w:p>
    <w:p w14:paraId="55259317" w14:textId="77777777" w:rsidR="00E970F3" w:rsidRDefault="002207A2" w:rsidP="00F375EC">
      <w:pPr>
        <w:widowControl w:val="0"/>
        <w:autoSpaceDE w:val="0"/>
        <w:autoSpaceDN w:val="0"/>
        <w:adjustRightInd w:val="0"/>
        <w:rPr>
          <w:rFonts w:cs="Arial"/>
          <w:lang w:val="es-ES"/>
        </w:rPr>
      </w:pPr>
      <w:r>
        <w:rPr>
          <w:rFonts w:cs="Arial"/>
          <w:lang w:val="es-ES"/>
        </w:rPr>
        <w:tab/>
        <w:t xml:space="preserve">Las siglas FODA hacen referencia a los conceptos de fortalezas, oportunidades, debilidades y amenazas respectivamente. </w:t>
      </w:r>
      <w:r w:rsidR="00393C47">
        <w:rPr>
          <w:rFonts w:cs="Arial"/>
          <w:lang w:val="es-ES"/>
        </w:rPr>
        <w:t xml:space="preserve">El autor </w:t>
      </w:r>
      <w:r w:rsidR="00894DB6">
        <w:rPr>
          <w:rFonts w:cs="Arial"/>
          <w:lang w:val="es-ES"/>
        </w:rPr>
        <w:t xml:space="preserve">        </w:t>
      </w:r>
      <w:proofErr w:type="spellStart"/>
      <w:r w:rsidR="00393C47">
        <w:rPr>
          <w:rFonts w:cs="Arial"/>
          <w:lang w:val="es-ES"/>
        </w:rPr>
        <w:t>Ioannou</w:t>
      </w:r>
      <w:proofErr w:type="spellEnd"/>
      <w:r w:rsidR="00393C47">
        <w:rPr>
          <w:rFonts w:cs="Arial"/>
          <w:lang w:val="es-ES"/>
        </w:rPr>
        <w:t xml:space="preserve"> (2012), refiriéndose a </w:t>
      </w:r>
      <w:r w:rsidR="008D7FE2">
        <w:rPr>
          <w:rFonts w:cs="Arial"/>
          <w:lang w:val="es-ES"/>
        </w:rPr>
        <w:t xml:space="preserve">este </w:t>
      </w:r>
      <w:r w:rsidR="00393C47">
        <w:rPr>
          <w:rFonts w:cs="Arial"/>
          <w:lang w:val="es-ES"/>
        </w:rPr>
        <w:t xml:space="preserve">tema </w:t>
      </w:r>
      <w:r w:rsidR="00ED2DB8">
        <w:rPr>
          <w:rFonts w:cs="Arial"/>
          <w:lang w:val="es-ES"/>
        </w:rPr>
        <w:t>detalla</w:t>
      </w:r>
      <w:r w:rsidR="00393C47">
        <w:rPr>
          <w:rFonts w:cs="Arial"/>
          <w:lang w:val="es-ES"/>
        </w:rPr>
        <w:t xml:space="preserve"> que “El análisis FODA, también conocido como matriz FO</w:t>
      </w:r>
      <w:r w:rsidR="00894DB6">
        <w:rPr>
          <w:rFonts w:cs="Arial"/>
          <w:lang w:val="es-ES"/>
        </w:rPr>
        <w:t xml:space="preserve">DA es un método usado para </w:t>
      </w:r>
      <w:r w:rsidR="00393C47">
        <w:rPr>
          <w:rFonts w:cs="Arial"/>
          <w:lang w:val="es-ES"/>
        </w:rPr>
        <w:t>determinar las fortalezas</w:t>
      </w:r>
      <w:r w:rsidR="00894DB6">
        <w:rPr>
          <w:rFonts w:cs="Arial"/>
          <w:lang w:val="es-ES"/>
        </w:rPr>
        <w:t xml:space="preserve">, debilidades, oportunidades y  </w:t>
      </w:r>
      <w:r w:rsidR="00393C47">
        <w:rPr>
          <w:rFonts w:cs="Arial"/>
          <w:lang w:val="es-ES"/>
        </w:rPr>
        <w:t>amenazas dentro de un proyecto o dentro del e</w:t>
      </w:r>
      <w:r w:rsidR="00894DB6">
        <w:rPr>
          <w:rFonts w:cs="Arial"/>
          <w:lang w:val="es-ES"/>
        </w:rPr>
        <w:t xml:space="preserve">ntorno de una empresa.”. </w:t>
      </w:r>
      <w:r w:rsidR="004E4DFB">
        <w:rPr>
          <w:rFonts w:cs="Arial"/>
          <w:lang w:val="es-ES"/>
        </w:rPr>
        <w:t xml:space="preserve">Este mismo autor además </w:t>
      </w:r>
      <w:r w:rsidR="00ED2DB8">
        <w:rPr>
          <w:rFonts w:cs="Arial"/>
          <w:lang w:val="es-ES"/>
        </w:rPr>
        <w:t xml:space="preserve">define un punto verdaderamente importante para poder identificar cada uno de </w:t>
      </w:r>
      <w:r w:rsidR="008D7FE2">
        <w:rPr>
          <w:rFonts w:cs="Arial"/>
          <w:lang w:val="es-ES"/>
        </w:rPr>
        <w:t xml:space="preserve">estos </w:t>
      </w:r>
      <w:r w:rsidR="00ED2DB8">
        <w:rPr>
          <w:rFonts w:cs="Arial"/>
          <w:lang w:val="es-ES"/>
        </w:rPr>
        <w:t>elementos al decir que</w:t>
      </w:r>
      <w:r w:rsidR="004E4DFB">
        <w:rPr>
          <w:rFonts w:cs="Arial"/>
          <w:lang w:val="es-ES"/>
        </w:rPr>
        <w:t xml:space="preserve"> </w:t>
      </w:r>
      <w:r w:rsidR="00E970F3">
        <w:rPr>
          <w:rFonts w:cs="Arial"/>
          <w:lang w:val="es-ES"/>
        </w:rPr>
        <w:t>:</w:t>
      </w:r>
    </w:p>
    <w:p w14:paraId="1D88CBA0" w14:textId="77777777" w:rsidR="006F0DF8" w:rsidRDefault="00E970F3" w:rsidP="00ED2DB8">
      <w:pPr>
        <w:widowControl w:val="0"/>
        <w:autoSpaceDE w:val="0"/>
        <w:autoSpaceDN w:val="0"/>
        <w:adjustRightInd w:val="0"/>
        <w:spacing w:line="360" w:lineRule="auto"/>
        <w:rPr>
          <w:rFonts w:cs="Arial"/>
          <w:lang w:val="es-ES"/>
        </w:rPr>
      </w:pPr>
      <w:r>
        <w:rPr>
          <w:rFonts w:cs="Arial"/>
          <w:lang w:val="es-ES"/>
        </w:rPr>
        <w:tab/>
      </w:r>
      <w:r w:rsidR="004E4DFB">
        <w:rPr>
          <w:rFonts w:cs="Arial"/>
          <w:lang w:val="es-ES"/>
        </w:rPr>
        <w:t xml:space="preserve">Las fortalezas y las debilidades son factores internos, los cuales son </w:t>
      </w:r>
      <w:r>
        <w:rPr>
          <w:rFonts w:cs="Arial"/>
          <w:lang w:val="es-ES"/>
        </w:rPr>
        <w:tab/>
      </w:r>
      <w:r w:rsidR="004E4DFB">
        <w:rPr>
          <w:rFonts w:cs="Arial"/>
          <w:lang w:val="es-ES"/>
        </w:rPr>
        <w:t xml:space="preserve">atribuidos a las acciones directas o a control o a la compañía o a los </w:t>
      </w:r>
      <w:r>
        <w:rPr>
          <w:rFonts w:cs="Arial"/>
          <w:lang w:val="es-ES"/>
        </w:rPr>
        <w:tab/>
        <w:t xml:space="preserve">empleados. Las oportunidades y las amenazas por otro lado, son </w:t>
      </w:r>
      <w:r>
        <w:rPr>
          <w:rFonts w:cs="Arial"/>
          <w:lang w:val="es-ES"/>
        </w:rPr>
        <w:tab/>
        <w:t>factores externos y están fuera de su control. (p</w:t>
      </w:r>
      <w:r w:rsidR="00445CCA">
        <w:rPr>
          <w:rFonts w:cs="Arial"/>
          <w:lang w:val="es-ES"/>
        </w:rPr>
        <w:t>.</w:t>
      </w:r>
      <w:r>
        <w:rPr>
          <w:rFonts w:cs="Arial"/>
          <w:lang w:val="es-ES"/>
        </w:rPr>
        <w:t xml:space="preserve"> 2). </w:t>
      </w:r>
    </w:p>
    <w:p w14:paraId="23F86CAD" w14:textId="77777777" w:rsidR="00ED2DB8" w:rsidRDefault="00ED2DB8" w:rsidP="00ED2DB8">
      <w:pPr>
        <w:widowControl w:val="0"/>
        <w:autoSpaceDE w:val="0"/>
        <w:autoSpaceDN w:val="0"/>
        <w:adjustRightInd w:val="0"/>
        <w:spacing w:line="360" w:lineRule="auto"/>
        <w:rPr>
          <w:rFonts w:cs="Arial"/>
          <w:lang w:val="es-ES"/>
        </w:rPr>
      </w:pPr>
    </w:p>
    <w:p w14:paraId="0C6E017E" w14:textId="77777777" w:rsidR="00393C47" w:rsidRDefault="00393C47" w:rsidP="006F0DF8">
      <w:pPr>
        <w:widowControl w:val="0"/>
        <w:autoSpaceDE w:val="0"/>
        <w:autoSpaceDN w:val="0"/>
        <w:adjustRightInd w:val="0"/>
        <w:rPr>
          <w:rFonts w:cs="Arial"/>
          <w:lang w:val="es-ES"/>
        </w:rPr>
      </w:pPr>
      <w:r>
        <w:rPr>
          <w:rFonts w:cs="Arial"/>
          <w:lang w:val="es-ES"/>
        </w:rPr>
        <w:t xml:space="preserve">La importancia de </w:t>
      </w:r>
      <w:r w:rsidR="008D7FE2">
        <w:rPr>
          <w:rFonts w:cs="Arial"/>
          <w:lang w:val="es-ES"/>
        </w:rPr>
        <w:t xml:space="preserve">este </w:t>
      </w:r>
      <w:r>
        <w:rPr>
          <w:rFonts w:cs="Arial"/>
          <w:lang w:val="es-ES"/>
        </w:rPr>
        <w:t xml:space="preserve">análisis es </w:t>
      </w:r>
      <w:r w:rsidR="000808D9">
        <w:rPr>
          <w:rFonts w:cs="Arial"/>
          <w:lang w:val="es-ES"/>
        </w:rPr>
        <w:t>definido ampliamente</w:t>
      </w:r>
      <w:r w:rsidR="00894DB6">
        <w:rPr>
          <w:rFonts w:cs="Arial"/>
          <w:lang w:val="es-ES"/>
        </w:rPr>
        <w:t xml:space="preserve"> por </w:t>
      </w:r>
      <w:r w:rsidR="000808D9">
        <w:rPr>
          <w:rFonts w:cs="Arial"/>
          <w:lang w:val="es-ES"/>
        </w:rPr>
        <w:t>Lawrence G</w:t>
      </w:r>
      <w:r w:rsidR="00894DB6">
        <w:rPr>
          <w:rFonts w:cs="Arial"/>
          <w:lang w:val="es-ES"/>
        </w:rPr>
        <w:t>. Fine</w:t>
      </w:r>
      <w:r w:rsidR="000808D9">
        <w:rPr>
          <w:rFonts w:cs="Arial"/>
          <w:lang w:val="es-ES"/>
        </w:rPr>
        <w:t xml:space="preserve"> (2011) cuando indica que:</w:t>
      </w:r>
    </w:p>
    <w:p w14:paraId="733BEDAD" w14:textId="77777777" w:rsidR="001C7404" w:rsidRDefault="00393C47" w:rsidP="00346337">
      <w:pPr>
        <w:widowControl w:val="0"/>
        <w:autoSpaceDE w:val="0"/>
        <w:autoSpaceDN w:val="0"/>
        <w:adjustRightInd w:val="0"/>
        <w:spacing w:line="360" w:lineRule="auto"/>
        <w:rPr>
          <w:rFonts w:cs="Arial"/>
          <w:lang w:val="es-ES"/>
        </w:rPr>
      </w:pPr>
      <w:r>
        <w:rPr>
          <w:rFonts w:cs="Arial"/>
          <w:lang w:val="es-ES"/>
        </w:rPr>
        <w:tab/>
        <w:t xml:space="preserve">Decisiones importantes son tomadas todos los días por cada uno de </w:t>
      </w:r>
      <w:r>
        <w:rPr>
          <w:rFonts w:cs="Arial"/>
          <w:lang w:val="es-ES"/>
        </w:rPr>
        <w:tab/>
        <w:t>nosotros. Hay momentos en que necesitamos hacer un rápido juicio</w:t>
      </w:r>
      <w:r w:rsidR="000808D9">
        <w:rPr>
          <w:rFonts w:cs="Arial"/>
          <w:lang w:val="es-ES"/>
        </w:rPr>
        <w:t xml:space="preserve"> y </w:t>
      </w:r>
      <w:r w:rsidR="000808D9">
        <w:rPr>
          <w:rFonts w:cs="Arial"/>
          <w:lang w:val="es-ES"/>
        </w:rPr>
        <w:tab/>
        <w:t xml:space="preserve">basamos esas decisiones en la información que tenemos disponible. </w:t>
      </w:r>
      <w:r w:rsidR="000808D9">
        <w:rPr>
          <w:rFonts w:cs="Arial"/>
          <w:lang w:val="es-ES"/>
        </w:rPr>
        <w:tab/>
        <w:t xml:space="preserve">Sin embargo, hay otras situaciones donde hay que observar diferentes </w:t>
      </w:r>
      <w:r w:rsidR="000808D9">
        <w:rPr>
          <w:rFonts w:cs="Arial"/>
          <w:lang w:val="es-ES"/>
        </w:rPr>
        <w:tab/>
        <w:t xml:space="preserve">factores disponibles y en éstos casos es cuando se necesita usar el </w:t>
      </w:r>
      <w:r w:rsidR="000808D9">
        <w:rPr>
          <w:rFonts w:cs="Arial"/>
          <w:lang w:val="es-ES"/>
        </w:rPr>
        <w:tab/>
        <w:t>análisis FODA (</w:t>
      </w:r>
      <w:r w:rsidR="00445CCA">
        <w:rPr>
          <w:rFonts w:cs="Arial"/>
          <w:lang w:val="es-ES"/>
        </w:rPr>
        <w:t>p</w:t>
      </w:r>
      <w:r w:rsidR="000808D9">
        <w:rPr>
          <w:rFonts w:cs="Arial"/>
          <w:lang w:val="es-ES"/>
        </w:rPr>
        <w:t>. 1).</w:t>
      </w:r>
    </w:p>
    <w:p w14:paraId="5D19FACF" w14:textId="77777777" w:rsidR="00894DB6" w:rsidRDefault="00894DB6" w:rsidP="00346337">
      <w:pPr>
        <w:widowControl w:val="0"/>
        <w:autoSpaceDE w:val="0"/>
        <w:autoSpaceDN w:val="0"/>
        <w:adjustRightInd w:val="0"/>
        <w:spacing w:line="360" w:lineRule="auto"/>
        <w:rPr>
          <w:rFonts w:cs="Arial"/>
          <w:lang w:val="es-ES"/>
        </w:rPr>
      </w:pPr>
    </w:p>
    <w:p w14:paraId="48B7C5DE" w14:textId="77777777" w:rsidR="000808D9" w:rsidRDefault="00346337" w:rsidP="001C7404">
      <w:pPr>
        <w:widowControl w:val="0"/>
        <w:autoSpaceDE w:val="0"/>
        <w:autoSpaceDN w:val="0"/>
        <w:adjustRightInd w:val="0"/>
        <w:rPr>
          <w:rFonts w:cs="Arial"/>
          <w:lang w:val="es-ES"/>
        </w:rPr>
      </w:pPr>
      <w:r>
        <w:rPr>
          <w:rFonts w:cs="Arial"/>
          <w:lang w:val="es-ES"/>
        </w:rPr>
        <w:tab/>
      </w:r>
      <w:r w:rsidR="000808D9">
        <w:rPr>
          <w:rFonts w:cs="Arial"/>
          <w:lang w:val="es-ES"/>
        </w:rPr>
        <w:t xml:space="preserve">Partiendo de los dos enfoques propuestos por los autores, se puede </w:t>
      </w:r>
      <w:r w:rsidR="00ED2DB8">
        <w:rPr>
          <w:rFonts w:cs="Arial"/>
          <w:lang w:val="es-ES"/>
        </w:rPr>
        <w:t>comprender</w:t>
      </w:r>
      <w:r w:rsidR="000808D9">
        <w:rPr>
          <w:rFonts w:cs="Arial"/>
          <w:lang w:val="es-ES"/>
        </w:rPr>
        <w:t xml:space="preserve"> que el análisis FODA es una herramienta o técnica muy </w:t>
      </w:r>
      <w:r w:rsidR="000808D9">
        <w:rPr>
          <w:rFonts w:cs="Arial"/>
          <w:lang w:val="es-ES"/>
        </w:rPr>
        <w:lastRenderedPageBreak/>
        <w:t>importante para el proceso de toma de decisiones.</w:t>
      </w:r>
      <w:r w:rsidR="004E4DFB">
        <w:rPr>
          <w:rFonts w:cs="Arial"/>
          <w:lang w:val="es-ES"/>
        </w:rPr>
        <w:t xml:space="preserve"> Inclusive Fine (2011) sostiene que “El resultado del análisis FODA es ver la realidad de su negocio o sus ideas. También le dará una lista de puntos de acción, los cuales usted deberá seguir”. </w:t>
      </w:r>
    </w:p>
    <w:p w14:paraId="4D2EBA5A" w14:textId="77777777" w:rsidR="00ED2DB8" w:rsidRDefault="00ED2DB8" w:rsidP="001C7404">
      <w:pPr>
        <w:widowControl w:val="0"/>
        <w:autoSpaceDE w:val="0"/>
        <w:autoSpaceDN w:val="0"/>
        <w:adjustRightInd w:val="0"/>
        <w:rPr>
          <w:rFonts w:cs="Arial"/>
          <w:lang w:val="es-ES"/>
        </w:rPr>
      </w:pPr>
      <w:r>
        <w:rPr>
          <w:rFonts w:cs="Arial"/>
          <w:lang w:val="es-ES"/>
        </w:rPr>
        <w:tab/>
      </w:r>
      <w:r w:rsidR="005D5A60">
        <w:rPr>
          <w:rFonts w:cs="Arial"/>
          <w:lang w:val="es-ES"/>
        </w:rPr>
        <w:t>Es relevante comprender cada uno de los elementos que forman parte del análisis FODA, a fin de proceder de forma correcta en el momento de recopilar la información y de principalmente identificar como afectan dichos elementos el prototipo funcional propuesto.</w:t>
      </w:r>
    </w:p>
    <w:p w14:paraId="14AFED55" w14:textId="77777777" w:rsidR="005D5A60" w:rsidRPr="00D248D3" w:rsidRDefault="005D5A60" w:rsidP="00D248D3">
      <w:pPr>
        <w:pStyle w:val="Prrafodelista"/>
        <w:numPr>
          <w:ilvl w:val="0"/>
          <w:numId w:val="20"/>
        </w:numPr>
        <w:rPr>
          <w:lang w:val="es-ES"/>
        </w:rPr>
      </w:pPr>
      <w:r w:rsidRPr="00D248D3">
        <w:rPr>
          <w:lang w:val="es-ES"/>
        </w:rPr>
        <w:t xml:space="preserve">Fortaleza: Las fortalezas forman parte del análisis interno de la organización. Una definición </w:t>
      </w:r>
      <w:r w:rsidR="008D7FE2" w:rsidRPr="00D248D3">
        <w:rPr>
          <w:lang w:val="es-ES"/>
        </w:rPr>
        <w:t>m</w:t>
      </w:r>
      <w:r w:rsidR="008D7FE2">
        <w:rPr>
          <w:lang w:val="es-CR"/>
        </w:rPr>
        <w:t>á</w:t>
      </w:r>
      <w:r w:rsidR="008D7FE2" w:rsidRPr="00D248D3">
        <w:rPr>
          <w:lang w:val="es-ES"/>
        </w:rPr>
        <w:t xml:space="preserve">s </w:t>
      </w:r>
      <w:r w:rsidRPr="00D248D3">
        <w:rPr>
          <w:lang w:val="es-ES"/>
        </w:rPr>
        <w:t>am</w:t>
      </w:r>
      <w:r w:rsidR="001C39CA">
        <w:rPr>
          <w:lang w:val="es-ES"/>
        </w:rPr>
        <w:t xml:space="preserve">plia brindada por </w:t>
      </w:r>
      <w:proofErr w:type="spellStart"/>
      <w:r w:rsidR="001C39CA">
        <w:rPr>
          <w:lang w:val="es-ES"/>
        </w:rPr>
        <w:t>Ioannou</w:t>
      </w:r>
      <w:proofErr w:type="spellEnd"/>
      <w:r w:rsidR="001C39CA">
        <w:rPr>
          <w:lang w:val="es-ES"/>
        </w:rPr>
        <w:t xml:space="preserve"> </w:t>
      </w:r>
      <w:r w:rsidRPr="00D248D3">
        <w:rPr>
          <w:lang w:val="es-ES"/>
        </w:rPr>
        <w:t xml:space="preserve">(2012) detalla que “La fortaleza de una compañía son sus recursos y las capacidades que pueden ser usadas para desarrollar una ventaja competitiva”. </w:t>
      </w:r>
    </w:p>
    <w:p w14:paraId="3C30992A" w14:textId="77777777" w:rsidR="005D5A60" w:rsidRDefault="005D5A60" w:rsidP="00D248D3">
      <w:pPr>
        <w:pStyle w:val="Prrafodelista"/>
        <w:numPr>
          <w:ilvl w:val="0"/>
          <w:numId w:val="20"/>
        </w:numPr>
        <w:rPr>
          <w:rFonts w:cs="Arial"/>
          <w:lang w:val="es-ES"/>
        </w:rPr>
      </w:pPr>
      <w:r>
        <w:rPr>
          <w:rFonts w:cs="Arial"/>
          <w:lang w:val="es-ES"/>
        </w:rPr>
        <w:t>Debilidades o Limitaciones: Las debilidades también forman parte del análisis interno</w:t>
      </w:r>
      <w:r w:rsidR="00D47F77">
        <w:rPr>
          <w:rFonts w:cs="Arial"/>
          <w:lang w:val="es-ES"/>
        </w:rPr>
        <w:t xml:space="preserve">. Claramente </w:t>
      </w:r>
      <w:proofErr w:type="spellStart"/>
      <w:r w:rsidR="00D47F77">
        <w:rPr>
          <w:rFonts w:cs="Arial"/>
          <w:lang w:val="es-ES"/>
        </w:rPr>
        <w:t>Ioannou</w:t>
      </w:r>
      <w:proofErr w:type="spellEnd"/>
      <w:r w:rsidR="00D47F77">
        <w:rPr>
          <w:rFonts w:cs="Arial"/>
          <w:lang w:val="es-ES"/>
        </w:rPr>
        <w:t xml:space="preserve"> (2012) dice que una debilidad es “la ausencia de una fortaleza en la organización</w:t>
      </w:r>
      <w:r w:rsidR="002F55D9">
        <w:rPr>
          <w:rFonts w:cs="Arial"/>
          <w:lang w:val="es-ES"/>
        </w:rPr>
        <w:t>”</w:t>
      </w:r>
      <w:r w:rsidR="00D47F77">
        <w:rPr>
          <w:rFonts w:cs="Arial"/>
          <w:lang w:val="es-ES"/>
        </w:rPr>
        <w:t>. Es muy importante reconocer las debilidades, principalmente porque</w:t>
      </w:r>
      <w:r w:rsidR="00445CCA">
        <w:rPr>
          <w:rFonts w:cs="Arial"/>
          <w:lang w:val="es-ES"/>
        </w:rPr>
        <w:t xml:space="preserve"> en términos de     Fine</w:t>
      </w:r>
      <w:r w:rsidR="00D47F77">
        <w:rPr>
          <w:rFonts w:cs="Arial"/>
          <w:lang w:val="es-ES"/>
        </w:rPr>
        <w:t xml:space="preserve"> (2011), se puede concluir en que las debilidades existen en toda organización y es necesario determinar como se va a lidiar con ellas.</w:t>
      </w:r>
    </w:p>
    <w:p w14:paraId="2F70BE72" w14:textId="77777777" w:rsidR="00D47F77" w:rsidRDefault="00D47F77" w:rsidP="00D248D3">
      <w:pPr>
        <w:pStyle w:val="Prrafodelista"/>
        <w:numPr>
          <w:ilvl w:val="0"/>
          <w:numId w:val="20"/>
        </w:numPr>
        <w:rPr>
          <w:rFonts w:cs="Arial"/>
          <w:lang w:val="es-ES"/>
        </w:rPr>
      </w:pPr>
      <w:r>
        <w:rPr>
          <w:rFonts w:cs="Arial"/>
          <w:lang w:val="es-ES"/>
        </w:rPr>
        <w:t>Oportunidades :</w:t>
      </w:r>
      <w:r w:rsidR="00162F80">
        <w:rPr>
          <w:rFonts w:cs="Arial"/>
          <w:lang w:val="es-ES"/>
        </w:rPr>
        <w:t xml:space="preserve"> Las oportunidades son situaciones que se presentan y que pueden generar un beneficio para la organización. Identificar las oportunidades es un proceso importa</w:t>
      </w:r>
      <w:r w:rsidR="00445CCA">
        <w:rPr>
          <w:rFonts w:cs="Arial"/>
          <w:lang w:val="es-ES"/>
        </w:rPr>
        <w:t xml:space="preserve">nte, ya que palabras de     </w:t>
      </w:r>
      <w:proofErr w:type="spellStart"/>
      <w:r w:rsidR="00445CCA">
        <w:rPr>
          <w:rFonts w:cs="Arial"/>
          <w:lang w:val="es-ES"/>
        </w:rPr>
        <w:lastRenderedPageBreak/>
        <w:t>Ioannou</w:t>
      </w:r>
      <w:proofErr w:type="spellEnd"/>
      <w:r w:rsidR="00445CCA">
        <w:rPr>
          <w:rFonts w:cs="Arial"/>
          <w:lang w:val="es-ES"/>
        </w:rPr>
        <w:t xml:space="preserve"> </w:t>
      </w:r>
      <w:r w:rsidR="00162F80">
        <w:rPr>
          <w:rFonts w:cs="Arial"/>
          <w:lang w:val="es-ES"/>
        </w:rPr>
        <w:t xml:space="preserve">(2012), el proceso de identificar oportunidades consiste en “Identificar oportunidades de crecimiento o de mejorar la rentabilidad de un negocio”. Así mismo, refiriéndose a oportunidades Fine (2011) dice que “Hay oportunidades alrededor de nosotros, pero la mayoría del tiempo las perdemos porque estamos demasiado enfocados </w:t>
      </w:r>
      <w:r w:rsidR="00445CCA">
        <w:rPr>
          <w:rFonts w:cs="Arial"/>
          <w:lang w:val="es-ES"/>
        </w:rPr>
        <w:t xml:space="preserve">en aspectos negativos”. </w:t>
      </w:r>
    </w:p>
    <w:p w14:paraId="1346DB42" w14:textId="642E7A2C" w:rsidR="00D46799" w:rsidRDefault="00162F80" w:rsidP="00D248D3">
      <w:pPr>
        <w:pStyle w:val="Prrafodelista"/>
        <w:numPr>
          <w:ilvl w:val="0"/>
          <w:numId w:val="20"/>
        </w:numPr>
        <w:rPr>
          <w:rFonts w:cs="Arial"/>
          <w:lang w:val="es-ES"/>
        </w:rPr>
      </w:pPr>
      <w:r>
        <w:rPr>
          <w:rFonts w:cs="Arial"/>
          <w:lang w:val="es-ES"/>
        </w:rPr>
        <w:t>Amenazas:</w:t>
      </w:r>
      <w:r w:rsidR="00D46799">
        <w:rPr>
          <w:rFonts w:cs="Arial"/>
          <w:lang w:val="es-ES"/>
        </w:rPr>
        <w:t xml:space="preserve"> Una amenaza es un factor externo que puede causar un efecto adverso o negativo a la organización. En términos de riesgo,</w:t>
      </w:r>
      <w:r w:rsidR="00CE7503">
        <w:rPr>
          <w:rFonts w:cs="Arial"/>
          <w:lang w:val="es-ES"/>
        </w:rPr>
        <w:t xml:space="preserve"> el experto en </w:t>
      </w:r>
      <w:r w:rsidR="00B83303">
        <w:rPr>
          <w:rFonts w:cs="Arial"/>
          <w:lang w:val="es-ES"/>
        </w:rPr>
        <w:t>seguridad</w:t>
      </w:r>
      <w:r w:rsidR="00D46799">
        <w:rPr>
          <w:rFonts w:cs="Arial"/>
          <w:lang w:val="es-ES"/>
        </w:rPr>
        <w:t xml:space="preserve"> Paul(2011) se refiere a una amenaza como “</w:t>
      </w:r>
      <w:r w:rsidR="007E3152">
        <w:rPr>
          <w:rFonts w:cs="Arial"/>
          <w:lang w:val="es-ES"/>
        </w:rPr>
        <w:t xml:space="preserve">… </w:t>
      </w:r>
      <w:r w:rsidR="001C39CA">
        <w:rPr>
          <w:rFonts w:cs="Arial"/>
          <w:lang w:val="es-ES"/>
        </w:rPr>
        <w:t xml:space="preserve">es </w:t>
      </w:r>
      <w:r w:rsidR="00D46799">
        <w:rPr>
          <w:rFonts w:cs="Arial"/>
          <w:lang w:val="es-ES"/>
        </w:rPr>
        <w:t xml:space="preserve">meramente la posibilidad de que un evento potencialmente dañino o no deseado ocurra”. Para </w:t>
      </w:r>
      <w:proofErr w:type="spellStart"/>
      <w:r w:rsidR="00D46799">
        <w:rPr>
          <w:rFonts w:cs="Arial"/>
          <w:lang w:val="es-ES"/>
        </w:rPr>
        <w:t>Ioannou</w:t>
      </w:r>
      <w:proofErr w:type="spellEnd"/>
      <w:r w:rsidR="00D46799">
        <w:rPr>
          <w:rFonts w:cs="Arial"/>
          <w:lang w:val="es-ES"/>
        </w:rPr>
        <w:t xml:space="preserve"> (2012), algunos ejemplos de amenazas lo constituyen los competidores que venden el mismo producto, cambios bruscos en los impuestos, trabajadores habilidosos escasos.</w:t>
      </w:r>
    </w:p>
    <w:p w14:paraId="20561D2A" w14:textId="77777777" w:rsidR="00A82310" w:rsidRDefault="00A82310" w:rsidP="00A82310">
      <w:pPr>
        <w:widowControl w:val="0"/>
        <w:autoSpaceDE w:val="0"/>
        <w:autoSpaceDN w:val="0"/>
        <w:adjustRightInd w:val="0"/>
        <w:rPr>
          <w:rFonts w:cs="Arial"/>
          <w:lang w:val="es-ES"/>
        </w:rPr>
      </w:pPr>
      <w:r>
        <w:rPr>
          <w:rFonts w:cs="Arial"/>
          <w:lang w:val="es-ES"/>
        </w:rPr>
        <w:tab/>
      </w:r>
      <w:r w:rsidR="00D46799" w:rsidRPr="00D46799">
        <w:rPr>
          <w:rFonts w:cs="Arial"/>
          <w:lang w:val="es-ES"/>
        </w:rPr>
        <w:t xml:space="preserve"> </w:t>
      </w:r>
      <w:r>
        <w:rPr>
          <w:rFonts w:cs="Arial"/>
          <w:lang w:val="es-ES"/>
        </w:rPr>
        <w:t>Tomando en consideración el punto de vista de los autores y de los elementos que constituyen el análisis FODA, se  puede</w:t>
      </w:r>
      <w:r w:rsidR="0070410F">
        <w:rPr>
          <w:rFonts w:cs="Arial"/>
          <w:lang w:val="es-ES"/>
        </w:rPr>
        <w:t xml:space="preserve"> rescatar que realizar éste análisis de forma correcta ayuda de forma sustancial en el proceso de tomar decisiones de forma más </w:t>
      </w:r>
      <w:r w:rsidR="00FA53B5">
        <w:rPr>
          <w:rFonts w:cs="Arial"/>
          <w:lang w:val="es-ES"/>
        </w:rPr>
        <w:t>asertiva</w:t>
      </w:r>
      <w:r w:rsidR="0070410F">
        <w:rPr>
          <w:rFonts w:cs="Arial"/>
          <w:lang w:val="es-ES"/>
        </w:rPr>
        <w:t>.</w:t>
      </w:r>
    </w:p>
    <w:p w14:paraId="22A991DA" w14:textId="77777777" w:rsidR="00923142" w:rsidRDefault="00923142" w:rsidP="00A82310">
      <w:pPr>
        <w:widowControl w:val="0"/>
        <w:autoSpaceDE w:val="0"/>
        <w:autoSpaceDN w:val="0"/>
        <w:adjustRightInd w:val="0"/>
        <w:rPr>
          <w:rFonts w:cs="Arial"/>
          <w:lang w:val="es-ES"/>
        </w:rPr>
      </w:pPr>
    </w:p>
    <w:p w14:paraId="5E4D1782" w14:textId="77777777" w:rsidR="00923142" w:rsidRDefault="00923142" w:rsidP="00A82310">
      <w:pPr>
        <w:widowControl w:val="0"/>
        <w:autoSpaceDE w:val="0"/>
        <w:autoSpaceDN w:val="0"/>
        <w:adjustRightInd w:val="0"/>
        <w:rPr>
          <w:rFonts w:cs="Arial"/>
          <w:lang w:val="es-ES"/>
        </w:rPr>
      </w:pPr>
    </w:p>
    <w:p w14:paraId="4E8BC2B9" w14:textId="77777777" w:rsidR="00923142" w:rsidRDefault="00923142" w:rsidP="00A82310">
      <w:pPr>
        <w:widowControl w:val="0"/>
        <w:autoSpaceDE w:val="0"/>
        <w:autoSpaceDN w:val="0"/>
        <w:adjustRightInd w:val="0"/>
        <w:rPr>
          <w:rFonts w:cs="Arial"/>
          <w:lang w:val="es-ES"/>
        </w:rPr>
      </w:pPr>
    </w:p>
    <w:p w14:paraId="62BA0DA5" w14:textId="77777777" w:rsidR="00ED2DB8" w:rsidRDefault="00ED2DB8" w:rsidP="001C7404">
      <w:pPr>
        <w:widowControl w:val="0"/>
        <w:autoSpaceDE w:val="0"/>
        <w:autoSpaceDN w:val="0"/>
        <w:adjustRightInd w:val="0"/>
        <w:rPr>
          <w:rFonts w:cs="Arial"/>
          <w:lang w:val="es-ES"/>
        </w:rPr>
      </w:pPr>
    </w:p>
    <w:p w14:paraId="16AA5600" w14:textId="77777777" w:rsidR="00741BAA" w:rsidRDefault="004E4DFB" w:rsidP="00D248D3">
      <w:pPr>
        <w:widowControl w:val="0"/>
        <w:autoSpaceDE w:val="0"/>
        <w:autoSpaceDN w:val="0"/>
        <w:adjustRightInd w:val="0"/>
        <w:rPr>
          <w:rFonts w:cs="Arial"/>
          <w:lang w:val="es-ES"/>
        </w:rPr>
      </w:pPr>
      <w:r>
        <w:rPr>
          <w:rFonts w:cs="Arial"/>
          <w:lang w:val="es-ES"/>
        </w:rPr>
        <w:tab/>
        <w:t xml:space="preserve"> </w:t>
      </w:r>
    </w:p>
    <w:p w14:paraId="1FB1F66C" w14:textId="77777777" w:rsidR="002D094F" w:rsidRDefault="002D094F" w:rsidP="00D248D3">
      <w:pPr>
        <w:widowControl w:val="0"/>
        <w:autoSpaceDE w:val="0"/>
        <w:autoSpaceDN w:val="0"/>
        <w:adjustRightInd w:val="0"/>
        <w:rPr>
          <w:rFonts w:cs="Arial"/>
          <w:lang w:val="es-ES"/>
        </w:rPr>
      </w:pPr>
    </w:p>
    <w:p w14:paraId="09475E76" w14:textId="24429BC8" w:rsidR="002D094F" w:rsidRDefault="00097D60" w:rsidP="002D094F">
      <w:pPr>
        <w:pStyle w:val="Ttulo2"/>
        <w:rPr>
          <w:lang w:val="es-ES"/>
        </w:rPr>
      </w:pPr>
      <w:bookmarkStart w:id="134" w:name="_Toc274415792"/>
      <w:r>
        <w:rPr>
          <w:lang w:val="es-ES"/>
        </w:rPr>
        <w:lastRenderedPageBreak/>
        <w:t>1.2</w:t>
      </w:r>
      <w:r w:rsidR="001E0191">
        <w:rPr>
          <w:lang w:val="es-ES"/>
        </w:rPr>
        <w:t xml:space="preserve"> </w:t>
      </w:r>
      <w:r w:rsidR="002D094F">
        <w:rPr>
          <w:lang w:val="es-ES"/>
        </w:rPr>
        <w:t>Análisis FODA para el prototipo funcional.</w:t>
      </w:r>
      <w:bookmarkEnd w:id="134"/>
    </w:p>
    <w:p w14:paraId="11FF8473" w14:textId="77777777" w:rsidR="002D094F" w:rsidRPr="002D094F" w:rsidRDefault="002D094F" w:rsidP="002D094F">
      <w:r>
        <w:tab/>
        <w:t>A continuación se presenta en forma de matriz los principales elementos que forman parte del FODA para el prototipo funcional. Dicha matriz agrupa los factores internos y externos de forma tal que su apreciación sea clara.</w:t>
      </w:r>
    </w:p>
    <w:tbl>
      <w:tblPr>
        <w:tblStyle w:val="Tablaconcuadrcula"/>
        <w:tblW w:w="9039" w:type="dxa"/>
        <w:tblLook w:val="04A0" w:firstRow="1" w:lastRow="0" w:firstColumn="1" w:lastColumn="0" w:noHBand="0" w:noVBand="1"/>
      </w:tblPr>
      <w:tblGrid>
        <w:gridCol w:w="4262"/>
        <w:gridCol w:w="99"/>
        <w:gridCol w:w="4678"/>
      </w:tblGrid>
      <w:tr w:rsidR="00BA5A10" w14:paraId="2A7A0FA8" w14:textId="77777777" w:rsidTr="00BA5A10">
        <w:tc>
          <w:tcPr>
            <w:tcW w:w="9039" w:type="dxa"/>
            <w:gridSpan w:val="3"/>
          </w:tcPr>
          <w:p w14:paraId="1288F05E" w14:textId="77777777" w:rsidR="00BA5A10" w:rsidRPr="007D46D4" w:rsidRDefault="00BA5A10" w:rsidP="00BA5A10">
            <w:pPr>
              <w:jc w:val="center"/>
              <w:rPr>
                <w:rFonts w:cs="Arial"/>
                <w:lang w:val="es-ES"/>
              </w:rPr>
            </w:pPr>
            <w:r w:rsidRPr="007D46D4">
              <w:rPr>
                <w:rFonts w:cs="Arial"/>
                <w:lang w:val="es-ES"/>
              </w:rPr>
              <w:t>Intern</w:t>
            </w:r>
            <w:r w:rsidR="00B85164">
              <w:rPr>
                <w:rFonts w:cs="Arial"/>
                <w:lang w:val="es-ES"/>
              </w:rPr>
              <w:t>as</w:t>
            </w:r>
          </w:p>
        </w:tc>
      </w:tr>
      <w:tr w:rsidR="00BA5A10" w14:paraId="7E183756" w14:textId="77777777" w:rsidTr="00BA5A10">
        <w:tc>
          <w:tcPr>
            <w:tcW w:w="4361" w:type="dxa"/>
            <w:gridSpan w:val="2"/>
          </w:tcPr>
          <w:p w14:paraId="27B75AC7" w14:textId="77777777" w:rsidR="00BA5A10" w:rsidRPr="007D46D4" w:rsidRDefault="00BA5A10" w:rsidP="007D46D4">
            <w:pPr>
              <w:jc w:val="center"/>
              <w:rPr>
                <w:rFonts w:cs="Arial"/>
                <w:lang w:val="es-ES"/>
              </w:rPr>
            </w:pPr>
            <w:r w:rsidRPr="007D46D4">
              <w:rPr>
                <w:rFonts w:cs="Arial"/>
                <w:lang w:val="es-ES"/>
              </w:rPr>
              <w:t>Fortalezas</w:t>
            </w:r>
          </w:p>
        </w:tc>
        <w:tc>
          <w:tcPr>
            <w:tcW w:w="4678" w:type="dxa"/>
          </w:tcPr>
          <w:p w14:paraId="4022475B" w14:textId="77777777" w:rsidR="00BA5A10" w:rsidRPr="007D46D4" w:rsidRDefault="00BA5A10" w:rsidP="007D46D4">
            <w:pPr>
              <w:jc w:val="center"/>
              <w:rPr>
                <w:rFonts w:cs="Arial"/>
                <w:lang w:val="es-ES"/>
              </w:rPr>
            </w:pPr>
            <w:r w:rsidRPr="007D46D4">
              <w:rPr>
                <w:rFonts w:cs="Arial"/>
                <w:lang w:val="es-ES"/>
              </w:rPr>
              <w:t>Debilidades</w:t>
            </w:r>
          </w:p>
        </w:tc>
      </w:tr>
      <w:tr w:rsidR="00BA5A10" w14:paraId="27201EEC" w14:textId="77777777" w:rsidTr="00BA5A10">
        <w:trPr>
          <w:trHeight w:val="2315"/>
        </w:trPr>
        <w:tc>
          <w:tcPr>
            <w:tcW w:w="4361" w:type="dxa"/>
            <w:gridSpan w:val="2"/>
          </w:tcPr>
          <w:p w14:paraId="020FD0D0" w14:textId="77777777" w:rsidR="00BA5A10" w:rsidRPr="007D46D4" w:rsidRDefault="007250F5" w:rsidP="002B08E6">
            <w:pPr>
              <w:pStyle w:val="Prrafodelista"/>
              <w:numPr>
                <w:ilvl w:val="0"/>
                <w:numId w:val="4"/>
              </w:numPr>
              <w:spacing w:line="240" w:lineRule="auto"/>
              <w:rPr>
                <w:sz w:val="28"/>
                <w:szCs w:val="28"/>
              </w:rPr>
            </w:pPr>
            <w:r>
              <w:t>A</w:t>
            </w:r>
            <w:r w:rsidR="007D46D4">
              <w:t>mplia experiencia en el mercado de la seguridad de las aplicaciones.</w:t>
            </w:r>
          </w:p>
          <w:p w14:paraId="33CA64B3" w14:textId="77777777" w:rsidR="00D76E31" w:rsidRPr="00D76E31" w:rsidRDefault="00D76E31" w:rsidP="002B08E6">
            <w:pPr>
              <w:pStyle w:val="Prrafodelista"/>
              <w:numPr>
                <w:ilvl w:val="0"/>
                <w:numId w:val="4"/>
              </w:numPr>
              <w:spacing w:line="240" w:lineRule="auto"/>
              <w:rPr>
                <w:sz w:val="28"/>
                <w:szCs w:val="28"/>
              </w:rPr>
            </w:pPr>
            <w:r>
              <w:t>Mayor comercialización de los productos.</w:t>
            </w:r>
          </w:p>
          <w:p w14:paraId="7685F627" w14:textId="77777777" w:rsidR="007D46D4" w:rsidRPr="004C2B8D" w:rsidRDefault="004C2B8D" w:rsidP="002B08E6">
            <w:pPr>
              <w:pStyle w:val="Prrafodelista"/>
              <w:numPr>
                <w:ilvl w:val="0"/>
                <w:numId w:val="4"/>
              </w:numPr>
              <w:spacing w:line="240" w:lineRule="auto"/>
              <w:rPr>
                <w:sz w:val="28"/>
                <w:szCs w:val="28"/>
              </w:rPr>
            </w:pPr>
            <w:r>
              <w:t>Integración con empresas en el mercado de la seguridad de aplicaciones.</w:t>
            </w:r>
          </w:p>
          <w:p w14:paraId="0C411FD2" w14:textId="77777777" w:rsidR="004C2B8D" w:rsidRPr="00D76E31" w:rsidRDefault="00D76E31" w:rsidP="002B08E6">
            <w:pPr>
              <w:pStyle w:val="Prrafodelista"/>
              <w:numPr>
                <w:ilvl w:val="0"/>
                <w:numId w:val="4"/>
              </w:numPr>
              <w:spacing w:line="240" w:lineRule="auto"/>
              <w:rPr>
                <w:sz w:val="28"/>
                <w:szCs w:val="28"/>
              </w:rPr>
            </w:pPr>
            <w:r>
              <w:t>Empresa cuenta</w:t>
            </w:r>
            <w:r w:rsidR="004C2B8D">
              <w:t xml:space="preserve"> con áreas de investigación y desarrollo </w:t>
            </w:r>
            <w:r w:rsidR="002F618C">
              <w:t>donde se produce</w:t>
            </w:r>
            <w:r w:rsidR="004C2B8D">
              <w:t xml:space="preserve"> </w:t>
            </w:r>
            <w:r w:rsidR="002F618C">
              <w:t>tecnología de vanguardia.</w:t>
            </w:r>
          </w:p>
          <w:p w14:paraId="396E7343" w14:textId="77777777" w:rsidR="00D76E31" w:rsidRPr="007D46D4" w:rsidRDefault="00D76E31" w:rsidP="002B08E6">
            <w:pPr>
              <w:pStyle w:val="Prrafodelista"/>
              <w:numPr>
                <w:ilvl w:val="0"/>
                <w:numId w:val="4"/>
              </w:numPr>
              <w:spacing w:line="240" w:lineRule="auto"/>
              <w:rPr>
                <w:sz w:val="28"/>
                <w:szCs w:val="28"/>
              </w:rPr>
            </w:pPr>
            <w:r>
              <w:t>Facultar a empresas a desarrollar aplicaciones de software más seguras.</w:t>
            </w:r>
          </w:p>
        </w:tc>
        <w:tc>
          <w:tcPr>
            <w:tcW w:w="4678" w:type="dxa"/>
          </w:tcPr>
          <w:p w14:paraId="5D489F1D" w14:textId="77777777" w:rsidR="00BA5A10" w:rsidRPr="007D1C7A" w:rsidRDefault="007D1C7A" w:rsidP="002B08E6">
            <w:pPr>
              <w:pStyle w:val="Prrafodelista"/>
              <w:numPr>
                <w:ilvl w:val="0"/>
                <w:numId w:val="4"/>
              </w:numPr>
              <w:spacing w:line="240" w:lineRule="auto"/>
              <w:rPr>
                <w:sz w:val="28"/>
                <w:szCs w:val="28"/>
              </w:rPr>
            </w:pPr>
            <w:r w:rsidRPr="007D1C7A">
              <w:t xml:space="preserve">Poca </w:t>
            </w:r>
            <w:r>
              <w:t xml:space="preserve">o nula </w:t>
            </w:r>
            <w:r w:rsidRPr="007D1C7A">
              <w:t>inserción</w:t>
            </w:r>
            <w:r>
              <w:t xml:space="preserve"> en el ca</w:t>
            </w:r>
            <w:r w:rsidR="002031E7">
              <w:t>m</w:t>
            </w:r>
            <w:r>
              <w:t>po del análisis estático de código.</w:t>
            </w:r>
          </w:p>
          <w:p w14:paraId="460D0A34" w14:textId="77777777" w:rsidR="007D1C7A" w:rsidRPr="007D1C7A" w:rsidRDefault="007D1C7A" w:rsidP="002B08E6">
            <w:pPr>
              <w:pStyle w:val="Prrafodelista"/>
              <w:numPr>
                <w:ilvl w:val="0"/>
                <w:numId w:val="4"/>
              </w:numPr>
              <w:spacing w:line="240" w:lineRule="auto"/>
              <w:rPr>
                <w:sz w:val="28"/>
                <w:szCs w:val="28"/>
              </w:rPr>
            </w:pPr>
            <w:r>
              <w:t>Dependencia de terceras empresas para realizar el análisis estático de código.</w:t>
            </w:r>
          </w:p>
          <w:p w14:paraId="7D4D5197" w14:textId="77777777" w:rsidR="007D1C7A" w:rsidRPr="005147F4" w:rsidRDefault="00B569D0" w:rsidP="002B08E6">
            <w:pPr>
              <w:pStyle w:val="Prrafodelista"/>
              <w:numPr>
                <w:ilvl w:val="0"/>
                <w:numId w:val="4"/>
              </w:numPr>
              <w:spacing w:line="240" w:lineRule="auto"/>
              <w:rPr>
                <w:sz w:val="28"/>
                <w:szCs w:val="28"/>
              </w:rPr>
            </w:pPr>
            <w:r>
              <w:t>Proyectos de código abierto y gratuito ofrecen productos similares a muy bajo costo.</w:t>
            </w:r>
          </w:p>
          <w:p w14:paraId="1A4012DB" w14:textId="77777777" w:rsidR="005147F4" w:rsidRPr="004C2B8D" w:rsidRDefault="00D76E31" w:rsidP="002B08E6">
            <w:pPr>
              <w:pStyle w:val="Prrafodelista"/>
              <w:numPr>
                <w:ilvl w:val="0"/>
                <w:numId w:val="4"/>
              </w:numPr>
              <w:spacing w:line="240" w:lineRule="auto"/>
              <w:rPr>
                <w:sz w:val="28"/>
                <w:szCs w:val="28"/>
              </w:rPr>
            </w:pPr>
            <w:proofErr w:type="spellStart"/>
            <w:r>
              <w:t>Plugin</w:t>
            </w:r>
            <w:proofErr w:type="spellEnd"/>
            <w:r>
              <w:t xml:space="preserve"> limitado a un lenguaje de programación y a un entorno integrado de desarrollo.</w:t>
            </w:r>
          </w:p>
        </w:tc>
      </w:tr>
      <w:tr w:rsidR="00BA5A10" w14:paraId="7020B0C2" w14:textId="77777777" w:rsidTr="00BA5A10">
        <w:tc>
          <w:tcPr>
            <w:tcW w:w="9039" w:type="dxa"/>
            <w:gridSpan w:val="3"/>
          </w:tcPr>
          <w:p w14:paraId="164F0287" w14:textId="77777777" w:rsidR="00BA5A10" w:rsidRPr="007D46D4" w:rsidRDefault="00BA5A10" w:rsidP="00BA5A10">
            <w:pPr>
              <w:jc w:val="center"/>
              <w:rPr>
                <w:rFonts w:cs="Arial"/>
                <w:lang w:val="es-ES"/>
              </w:rPr>
            </w:pPr>
            <w:r w:rsidRPr="007D46D4">
              <w:rPr>
                <w:rFonts w:cs="Arial"/>
                <w:lang w:val="es-ES"/>
              </w:rPr>
              <w:t>Extern</w:t>
            </w:r>
            <w:r w:rsidR="00B85164">
              <w:rPr>
                <w:rFonts w:cs="Arial"/>
                <w:lang w:val="es-ES"/>
              </w:rPr>
              <w:t>as</w:t>
            </w:r>
          </w:p>
        </w:tc>
      </w:tr>
      <w:tr w:rsidR="00BA5A10" w14:paraId="16E1E481" w14:textId="77777777" w:rsidTr="00BA5A10">
        <w:tc>
          <w:tcPr>
            <w:tcW w:w="4262" w:type="dxa"/>
          </w:tcPr>
          <w:p w14:paraId="3129F9C3" w14:textId="77777777" w:rsidR="00BA5A10" w:rsidRPr="007D46D4" w:rsidRDefault="00BA5A10" w:rsidP="007D46D4">
            <w:pPr>
              <w:jc w:val="center"/>
              <w:rPr>
                <w:rFonts w:cs="Arial"/>
                <w:lang w:val="es-ES"/>
              </w:rPr>
            </w:pPr>
            <w:r w:rsidRPr="007D46D4">
              <w:rPr>
                <w:rFonts w:cs="Arial"/>
                <w:lang w:val="es-ES"/>
              </w:rPr>
              <w:t>Oportunidades</w:t>
            </w:r>
          </w:p>
        </w:tc>
        <w:tc>
          <w:tcPr>
            <w:tcW w:w="4777" w:type="dxa"/>
            <w:gridSpan w:val="2"/>
          </w:tcPr>
          <w:p w14:paraId="325F8E46" w14:textId="77777777" w:rsidR="00BA5A10" w:rsidRPr="007D46D4" w:rsidRDefault="00BA5A10" w:rsidP="007D46D4">
            <w:pPr>
              <w:jc w:val="center"/>
              <w:rPr>
                <w:rFonts w:cs="Arial"/>
                <w:lang w:val="es-ES"/>
              </w:rPr>
            </w:pPr>
            <w:r w:rsidRPr="007D46D4">
              <w:rPr>
                <w:rFonts w:cs="Arial"/>
                <w:lang w:val="es-ES"/>
              </w:rPr>
              <w:t>Amenazas</w:t>
            </w:r>
          </w:p>
        </w:tc>
      </w:tr>
      <w:tr w:rsidR="00BA5A10" w14:paraId="1621985E" w14:textId="77777777" w:rsidTr="00BA5A10">
        <w:trPr>
          <w:trHeight w:val="1996"/>
        </w:trPr>
        <w:tc>
          <w:tcPr>
            <w:tcW w:w="4262" w:type="dxa"/>
          </w:tcPr>
          <w:p w14:paraId="7307F0DE" w14:textId="77777777" w:rsidR="00BA5A10" w:rsidRPr="00D76E31" w:rsidRDefault="00362DEA" w:rsidP="002B08E6">
            <w:pPr>
              <w:pStyle w:val="Prrafodelista"/>
              <w:numPr>
                <w:ilvl w:val="0"/>
                <w:numId w:val="5"/>
              </w:numPr>
              <w:spacing w:line="240" w:lineRule="auto"/>
              <w:rPr>
                <w:sz w:val="28"/>
                <w:szCs w:val="28"/>
              </w:rPr>
            </w:pPr>
            <w:r>
              <w:t>Creciente demanda en</w:t>
            </w:r>
            <w:r w:rsidR="004C2B8D">
              <w:t xml:space="preserve"> seguridad de aplicaciones por parte de la industria.</w:t>
            </w:r>
          </w:p>
          <w:p w14:paraId="12B063D8" w14:textId="77777777" w:rsidR="00D76E31" w:rsidRPr="00D248D3" w:rsidRDefault="00D248D3" w:rsidP="002B08E6">
            <w:pPr>
              <w:pStyle w:val="Prrafodelista"/>
              <w:numPr>
                <w:ilvl w:val="0"/>
                <w:numId w:val="5"/>
              </w:numPr>
              <w:spacing w:line="240" w:lineRule="auto"/>
            </w:pPr>
            <w:r w:rsidRPr="00D248D3">
              <w:t>Rápida evolución del lenguaje de programación C#</w:t>
            </w:r>
            <w:ins w:id="135" w:author="Laica" w:date="2014-09-20T20:00:00Z">
              <w:r w:rsidR="008D7FE2">
                <w:t>.</w:t>
              </w:r>
            </w:ins>
          </w:p>
          <w:p w14:paraId="13F31E3A" w14:textId="77777777" w:rsidR="004C2B8D" w:rsidRDefault="003118CE" w:rsidP="002B08E6">
            <w:pPr>
              <w:pStyle w:val="Prrafodelista"/>
              <w:numPr>
                <w:ilvl w:val="0"/>
                <w:numId w:val="5"/>
              </w:numPr>
              <w:spacing w:line="240" w:lineRule="auto"/>
            </w:pPr>
            <w:r w:rsidRPr="003118CE">
              <w:t>Herramienta integrada en el ambiente de desarrollo</w:t>
            </w:r>
            <w:r w:rsidR="00CC7A62">
              <w:t>.</w:t>
            </w:r>
          </w:p>
          <w:p w14:paraId="70DB58DB" w14:textId="77777777" w:rsidR="00CC7A62" w:rsidRPr="003118CE" w:rsidRDefault="00CC7A62" w:rsidP="002B08E6">
            <w:pPr>
              <w:pStyle w:val="Prrafodelista"/>
              <w:numPr>
                <w:ilvl w:val="0"/>
                <w:numId w:val="5"/>
              </w:numPr>
              <w:spacing w:line="240" w:lineRule="auto"/>
            </w:pPr>
            <w:r>
              <w:t>Acercamiento de nuevos clientes potenciales.</w:t>
            </w:r>
          </w:p>
        </w:tc>
        <w:tc>
          <w:tcPr>
            <w:tcW w:w="4777" w:type="dxa"/>
            <w:gridSpan w:val="2"/>
          </w:tcPr>
          <w:p w14:paraId="29ECB5D5" w14:textId="77777777" w:rsidR="00BA5A10" w:rsidRPr="00B569D0" w:rsidRDefault="00B569D0" w:rsidP="002B08E6">
            <w:pPr>
              <w:pStyle w:val="Prrafodelista"/>
              <w:numPr>
                <w:ilvl w:val="0"/>
                <w:numId w:val="5"/>
              </w:numPr>
              <w:spacing w:line="240" w:lineRule="auto"/>
              <w:rPr>
                <w:sz w:val="28"/>
                <w:szCs w:val="28"/>
              </w:rPr>
            </w:pPr>
            <w:r>
              <w:t>Competencia ofrece productos similares e integrados.</w:t>
            </w:r>
          </w:p>
          <w:p w14:paraId="790871FC" w14:textId="77777777" w:rsidR="00B569D0" w:rsidRPr="003517D7" w:rsidRDefault="003517D7" w:rsidP="002B08E6">
            <w:pPr>
              <w:pStyle w:val="Prrafodelista"/>
              <w:numPr>
                <w:ilvl w:val="0"/>
                <w:numId w:val="5"/>
              </w:numPr>
              <w:spacing w:line="240" w:lineRule="auto"/>
              <w:rPr>
                <w:sz w:val="28"/>
                <w:szCs w:val="28"/>
              </w:rPr>
            </w:pPr>
            <w:r>
              <w:t>Clientes prefieren productos unifica</w:t>
            </w:r>
            <w:r w:rsidR="0090474E">
              <w:t>dos</w:t>
            </w:r>
            <w:r>
              <w:t>.</w:t>
            </w:r>
          </w:p>
          <w:p w14:paraId="5409C6EF" w14:textId="77777777" w:rsidR="005147F4" w:rsidRPr="003517D7" w:rsidRDefault="005147F4" w:rsidP="002B08E6">
            <w:pPr>
              <w:pStyle w:val="Prrafodelista"/>
              <w:numPr>
                <w:ilvl w:val="0"/>
                <w:numId w:val="5"/>
              </w:numPr>
              <w:spacing w:line="240" w:lineRule="auto"/>
              <w:rPr>
                <w:sz w:val="28"/>
                <w:szCs w:val="28"/>
              </w:rPr>
            </w:pPr>
            <w:r>
              <w:t>Proliferación de herramientas en línea para capacitar personal.</w:t>
            </w:r>
          </w:p>
        </w:tc>
      </w:tr>
    </w:tbl>
    <w:p w14:paraId="03A744CB" w14:textId="77777777" w:rsidR="00923142" w:rsidRPr="002B08E6" w:rsidRDefault="00923142" w:rsidP="002B08E6"/>
    <w:p w14:paraId="4306C61C" w14:textId="4E9AA92C" w:rsidR="00D248D3" w:rsidRPr="00630281" w:rsidRDefault="00097D60" w:rsidP="00D248D3">
      <w:pPr>
        <w:pStyle w:val="Ttulo2"/>
        <w:rPr>
          <w:lang w:val="es-ES"/>
        </w:rPr>
      </w:pPr>
      <w:bookmarkStart w:id="136" w:name="_Toc274415793"/>
      <w:r w:rsidRPr="00630281">
        <w:rPr>
          <w:lang w:val="es-ES"/>
        </w:rPr>
        <w:lastRenderedPageBreak/>
        <w:t>1.</w:t>
      </w:r>
      <w:ins w:id="137" w:author="Michael Hidalgo" w:date="2014-10-06T18:39:00Z">
        <w:r w:rsidR="00630281" w:rsidRPr="00630281">
          <w:rPr>
            <w:lang w:val="es-ES"/>
          </w:rPr>
          <w:t>3</w:t>
        </w:r>
      </w:ins>
      <w:r w:rsidRPr="00630281">
        <w:rPr>
          <w:lang w:val="es-ES"/>
        </w:rPr>
        <w:t xml:space="preserve"> </w:t>
      </w:r>
      <w:r w:rsidR="00D248D3" w:rsidRPr="00630281">
        <w:rPr>
          <w:lang w:val="es-ES"/>
        </w:rPr>
        <w:t>Fortalezas</w:t>
      </w:r>
      <w:bookmarkEnd w:id="136"/>
    </w:p>
    <w:p w14:paraId="75EAFA02" w14:textId="261F8B1E" w:rsidR="007250F5" w:rsidRDefault="00630281" w:rsidP="002B08E6">
      <w:pPr>
        <w:pStyle w:val="Ttulo3"/>
      </w:pPr>
      <w:ins w:id="138" w:author="Michael Hidalgo" w:date="2014-10-06T18:39:00Z">
        <w:r>
          <w:t xml:space="preserve">1.3.1 </w:t>
        </w:r>
      </w:ins>
      <w:r w:rsidR="007250F5">
        <w:t>A</w:t>
      </w:r>
      <w:r w:rsidR="002B08E6">
        <w:t>mplia experiencia en el mercado de la</w:t>
      </w:r>
      <w:r w:rsidR="007250F5">
        <w:t xml:space="preserve"> seguridad de las aplicaciones.</w:t>
      </w:r>
      <w:r w:rsidR="002B08E6">
        <w:t xml:space="preserve"> </w:t>
      </w:r>
    </w:p>
    <w:p w14:paraId="528616C3" w14:textId="77777777" w:rsidR="002B08E6" w:rsidRDefault="007250F5" w:rsidP="007250F5">
      <w:r>
        <w:tab/>
      </w:r>
      <w:r w:rsidR="002B08E6">
        <w:t xml:space="preserve"> La empresa Security </w:t>
      </w:r>
      <w:proofErr w:type="spellStart"/>
      <w:r w:rsidR="002B08E6">
        <w:t>Innovation</w:t>
      </w:r>
      <w:proofErr w:type="spellEnd"/>
      <w:r w:rsidR="002B08E6">
        <w:t xml:space="preserve"> desde su fundación en el año 2001, se ha convertido en una autoridad en el tema de seguridad en el software, brindando herramientas y mejores prácticas para facultar a la industria de mecanismos para desarrollar software que sea seguro. </w:t>
      </w:r>
      <w:r>
        <w:t>La elaboración del prototipo funcional acá propuesto cuenta con todas las lecciones aprendidas a lo largo de los años en la organización, incluyendo el talento de profesionales en materia de seguridad informática</w:t>
      </w:r>
      <w:r w:rsidR="002D094F">
        <w:t>, a los cuales se acudirá de forma recurrente,</w:t>
      </w:r>
      <w:r>
        <w:t xml:space="preserve"> que constituye un pilar fundamental para desarrollar los principios básicos de seguridad de forma efectiva.</w:t>
      </w:r>
    </w:p>
    <w:p w14:paraId="7D241060" w14:textId="2328BA71" w:rsidR="007250F5" w:rsidRDefault="00630281" w:rsidP="007250F5">
      <w:pPr>
        <w:pStyle w:val="Ttulo3"/>
      </w:pPr>
      <w:ins w:id="139" w:author="Michael Hidalgo" w:date="2014-10-06T18:39:00Z">
        <w:r>
          <w:t xml:space="preserve">1.3.2 </w:t>
        </w:r>
      </w:ins>
      <w:r w:rsidR="007250F5">
        <w:t>Mayor comercialización de los productos :</w:t>
      </w:r>
    </w:p>
    <w:p w14:paraId="6B953566" w14:textId="77777777" w:rsidR="007250F5" w:rsidRDefault="007250F5" w:rsidP="007250F5">
      <w:r>
        <w:tab/>
        <w:t>La elaboración del prototipo funcional permitirá que los productos desarrollados por la organización, principalmente las guías y estándares, puedan ser comercializados más fácilmente, ya que el prototipo hará referencia  a las mejores prácticas desarrolladas por la organización así como las recomendaciones pertinentes, de forma tal que clientes potenciales puedan a su vez conocer más de los productos que la empresa ofrece.</w:t>
      </w:r>
    </w:p>
    <w:p w14:paraId="562E7414" w14:textId="6C8551E5" w:rsidR="007250F5" w:rsidRDefault="00630281" w:rsidP="002D094F">
      <w:pPr>
        <w:pStyle w:val="Ttulo3"/>
        <w:spacing w:line="360" w:lineRule="auto"/>
      </w:pPr>
      <w:ins w:id="140" w:author="Michael Hidalgo" w:date="2014-10-06T18:39:00Z">
        <w:r>
          <w:t xml:space="preserve">1.3.3 </w:t>
        </w:r>
      </w:ins>
      <w:r w:rsidR="007250F5">
        <w:t>Integración con empresas en el mercado de la seguridad de las aplicaciones.</w:t>
      </w:r>
    </w:p>
    <w:p w14:paraId="4F27FE01" w14:textId="77777777" w:rsidR="007250F5" w:rsidRDefault="007250F5" w:rsidP="007250F5">
      <w:r>
        <w:lastRenderedPageBreak/>
        <w:tab/>
        <w:t xml:space="preserve">La organización ha trabajado en paralelo con gigantes de la industria informática en el mercado de la seguridad de la aplicaciones entre las que se encuentran HP </w:t>
      </w:r>
      <w:proofErr w:type="spellStart"/>
      <w:r>
        <w:t>Fortify</w:t>
      </w:r>
      <w:proofErr w:type="spellEnd"/>
      <w:r>
        <w:t xml:space="preserve">, IBM y </w:t>
      </w:r>
      <w:proofErr w:type="spellStart"/>
      <w:r>
        <w:t>Checkmarx</w:t>
      </w:r>
      <w:proofErr w:type="spellEnd"/>
      <w:r>
        <w:t>. Estas empresas a su vez tienen trayectoria elaborando herramientas para</w:t>
      </w:r>
      <w:r w:rsidR="002F618C">
        <w:t xml:space="preserve"> mejorar la seguridad en las aplicaciones de software. El hecho de trabajar en conjunto con terceras partes faculta que el conocimiento en áreas de investigación y desarrollo sea incorporado en los nuevos productos que se desarrollan.</w:t>
      </w:r>
    </w:p>
    <w:p w14:paraId="4C4844EE" w14:textId="51A3BE05" w:rsidR="002F618C" w:rsidRDefault="00630281" w:rsidP="00A62257">
      <w:pPr>
        <w:pStyle w:val="Ttulo3"/>
      </w:pPr>
      <w:ins w:id="141" w:author="Michael Hidalgo" w:date="2014-10-06T18:40:00Z">
        <w:r>
          <w:t xml:space="preserve">1.3.4 </w:t>
        </w:r>
      </w:ins>
      <w:r w:rsidR="002F618C">
        <w:t>Empresa cuenta con áreas de investigación y desarrollo donde se produce tecnología de vanguardia</w:t>
      </w:r>
      <w:r w:rsidR="00A62257">
        <w:t>.</w:t>
      </w:r>
    </w:p>
    <w:p w14:paraId="0B892CC4" w14:textId="367159C8" w:rsidR="00A62257" w:rsidRDefault="00A62257" w:rsidP="00A62257">
      <w:r>
        <w:tab/>
        <w:t xml:space="preserve">La empresa Security </w:t>
      </w:r>
      <w:proofErr w:type="spellStart"/>
      <w:r>
        <w:t>Innovation</w:t>
      </w:r>
      <w:proofErr w:type="spellEnd"/>
      <w:r>
        <w:t xml:space="preserve"> ha estado inmersa en proyectos de investigación y tecnología de punta en temas como lo son criptografía y algoritmos de </w:t>
      </w:r>
      <w:r w:rsidR="0055777A">
        <w:t xml:space="preserve">cifrado </w:t>
      </w:r>
      <w:r>
        <w:t xml:space="preserve">modernos y eficientes hasta  trabajar en conjunto con la industria de los sistemas de transporte inteligente, donde se busca disminuir la cantidad de accidentes de tránsito en carretera </w:t>
      </w:r>
      <w:r w:rsidR="002D094F">
        <w:t>por medio de la</w:t>
      </w:r>
      <w:r>
        <w:t xml:space="preserve"> tecnología. </w:t>
      </w:r>
      <w:r w:rsidR="0054262C">
        <w:tab/>
      </w:r>
      <w:r>
        <w:t>El hecho de participar en proyectos innovadores ha hecho que la empresa se reconocida aún más, de forma tal que el prototipo funcional propuesto busca formar parte de la lista de aplicaciones innovadoras ofrecidos por la organización.</w:t>
      </w:r>
    </w:p>
    <w:p w14:paraId="28870790" w14:textId="505B5FF5" w:rsidR="00A62257" w:rsidRDefault="00A62257" w:rsidP="002D094F">
      <w:pPr>
        <w:pStyle w:val="Ttulo3"/>
        <w:spacing w:line="360" w:lineRule="auto"/>
      </w:pPr>
      <w:r>
        <w:t xml:space="preserve"> </w:t>
      </w:r>
      <w:r w:rsidR="0055777A">
        <w:t xml:space="preserve">1.3.5 </w:t>
      </w:r>
      <w:r>
        <w:t xml:space="preserve">Facultar a empresas </w:t>
      </w:r>
      <w:r w:rsidR="0042633C">
        <w:t>a desarrollar aplicaciones de software más seguras.</w:t>
      </w:r>
    </w:p>
    <w:p w14:paraId="5F39E72B" w14:textId="77777777" w:rsidR="0042633C" w:rsidRPr="0042633C" w:rsidRDefault="0042633C" w:rsidP="0042633C">
      <w:r>
        <w:tab/>
        <w:t>El prototipo funcional propuesto viene a solventar una necesi</w:t>
      </w:r>
      <w:r w:rsidR="002D094F">
        <w:t>dad recurrente en el mercado, la</w:t>
      </w:r>
      <w:r>
        <w:t xml:space="preserve"> cual</w:t>
      </w:r>
      <w:r w:rsidR="002D094F">
        <w:t xml:space="preserve"> consiste en</w:t>
      </w:r>
      <w:r>
        <w:t xml:space="preserve"> brindarle a los desarrolladores </w:t>
      </w:r>
      <w:r>
        <w:lastRenderedPageBreak/>
        <w:t>de software retroalimentación en términos de seguridad cu</w:t>
      </w:r>
      <w:r w:rsidR="002D094F">
        <w:t>a</w:t>
      </w:r>
      <w:r>
        <w:t xml:space="preserve">ndo desarrollan aplicaciones. A lo largo de los años, Security </w:t>
      </w:r>
      <w:proofErr w:type="spellStart"/>
      <w:r>
        <w:t>Innovation</w:t>
      </w:r>
      <w:proofErr w:type="spellEnd"/>
      <w:r>
        <w:t xml:space="preserve"> ha tenido como objetivo brindar herramientas, guías y recursos educación (entre los que se destacan entrenamientos en línea y bases de datos de conocimiento) para que las organizaciones implementen software seguro. El prototipo funcional para realizar análisis estático de código se </w:t>
      </w:r>
      <w:r w:rsidR="00747E08">
        <w:t>alinea</w:t>
      </w:r>
      <w:ins w:id="142" w:author="Laica" w:date="2014-09-20T20:30:00Z">
        <w:r w:rsidR="00643CC1">
          <w:t xml:space="preserve"> </w:t>
        </w:r>
      </w:ins>
      <w:r>
        <w:t>perfectamente con los objetivos de la empresa y sus áreas de acción, facultando a los clientes a optar por nuevos productos.</w:t>
      </w:r>
    </w:p>
    <w:p w14:paraId="4B663DE1" w14:textId="31F64977" w:rsidR="00A62257" w:rsidRDefault="00630281" w:rsidP="009E47C0">
      <w:pPr>
        <w:pStyle w:val="Ttulo2"/>
      </w:pPr>
      <w:bookmarkStart w:id="143" w:name="_Toc274415794"/>
      <w:r>
        <w:t>1.4</w:t>
      </w:r>
      <w:r w:rsidR="00097D60">
        <w:t xml:space="preserve"> </w:t>
      </w:r>
      <w:r w:rsidR="009E47C0">
        <w:t>Oportunidades</w:t>
      </w:r>
      <w:bookmarkEnd w:id="143"/>
    </w:p>
    <w:p w14:paraId="2C60B1BD" w14:textId="506D1E57" w:rsidR="00F15ABE" w:rsidRPr="00F15ABE" w:rsidRDefault="00630281" w:rsidP="00F15ABE">
      <w:pPr>
        <w:pStyle w:val="Ttulo3"/>
        <w:spacing w:line="360" w:lineRule="auto"/>
      </w:pPr>
      <w:r>
        <w:t xml:space="preserve">1.4.1 </w:t>
      </w:r>
      <w:r w:rsidR="009E47C0">
        <w:t>Creciente demanda en seguridad de aplicaciones por parte de la industria.</w:t>
      </w:r>
    </w:p>
    <w:p w14:paraId="148F60B3" w14:textId="175EC8EB" w:rsidR="009E47C0" w:rsidRDefault="00977103" w:rsidP="009E47C0">
      <w:ins w:id="144" w:author="Michael Hidalgo" w:date="2014-10-06T18:44:00Z">
        <w:r>
          <w:tab/>
        </w:r>
      </w:ins>
      <w:r w:rsidR="00A97AD6">
        <w:t>En un panorama como el actual donde la cantidad de incidentes en seguridad informática va en aumento, surge la necesidad de implementar mecanismos para evitar ser víctima de un ataque cibernético. Paul, Mano (2011) es claro cuando indica que :</w:t>
      </w:r>
    </w:p>
    <w:p w14:paraId="5B7D7FFA" w14:textId="77777777" w:rsidR="00A97AD6" w:rsidRDefault="00A97AD6" w:rsidP="00923142">
      <w:pPr>
        <w:spacing w:line="360" w:lineRule="auto"/>
      </w:pPr>
      <w:r>
        <w:tab/>
        <w:t xml:space="preserve">En una época cuando las brechas de seguridad en el software le están </w:t>
      </w:r>
      <w:r>
        <w:tab/>
        <w:t xml:space="preserve">costando a las compañías multas más grandes y cargas regulatorias, </w:t>
      </w:r>
      <w:r>
        <w:tab/>
        <w:t xml:space="preserve">desarrollar software que sea confiable en su funcionalidad, resistente a </w:t>
      </w:r>
      <w:r>
        <w:tab/>
        <w:t xml:space="preserve">ataques, y que sea recuperable cuando se interrumpen las operaciones </w:t>
      </w:r>
      <w:r>
        <w:tab/>
        <w:t>del negocio es una necesidad. (p</w:t>
      </w:r>
      <w:r w:rsidR="00895797">
        <w:t xml:space="preserve"> 1).</w:t>
      </w:r>
    </w:p>
    <w:p w14:paraId="78A38890" w14:textId="77777777" w:rsidR="00895797" w:rsidRDefault="00895797" w:rsidP="00A97AD6">
      <w:pPr>
        <w:spacing w:line="240" w:lineRule="auto"/>
      </w:pPr>
    </w:p>
    <w:p w14:paraId="34BAE7FC" w14:textId="77777777" w:rsidR="00A62257" w:rsidRDefault="00895797" w:rsidP="00895797">
      <w:r>
        <w:tab/>
        <w:t xml:space="preserve">A medida que </w:t>
      </w:r>
      <w:r w:rsidR="00177CC2">
        <w:t xml:space="preserve">esta </w:t>
      </w:r>
      <w:r>
        <w:t xml:space="preserve">necesidad de desarrollar software que sea resistente a ataques informáticos </w:t>
      </w:r>
      <w:r w:rsidR="00337C18">
        <w:t>se vuelve imperativa</w:t>
      </w:r>
      <w:r>
        <w:t xml:space="preserve">, las empresas están solicitando herramientas que les ayuden a protegerse y evitar ser víctimas de </w:t>
      </w:r>
      <w:r>
        <w:lastRenderedPageBreak/>
        <w:t xml:space="preserve">un eventual ataque cibernético. </w:t>
      </w:r>
      <w:r w:rsidR="00F14508">
        <w:t xml:space="preserve">El prototipo funcional propuesto para desarrollar análisis estático de código se ajusta perfectamente a </w:t>
      </w:r>
      <w:r w:rsidR="00177CC2">
        <w:t xml:space="preserve">esta </w:t>
      </w:r>
      <w:r w:rsidR="00F14508">
        <w:t>realidad.</w:t>
      </w:r>
    </w:p>
    <w:p w14:paraId="01628924" w14:textId="77777777" w:rsidR="00337C18" w:rsidRDefault="00337C18" w:rsidP="00895797"/>
    <w:p w14:paraId="3C33CE58" w14:textId="0531CDB8" w:rsidR="00F14508" w:rsidRDefault="00630281" w:rsidP="00F14508">
      <w:pPr>
        <w:pStyle w:val="Ttulo3"/>
      </w:pPr>
      <w:ins w:id="145" w:author="Michael Hidalgo" w:date="2014-10-06T18:41:00Z">
        <w:r>
          <w:t xml:space="preserve">1.4.2 </w:t>
        </w:r>
      </w:ins>
      <w:r w:rsidR="00F14508">
        <w:t xml:space="preserve">Rápida evolución del lenguaje de programación C# </w:t>
      </w:r>
    </w:p>
    <w:p w14:paraId="2A7FDC84" w14:textId="77777777" w:rsidR="00F14508" w:rsidRDefault="00F14508" w:rsidP="00F14508">
      <w:r>
        <w:tab/>
        <w:t>El lenguaje de programación C# (pronunciado C Sharp) ha tenido una constante y rápida evolución, permitiendo incorporar nuevas características donde se desarrolla aplicaciones de software más rápido que a su vez presenta código más atractivo semántica y sintácticamente. Aunado a la rápida evolución se destaca la apertura del compilador de C# por medio de una interfaz de programación de aplicaciones (API por sus siglas en inglés), facultando a los ingenieros a desarrollar aplicaciones que anteriormente no era</w:t>
      </w:r>
      <w:r w:rsidR="00337C18">
        <w:t>n</w:t>
      </w:r>
      <w:r>
        <w:t xml:space="preserve"> posible</w:t>
      </w:r>
      <w:r w:rsidR="00337C18">
        <w:t>s de construir</w:t>
      </w:r>
      <w:r>
        <w:t>, abriendo</w:t>
      </w:r>
      <w:r w:rsidR="00337C18">
        <w:t xml:space="preserve"> de </w:t>
      </w:r>
      <w:r w:rsidR="00177CC2">
        <w:t xml:space="preserve">esta </w:t>
      </w:r>
      <w:r w:rsidR="00337C18">
        <w:t>forma</w:t>
      </w:r>
      <w:r>
        <w:t xml:space="preserve"> un nuevo camino en el campo de la investigación y desarrollo de aplicaciones y componentes dentro del ambiente de desarrollo integrado. El prototipo funcional utilizará las </w:t>
      </w:r>
      <w:r w:rsidR="00F15ABE">
        <w:t>características proporcionadas por el lenguaje de programación a fin de poder crear un producto que sea eventualmente extensible.</w:t>
      </w:r>
    </w:p>
    <w:p w14:paraId="063B6B07" w14:textId="62ADC4B6" w:rsidR="00A25D4A" w:rsidRDefault="00630281" w:rsidP="00A25D4A">
      <w:pPr>
        <w:pStyle w:val="Ttulo3"/>
      </w:pPr>
      <w:ins w:id="146" w:author="Michael Hidalgo" w:date="2014-10-06T18:41:00Z">
        <w:r>
          <w:t xml:space="preserve">1.4.3 </w:t>
        </w:r>
      </w:ins>
      <w:r w:rsidR="00CC7A62">
        <w:t>Herramienta integrada en el ambiente de desarrollo</w:t>
      </w:r>
    </w:p>
    <w:p w14:paraId="3085B26D" w14:textId="77777777" w:rsidR="00CC7A62" w:rsidRDefault="00CC7A62" w:rsidP="00CC7A62">
      <w:r>
        <w:tab/>
        <w:t xml:space="preserve">El componente de seguridad se instalará en el ambiente de desarrollo integrado denominado Visual Studio .NET. Tradicionalmente, los desarrolladores de software están familiarizados con componentes de terceras empresas que les permitan personalizar el ambiente, entre los que se incluyen componentes para generación de código, reingeniería, búsquedas, </w:t>
      </w:r>
      <w:r>
        <w:lastRenderedPageBreak/>
        <w:t>ordenamiento entre otras. Este componente utiliza el mismo concepto de las aplicaciones mencionadas anteriormente de forma tal que para el desarrollador de software será transparente</w:t>
      </w:r>
      <w:r w:rsidR="00337C18">
        <w:t xml:space="preserve"> el uso del </w:t>
      </w:r>
      <w:r w:rsidR="001C0DE5">
        <w:t>mismo, reduciendo</w:t>
      </w:r>
      <w:r>
        <w:t xml:space="preserve"> de </w:t>
      </w:r>
      <w:r w:rsidR="00177CC2">
        <w:t xml:space="preserve">esta </w:t>
      </w:r>
      <w:r>
        <w:t>forma la resistencia al cambio.</w:t>
      </w:r>
    </w:p>
    <w:p w14:paraId="141AD2FF" w14:textId="3F607526" w:rsidR="00CC7A62" w:rsidRDefault="00630281" w:rsidP="00CC7A62">
      <w:pPr>
        <w:pStyle w:val="Ttulo3"/>
      </w:pPr>
      <w:ins w:id="147" w:author="Michael Hidalgo" w:date="2014-10-06T18:41:00Z">
        <w:r>
          <w:t xml:space="preserve">1.4.4 </w:t>
        </w:r>
      </w:ins>
      <w:r w:rsidR="00CC7A62">
        <w:t xml:space="preserve">Acercamiento de nuevos clientes potenciales </w:t>
      </w:r>
    </w:p>
    <w:p w14:paraId="641D3A7B" w14:textId="77777777" w:rsidR="00CC7A62" w:rsidRDefault="00CC7A62" w:rsidP="00CC7A62">
      <w:r>
        <w:tab/>
        <w:t xml:space="preserve">La empresa Security </w:t>
      </w:r>
      <w:proofErr w:type="spellStart"/>
      <w:r>
        <w:t>Innovation</w:t>
      </w:r>
      <w:proofErr w:type="spellEnd"/>
      <w:r>
        <w:t xml:space="preserve"> recientemente adquirió a la empres</w:t>
      </w:r>
      <w:r w:rsidR="00776F97">
        <w:t>a</w:t>
      </w:r>
      <w:r>
        <w:t xml:space="preserve"> </w:t>
      </w:r>
      <w:proofErr w:type="spellStart"/>
      <w:r>
        <w:t>Safelight</w:t>
      </w:r>
      <w:proofErr w:type="spellEnd"/>
      <w:r>
        <w:rPr>
          <w:rStyle w:val="Refdenotaalpie"/>
        </w:rPr>
        <w:footnoteReference w:id="3"/>
      </w:r>
      <w:r w:rsidR="00776F97">
        <w:t xml:space="preserve">, lo cual le permite aumentar la cartera de clientes y la diversificación de los productos. Este enfoque permite que clientes potenciales puedan evaluar los productos existentes y posteriormente evaluar y utilizar el complemento de seguridad a desarrollarse. De forma periódica nuevos clientes solicitan periodos de evaluación de los productos desarrollados en Security </w:t>
      </w:r>
      <w:proofErr w:type="spellStart"/>
      <w:r w:rsidR="00776F97">
        <w:t>Innovation</w:t>
      </w:r>
      <w:proofErr w:type="spellEnd"/>
      <w:r w:rsidR="00776F97">
        <w:t xml:space="preserve"> y muchos de ellos se convierten a su vez en nuevos clientes.</w:t>
      </w:r>
    </w:p>
    <w:p w14:paraId="50596337" w14:textId="2FE8551F" w:rsidR="001F5B65" w:rsidRDefault="00D23F03" w:rsidP="001F5B65">
      <w:pPr>
        <w:pStyle w:val="Ttulo2"/>
      </w:pPr>
      <w:bookmarkStart w:id="148" w:name="_Toc274415795"/>
      <w:r>
        <w:t>1.</w:t>
      </w:r>
      <w:ins w:id="149" w:author="Michael Hidalgo" w:date="2014-10-06T18:41:00Z">
        <w:r w:rsidR="00630281">
          <w:t>5</w:t>
        </w:r>
      </w:ins>
      <w:r>
        <w:t xml:space="preserve"> </w:t>
      </w:r>
      <w:r w:rsidR="001F5B65">
        <w:t>Debilidades</w:t>
      </w:r>
      <w:bookmarkEnd w:id="148"/>
    </w:p>
    <w:p w14:paraId="1040095A" w14:textId="771696CC" w:rsidR="001F5B65" w:rsidRDefault="00630281" w:rsidP="001F5B65">
      <w:pPr>
        <w:pStyle w:val="Ttulo3"/>
      </w:pPr>
      <w:ins w:id="150" w:author="Michael Hidalgo" w:date="2014-10-06T18:41:00Z">
        <w:r>
          <w:t xml:space="preserve">1.5.1 </w:t>
        </w:r>
      </w:ins>
      <w:r w:rsidR="001F5B65">
        <w:t>Poca o nula inserción en el campo del análisis estático de código</w:t>
      </w:r>
    </w:p>
    <w:p w14:paraId="03B38968" w14:textId="77777777" w:rsidR="001F5B65" w:rsidRDefault="001F5B65" w:rsidP="001F5B65">
      <w:r>
        <w:tab/>
        <w:t xml:space="preserve">Pese a que la empresa Security </w:t>
      </w:r>
      <w:proofErr w:type="spellStart"/>
      <w:r>
        <w:t>Innovation</w:t>
      </w:r>
      <w:proofErr w:type="spellEnd"/>
      <w:r>
        <w:t xml:space="preserve"> ha sido una institución respetable que ofrece los mejores productos de la industria para mejorar la seguridad en las aplicaciones de software, ha tenido poca si no es que nula participación en</w:t>
      </w:r>
      <w:r w:rsidR="00337C18">
        <w:t xml:space="preserve"> el campo de</w:t>
      </w:r>
      <w:r>
        <w:t xml:space="preserve"> el análisis estático de código. Debido a ello, se ha integrado con herramientas de terceros que son los que verdaderamente </w:t>
      </w:r>
      <w:r>
        <w:lastRenderedPageBreak/>
        <w:t xml:space="preserve">realizan el análisis del código fuente y las mejores prácticas de la empresa son luego despegadas. Esta dependencia en herramientas de terceros es importante pero a su vez es una limitación, puesto que no se pueden comercializar los productos de forma independiente. Debido a la poca participación en </w:t>
      </w:r>
      <w:r w:rsidR="00177CC2">
        <w:t xml:space="preserve">este </w:t>
      </w:r>
      <w:r>
        <w:t>mercado, existen otras empresas que han formado un</w:t>
      </w:r>
      <w:r w:rsidR="001E3ED3">
        <w:t xml:space="preserve"> sólido ecosistema y que de forma más madura ofrecen sus productos </w:t>
      </w:r>
      <w:r w:rsidR="00337C18">
        <w:t>a los clientes en varias industrias.</w:t>
      </w:r>
      <w:r w:rsidR="001E3ED3">
        <w:t xml:space="preserve"> </w:t>
      </w:r>
    </w:p>
    <w:p w14:paraId="19AB07BE" w14:textId="38A41136" w:rsidR="00370926" w:rsidRDefault="00630281" w:rsidP="00370926">
      <w:pPr>
        <w:pStyle w:val="Ttulo3"/>
        <w:spacing w:line="360" w:lineRule="auto"/>
      </w:pPr>
      <w:ins w:id="151" w:author="Michael Hidalgo" w:date="2014-10-06T18:42:00Z">
        <w:r>
          <w:t xml:space="preserve">1.5.2 </w:t>
        </w:r>
      </w:ins>
      <w:r w:rsidR="00370926">
        <w:t>Dependencia de terceras empresas para realizar el análisis estático de código.</w:t>
      </w:r>
    </w:p>
    <w:p w14:paraId="5154B6E6" w14:textId="77777777" w:rsidR="00370926" w:rsidRDefault="00370926" w:rsidP="00370926">
      <w:r>
        <w:tab/>
        <w:t xml:space="preserve">Existe una dependencia con otras empresas en el mercado para integrar productos en conjunto. Este enfoque es necesario pero no es suficiente. Cuando se trabaja en conjunto con otras organizaciones existen contratos de comercialización del producto que se deben respetar, al igual que el tema de licenciamiento. Esto obliga a que los clientes tengan dos productos instalados en lugar de tener uno solo. Muchas veces incluso relucen problemas de compatibilidad entre las partes que generan la tendencia a errores y al trabajo coordinado. De igual forma si las herramientas de terceros </w:t>
      </w:r>
      <w:r w:rsidR="00177CC2">
        <w:t xml:space="preserve">de </w:t>
      </w:r>
      <w:r>
        <w:t>las cuales se depende tiene</w:t>
      </w:r>
      <w:r w:rsidR="00177CC2">
        <w:t>n</w:t>
      </w:r>
      <w:r>
        <w:t xml:space="preserve"> un costo elevado, pequeñas y medianas empresas no podrían cubrir el prec</w:t>
      </w:r>
      <w:r w:rsidR="00337C18">
        <w:t>io de las respectivas licencias y por ende no pueden hacer uso de la integración.</w:t>
      </w:r>
    </w:p>
    <w:p w14:paraId="39F97C35" w14:textId="09351D43" w:rsidR="00DC7C0D" w:rsidRDefault="00630281" w:rsidP="00DC7C0D">
      <w:pPr>
        <w:pStyle w:val="Ttulo3"/>
        <w:spacing w:line="360" w:lineRule="auto"/>
      </w:pPr>
      <w:ins w:id="152" w:author="Michael Hidalgo" w:date="2014-10-06T18:42:00Z">
        <w:r>
          <w:t xml:space="preserve">1.5.3 </w:t>
        </w:r>
      </w:ins>
      <w:r w:rsidR="00DC7C0D">
        <w:t>Proyectos de código abierto y gratuito ofrecen productos similares a muy bajo costo.</w:t>
      </w:r>
    </w:p>
    <w:p w14:paraId="331ED140" w14:textId="77777777" w:rsidR="00DC7C0D" w:rsidRDefault="00022B80" w:rsidP="00DC7C0D">
      <w:r>
        <w:lastRenderedPageBreak/>
        <w:tab/>
        <w:t>En algunos casos el factor económico es determinante para decidir si se adquiere o no un producto. Este proceso se convierte en un poco más complicado si existen herramientas de código abierto y gratuito</w:t>
      </w:r>
      <w:r w:rsidR="00177CC2">
        <w:t>,</w:t>
      </w:r>
      <w:r>
        <w:t xml:space="preserve"> que si bien es cierto no se asemejan a los productos comerciales, tienen un funcionamiento un tanto parecido. Este factor genera que se prefiera implementar controles internos y políticas basados en estándares gratuitos </w:t>
      </w:r>
      <w:r w:rsidR="00F61DA2">
        <w:t>. Las organizacion</w:t>
      </w:r>
      <w:r w:rsidR="00BF06CB">
        <w:t>es que comercializan productos se ven confrontados cuando la calidad de los estándares y herramientas grat</w:t>
      </w:r>
      <w:r w:rsidR="00337C18">
        <w:t>uitas es ampliamente reconocida.</w:t>
      </w:r>
    </w:p>
    <w:p w14:paraId="404E4F7A" w14:textId="55B0423E" w:rsidR="00BF06CB" w:rsidRDefault="00630281" w:rsidP="00BF06CB">
      <w:pPr>
        <w:pStyle w:val="Ttulo3"/>
        <w:spacing w:line="360" w:lineRule="auto"/>
      </w:pPr>
      <w:ins w:id="153" w:author="Michael Hidalgo" w:date="2014-10-06T18:42:00Z">
        <w:r>
          <w:t xml:space="preserve">1.5.4 </w:t>
        </w:r>
      </w:ins>
      <w:proofErr w:type="spellStart"/>
      <w:r w:rsidR="00BF06CB">
        <w:t>Plugin</w:t>
      </w:r>
      <w:proofErr w:type="spellEnd"/>
      <w:r w:rsidR="00BF06CB">
        <w:t xml:space="preserve"> limitado a un lenguaje de programación y a un entorno integrado de desarrollo.</w:t>
      </w:r>
    </w:p>
    <w:p w14:paraId="174BE340" w14:textId="77777777" w:rsidR="00BF06CB" w:rsidRDefault="00BF06CB" w:rsidP="00BF06CB">
      <w:r>
        <w:tab/>
        <w:t xml:space="preserve">El prototipo funcional del componente o </w:t>
      </w:r>
      <w:proofErr w:type="spellStart"/>
      <w:r>
        <w:t>plugin</w:t>
      </w:r>
      <w:proofErr w:type="spellEnd"/>
      <w:r>
        <w:t xml:space="preserve"> a desarrollarse está </w:t>
      </w:r>
      <w:r w:rsidR="00337C18">
        <w:t>destinado</w:t>
      </w:r>
      <w:r>
        <w:t xml:space="preserve"> al ambiente de desarrollo Visual Studio.NET y al lenguaje de programación C# . Esto significa que se limita a </w:t>
      </w:r>
      <w:r w:rsidR="00177CC2">
        <w:t xml:space="preserve">estas </w:t>
      </w:r>
      <w:r>
        <w:t>dos tecnologías y no abarca otras plataformas ampliamente utilizadas como lo es Java</w:t>
      </w:r>
      <w:r w:rsidR="00337C18">
        <w:t xml:space="preserve"> por ejemplo</w:t>
      </w:r>
      <w:r>
        <w:t xml:space="preserve">. Incluso impide que se realice el análisis de código en otros lenguajes dentro de la plataforma de programación de Microsoft, como lo es el caso del lenguaje </w:t>
      </w:r>
      <w:r w:rsidR="007F3C1E">
        <w:t>Visual</w:t>
      </w:r>
      <w:r>
        <w:t xml:space="preserve"> Basic.NET.</w:t>
      </w:r>
    </w:p>
    <w:p w14:paraId="5559BF41" w14:textId="37AF5F90" w:rsidR="007F3C1E" w:rsidRDefault="00D87F43" w:rsidP="007F3C1E">
      <w:pPr>
        <w:pStyle w:val="Ttulo2"/>
      </w:pPr>
      <w:bookmarkStart w:id="154" w:name="_Toc274415796"/>
      <w:r>
        <w:t>1.</w:t>
      </w:r>
      <w:ins w:id="155" w:author="Michael Hidalgo" w:date="2014-10-06T18:42:00Z">
        <w:r w:rsidR="00630281">
          <w:t>6</w:t>
        </w:r>
      </w:ins>
      <w:r>
        <w:t xml:space="preserve"> </w:t>
      </w:r>
      <w:r w:rsidR="007F3C1E">
        <w:t>Amenazas</w:t>
      </w:r>
      <w:bookmarkEnd w:id="154"/>
    </w:p>
    <w:p w14:paraId="6F0AF282" w14:textId="65AC38A4" w:rsidR="007F3C1E" w:rsidRDefault="00630281" w:rsidP="007F3C1E">
      <w:pPr>
        <w:pStyle w:val="Ttulo3"/>
      </w:pPr>
      <w:r>
        <w:t xml:space="preserve">1.6.1 </w:t>
      </w:r>
      <w:r w:rsidR="007F3C1E">
        <w:t>La competencia ofrece productos similares e integrados</w:t>
      </w:r>
    </w:p>
    <w:p w14:paraId="0314E02F" w14:textId="77777777" w:rsidR="00734724" w:rsidRDefault="007F3C1E" w:rsidP="007F3C1E">
      <w:pPr>
        <w:rPr>
          <w:ins w:id="156" w:author="Michael Hidalgo" w:date="2014-10-05T20:53:00Z"/>
        </w:rPr>
      </w:pPr>
      <w:r>
        <w:tab/>
      </w:r>
      <w:r w:rsidR="00B50973">
        <w:t>A pesar de los retos en el momento de implementar seguridad en las organizaciones, la necesidad de proteger los activos de la empresa es vita</w:t>
      </w:r>
      <w:r w:rsidR="0090474E">
        <w:t>l</w:t>
      </w:r>
      <w:r w:rsidR="00B50973">
        <w:t xml:space="preserve">. </w:t>
      </w:r>
      <w:r w:rsidR="0054262C">
        <w:tab/>
      </w:r>
      <w:commentRangeStart w:id="157"/>
      <w:r w:rsidR="00B50973">
        <w:t xml:space="preserve">Por </w:t>
      </w:r>
      <w:r w:rsidR="00177CC2">
        <w:t xml:space="preserve">esta </w:t>
      </w:r>
      <w:r w:rsidR="00B50973">
        <w:t>razón</w:t>
      </w:r>
      <w:r w:rsidR="00177CC2">
        <w:t>,</w:t>
      </w:r>
      <w:r w:rsidR="00B50973">
        <w:t xml:space="preserve"> se cuenta hoy con variedad de productos similares que </w:t>
      </w:r>
      <w:r w:rsidR="00B50973">
        <w:lastRenderedPageBreak/>
        <w:t xml:space="preserve">le facultan a la industria mejorar e incluso identificar defectos de seguridad en el software que se desarrolla. Muchas de </w:t>
      </w:r>
      <w:r w:rsidR="00177CC2">
        <w:t xml:space="preserve">estas </w:t>
      </w:r>
      <w:r w:rsidR="00B50973">
        <w:t>organizaciones, con años de prevalencia en el mercado, crean productos innovadores con el resp</w:t>
      </w:r>
      <w:r w:rsidR="0090474E">
        <w:t>aldo de calidad del fabricante y que son atractivas por su grado de confianza.</w:t>
      </w:r>
      <w:r w:rsidR="00457E07">
        <w:t xml:space="preserve"> </w:t>
      </w:r>
    </w:p>
    <w:p w14:paraId="78C11C72" w14:textId="77777777" w:rsidR="00734724" w:rsidRDefault="00734724" w:rsidP="007F3C1E">
      <w:pPr>
        <w:rPr>
          <w:ins w:id="158" w:author="Michael Hidalgo" w:date="2014-10-05T20:53:00Z"/>
        </w:rPr>
      </w:pPr>
      <w:ins w:id="159" w:author="Michael Hidalgo" w:date="2014-10-05T20:53:00Z">
        <w:r>
          <w:tab/>
        </w:r>
      </w:ins>
      <w:r w:rsidR="00457E07">
        <w:t xml:space="preserve">Dentro de la lista de organizaciones líderes en el mercado de la seguridad de las aplicaciones figuran IBM con el producto denominado </w:t>
      </w:r>
      <w:proofErr w:type="spellStart"/>
      <w:r w:rsidR="00457E07">
        <w:t>AppScan</w:t>
      </w:r>
      <w:proofErr w:type="spellEnd"/>
      <w:r w:rsidR="00457E07">
        <w:t xml:space="preserve">, Hewlett-Packard ofrece el producto </w:t>
      </w:r>
      <w:proofErr w:type="spellStart"/>
      <w:r w:rsidR="00457E07">
        <w:t>Fortify</w:t>
      </w:r>
      <w:proofErr w:type="spellEnd"/>
      <w:r w:rsidR="00457E07">
        <w:t xml:space="preserve"> Software Security Center, </w:t>
      </w:r>
      <w:proofErr w:type="spellStart"/>
      <w:r w:rsidR="00457E07">
        <w:t>Checkmarx</w:t>
      </w:r>
      <w:proofErr w:type="spellEnd"/>
      <w:r w:rsidR="00457E07">
        <w:t xml:space="preserve"> a su vez de forma emergente ha ganado territorio incursionando con la herramienta llamada </w:t>
      </w:r>
      <w:proofErr w:type="spellStart"/>
      <w:r w:rsidR="00457E07">
        <w:t>Static</w:t>
      </w:r>
      <w:proofErr w:type="spellEnd"/>
      <w:r w:rsidR="00457E07">
        <w:t xml:space="preserve"> </w:t>
      </w:r>
      <w:proofErr w:type="spellStart"/>
      <w:r w:rsidR="00457E07">
        <w:t>Code</w:t>
      </w:r>
      <w:proofErr w:type="spellEnd"/>
      <w:r w:rsidR="00457E07">
        <w:t xml:space="preserve"> </w:t>
      </w:r>
      <w:proofErr w:type="spellStart"/>
      <w:r w:rsidR="00457E07">
        <w:t>Analysis</w:t>
      </w:r>
      <w:proofErr w:type="spellEnd"/>
      <w:r w:rsidR="00C20940">
        <w:t xml:space="preserve"> y la empresa </w:t>
      </w:r>
      <w:proofErr w:type="spellStart"/>
      <w:r w:rsidR="00C20940">
        <w:t>White</w:t>
      </w:r>
      <w:r w:rsidR="00457E07">
        <w:t>Hat</w:t>
      </w:r>
      <w:proofErr w:type="spellEnd"/>
      <w:r w:rsidR="00457E07">
        <w:t xml:space="preserve"> ofrece el producto denominado </w:t>
      </w:r>
      <w:proofErr w:type="spellStart"/>
      <w:r w:rsidR="00457E07">
        <w:t>WhiteHat</w:t>
      </w:r>
      <w:proofErr w:type="spellEnd"/>
      <w:r w:rsidR="00457E07">
        <w:t xml:space="preserve"> </w:t>
      </w:r>
      <w:proofErr w:type="spellStart"/>
      <w:r w:rsidR="00457E07">
        <w:t>Sentinel</w:t>
      </w:r>
      <w:proofErr w:type="spellEnd"/>
      <w:r w:rsidR="00457E07">
        <w:t>.</w:t>
      </w:r>
      <w:r w:rsidR="00C20940">
        <w:t xml:space="preserve"> </w:t>
      </w:r>
    </w:p>
    <w:p w14:paraId="54E47428" w14:textId="77777777" w:rsidR="00734724" w:rsidRDefault="00734724" w:rsidP="007F3C1E">
      <w:pPr>
        <w:rPr>
          <w:ins w:id="160" w:author="Michael Hidalgo" w:date="2014-10-05T20:53:00Z"/>
        </w:rPr>
      </w:pPr>
      <w:ins w:id="161" w:author="Michael Hidalgo" w:date="2014-10-05T20:53:00Z">
        <w:r>
          <w:tab/>
        </w:r>
      </w:ins>
      <w:r w:rsidR="00457E07">
        <w:t>El enfoque proporcionado por las herramientas mencionadas anteriormente, brindan la posibili</w:t>
      </w:r>
      <w:r w:rsidR="00C20940">
        <w:t>dad de realizar un análisis del código fuente, con el objetivo de encontrar vulnerabilidades y generan de esta forma un reporte con los hallazgos, eventualmente el desarrollador analiza detalladamente el informe y procede con las correcciones dictadas por la herramienta.</w:t>
      </w:r>
    </w:p>
    <w:p w14:paraId="12065386" w14:textId="1BEF4433" w:rsidR="007F3C1E" w:rsidRDefault="00734724" w:rsidP="007F3C1E">
      <w:ins w:id="162" w:author="Michael Hidalgo" w:date="2014-10-05T20:53:00Z">
        <w:r>
          <w:tab/>
        </w:r>
      </w:ins>
      <w:r w:rsidR="0090474E">
        <w:t xml:space="preserve"> Así mismo los clientes, usuarios de </w:t>
      </w:r>
      <w:r w:rsidR="00177CC2">
        <w:t xml:space="preserve">estas </w:t>
      </w:r>
      <w:r w:rsidR="0090474E">
        <w:t xml:space="preserve">aplicaciones, se preocupan por implementar las herramientas que sean efectivas y que les brinden el grado de protección que ellos requieren. Por tal razón es normal que una empresa pueda escoger y evaluar más de un producto donde deberá decidir </w:t>
      </w:r>
      <w:r w:rsidR="00177CC2">
        <w:t xml:space="preserve">cuál </w:t>
      </w:r>
      <w:r w:rsidR="0090474E">
        <w:t>le brida</w:t>
      </w:r>
      <w:r w:rsidR="00177CC2">
        <w:t>rá</w:t>
      </w:r>
      <w:r w:rsidR="0090474E">
        <w:t xml:space="preserve"> una mejor opción.</w:t>
      </w:r>
      <w:commentRangeEnd w:id="157"/>
      <w:r w:rsidR="006A2122">
        <w:rPr>
          <w:rStyle w:val="Refdecomentario"/>
        </w:rPr>
        <w:commentReference w:id="157"/>
      </w:r>
    </w:p>
    <w:p w14:paraId="17BEFD8B" w14:textId="1B05C951" w:rsidR="0090474E" w:rsidRDefault="00630281" w:rsidP="0090474E">
      <w:pPr>
        <w:pStyle w:val="Ttulo3"/>
      </w:pPr>
      <w:ins w:id="163" w:author="Michael Hidalgo" w:date="2014-10-06T18:42:00Z">
        <w:r>
          <w:t xml:space="preserve">1.6.2 </w:t>
        </w:r>
      </w:ins>
      <w:commentRangeStart w:id="164"/>
      <w:commentRangeStart w:id="165"/>
      <w:r w:rsidR="0090474E">
        <w:t>Clientes prefieren productos unificados</w:t>
      </w:r>
      <w:commentRangeEnd w:id="164"/>
      <w:r w:rsidR="00177CC2">
        <w:rPr>
          <w:rStyle w:val="Refdecomentario"/>
          <w:rFonts w:eastAsiaTheme="minorEastAsia" w:cstheme="minorBidi"/>
          <w:bCs w:val="0"/>
        </w:rPr>
        <w:commentReference w:id="164"/>
      </w:r>
      <w:commentRangeEnd w:id="165"/>
      <w:r w:rsidR="00E67414">
        <w:rPr>
          <w:rStyle w:val="Refdecomentario"/>
          <w:rFonts w:eastAsiaTheme="minorEastAsia" w:cstheme="minorBidi"/>
          <w:bCs w:val="0"/>
        </w:rPr>
        <w:commentReference w:id="165"/>
      </w:r>
    </w:p>
    <w:p w14:paraId="15118A60" w14:textId="702377C7" w:rsidR="006A2122" w:rsidRDefault="0090474E" w:rsidP="0090474E">
      <w:pPr>
        <w:rPr>
          <w:ins w:id="166" w:author="Laica" w:date="2014-10-04T21:04:00Z"/>
        </w:rPr>
      </w:pPr>
      <w:r>
        <w:lastRenderedPageBreak/>
        <w:tab/>
        <w:t xml:space="preserve">Siempre existe la </w:t>
      </w:r>
      <w:r w:rsidR="00337C18">
        <w:t>opción</w:t>
      </w:r>
      <w:r>
        <w:t xml:space="preserve"> de que un cliente elija otro producto que satisfaga las necesidades y que le permita cumplir a cabalidad con sus objetivos estratégicos</w:t>
      </w:r>
      <w:r w:rsidR="00D54E61">
        <w:t xml:space="preserve"> de la organización</w:t>
      </w:r>
      <w:r>
        <w:t>. De igual forma buscará aquellas soluciones de software que puedan ser implementadas</w:t>
      </w:r>
      <w:r w:rsidR="00062A45">
        <w:t xml:space="preserve"> y adaptadas fácilmente</w:t>
      </w:r>
      <w:r>
        <w:t>.</w:t>
      </w:r>
      <w:r w:rsidR="009C7F74">
        <w:t xml:space="preserve"> Una herramienta unificada es aquella que ofrece múltiples y comunes operaciones sin necesidad de </w:t>
      </w:r>
      <w:r w:rsidR="00062A45">
        <w:t>que el usuario necesite adquirir</w:t>
      </w:r>
      <w:r w:rsidR="009C7F74">
        <w:t xml:space="preserve"> componentes de terceros, lo cual facilita entre muchas otras cosas los costos de licenciamiento. </w:t>
      </w:r>
    </w:p>
    <w:p w14:paraId="5CF64649" w14:textId="77777777" w:rsidR="006A2122" w:rsidRDefault="009C7F74" w:rsidP="0090474E">
      <w:pPr>
        <w:rPr>
          <w:ins w:id="167" w:author="Laica" w:date="2014-10-04T21:05:00Z"/>
        </w:rPr>
      </w:pPr>
      <w:r>
        <w:t xml:space="preserve">En seguridad de aplicaciones por ejemplo, herramientas como lo son HP </w:t>
      </w:r>
      <w:proofErr w:type="spellStart"/>
      <w:r>
        <w:t>Fortify</w:t>
      </w:r>
      <w:proofErr w:type="spellEnd"/>
      <w:r>
        <w:t xml:space="preserve"> son ampliamente utilizadas a nivel corporativo porque aparte del respaldo comercial que existe, las empresas encuentran en esta herramienta un producto unificado donde pueden hacer análisis periódico del código fuente, dentro del mismo entorno de desarrollo integrado, incluso permitiendo que aplicaciones en tecnologías no adyacentes puedan ser analizadas de forma transparente. El usuario a su vez puede decidir la periodicidad con la que el análisis es realizado, definir ciertas reglas intrínsecas de la organización, extender la funcionalidad de la herramienta y predefinir la forma en que los reportes son generados, todo esto desde la misma </w:t>
      </w:r>
      <w:r w:rsidR="00062A45">
        <w:t xml:space="preserve">configuración de la </w:t>
      </w:r>
      <w:r>
        <w:t xml:space="preserve">herramienta. </w:t>
      </w:r>
    </w:p>
    <w:p w14:paraId="6EF34E4F" w14:textId="412FE093" w:rsidR="006A2122" w:rsidRDefault="009C7F74" w:rsidP="0090474E">
      <w:pPr>
        <w:rPr>
          <w:ins w:id="168" w:author="Laica" w:date="2014-10-04T21:05:00Z"/>
        </w:rPr>
      </w:pPr>
      <w:r>
        <w:t xml:space="preserve">De </w:t>
      </w:r>
      <w:ins w:id="169" w:author="Laica" w:date="2014-10-04T21:05:00Z">
        <w:r w:rsidR="006A2122">
          <w:t>e</w:t>
        </w:r>
      </w:ins>
      <w:r>
        <w:t xml:space="preserve">sta forma existe gran variedad de productos que tienen como objetivo </w:t>
      </w:r>
      <w:r w:rsidR="00062A45">
        <w:t xml:space="preserve">brindar un ecosistema donde todas las tareas relacionadas con seguridad dentro del ciclo de vida del desarrollo del software estén disponibles ahí mismo, sin necesidad de adquirir otros productos. </w:t>
      </w:r>
    </w:p>
    <w:p w14:paraId="07102D34" w14:textId="4636F93C" w:rsidR="0090474E" w:rsidRDefault="0090474E" w:rsidP="0090474E">
      <w:r>
        <w:lastRenderedPageBreak/>
        <w:t>Cuando existe complejidad en el momento de implementar una solución de software en la organización</w:t>
      </w:r>
      <w:r w:rsidR="002F71E3">
        <w:t>, se pierde la funcionalidad de la misma</w:t>
      </w:r>
      <w:r>
        <w:t xml:space="preserve">, ya que se crea una </w:t>
      </w:r>
      <w:r w:rsidR="00177CC2">
        <w:t xml:space="preserve">atmósfera </w:t>
      </w:r>
      <w:r>
        <w:t>negativa donde se ve como un verdadero reto poder utilizar</w:t>
      </w:r>
      <w:r w:rsidR="002F71E3">
        <w:t>la</w:t>
      </w:r>
      <w:r>
        <w:t xml:space="preserve"> de forma adecuada. Esto se evidencia cuando </w:t>
      </w:r>
      <w:r w:rsidR="00E656C7">
        <w:t>no existe un producto unificado y problemas de compatibilidad.</w:t>
      </w:r>
      <w:r w:rsidR="00062A45">
        <w:t xml:space="preserve"> Bajo </w:t>
      </w:r>
      <w:r w:rsidR="00985CD5">
        <w:t xml:space="preserve">esta </w:t>
      </w:r>
      <w:r w:rsidR="00062A45">
        <w:t>perspectiva es claro notar que una empresa tienda a preferir productos maduros especializados en brindar soluciones a aplicaciones de software vulnerables a ataques informáticos.</w:t>
      </w:r>
    </w:p>
    <w:p w14:paraId="12A2EB27" w14:textId="77777777" w:rsidR="00A90114" w:rsidRDefault="00A90114" w:rsidP="00A90114">
      <w:pPr>
        <w:pStyle w:val="Ttulo3"/>
      </w:pPr>
      <w:commentRangeStart w:id="170"/>
      <w:r>
        <w:t>Proliferación de herramientas en línea para capacitar personal.</w:t>
      </w:r>
      <w:commentRangeEnd w:id="170"/>
      <w:r w:rsidR="006A2122">
        <w:rPr>
          <w:rStyle w:val="Refdecomentario"/>
          <w:rFonts w:eastAsiaTheme="minorEastAsia" w:cstheme="minorBidi"/>
          <w:bCs w:val="0"/>
        </w:rPr>
        <w:commentReference w:id="170"/>
      </w:r>
    </w:p>
    <w:p w14:paraId="0F23E0AE" w14:textId="77777777" w:rsidR="00A975E5" w:rsidRDefault="00A90114" w:rsidP="00A90114">
      <w:r>
        <w:tab/>
        <w:t xml:space="preserve">Internet se ha convertido en una herramienta indispensable para la sociedad y aunado a ello la proliferación de dispositivos móviles genera que de forma indirecta el modelo tradicional de hacer negocios cambie. Por tal razón existen diversos mecanismos por medio de los cuales los desarrolladores de software se pueden capacitar en línea, desde la comodidad de las oficinas o desde sus hogares. También es importante observar que el precio por </w:t>
      </w:r>
      <w:r w:rsidR="00177CC2">
        <w:t xml:space="preserve">esas </w:t>
      </w:r>
      <w:r>
        <w:t xml:space="preserve">capacitaciones es relativamente bajo e incluso muchas organizaciones cubren </w:t>
      </w:r>
      <w:r w:rsidR="00177CC2">
        <w:t xml:space="preserve">estos </w:t>
      </w:r>
      <w:r>
        <w:t xml:space="preserve">entrenamientos a sus empleados. </w:t>
      </w:r>
      <w:r w:rsidR="000E2C84">
        <w:t xml:space="preserve">El hecho que exista la facilidad de realizar entrenamiento, especialmente en temas como desarrollo seguro de software, hace que las empresas prefieran invertir en adquirir el material de </w:t>
      </w:r>
      <w:r w:rsidR="002A3242">
        <w:t>capacitación</w:t>
      </w:r>
      <w:r w:rsidR="000E2C84">
        <w:t xml:space="preserve"> </w:t>
      </w:r>
      <w:r w:rsidR="00A975E5">
        <w:t xml:space="preserve"> en lugar de adquirir productos de software por varias razones incluyendo el hecho de que el entrenamiento se puede realizar varias veces al año, en conjunto con el departamento de </w:t>
      </w:r>
      <w:r w:rsidR="00A975E5">
        <w:lastRenderedPageBreak/>
        <w:t xml:space="preserve">recursos humanos, se puede acceder al contenido de los cursos en cualquier momento, a medida que nuevos cursos están disponibles, los usuarios pueden tener acceso a ellos y principalmente el costo es relativamente bajo. </w:t>
      </w:r>
      <w:ins w:id="171" w:author="Michael Hidalgo" w:date="2014-10-03T18:03:00Z">
        <w:r w:rsidR="00F93DFE">
          <w:tab/>
        </w:r>
      </w:ins>
      <w:r w:rsidR="00A975E5">
        <w:t xml:space="preserve">Empresas como </w:t>
      </w:r>
      <w:proofErr w:type="spellStart"/>
      <w:r w:rsidR="00A975E5">
        <w:t>Pluralsight</w:t>
      </w:r>
      <w:proofErr w:type="spellEnd"/>
      <w:r w:rsidR="00A975E5">
        <w:t>, contienen un catálogo bastante amplio en cursos enfocados a seguridad en el software, tal como se puede percibir en la imagen mostrada a continuación, donde existen alrededor de 60 cursos virtuales.</w:t>
      </w:r>
    </w:p>
    <w:p w14:paraId="6E6F3ED0" w14:textId="77777777" w:rsidR="00DB6119" w:rsidRDefault="00A975E5" w:rsidP="00DB6119">
      <w:pPr>
        <w:pStyle w:val="Epgrafe"/>
        <w:keepNext/>
        <w:jc w:val="center"/>
        <w:rPr>
          <w:ins w:id="172" w:author="Michael Hidalgo" w:date="2014-10-03T17:25:00Z"/>
        </w:rPr>
      </w:pPr>
      <w:r>
        <w:t xml:space="preserve">Imagen </w:t>
      </w:r>
      <w:r w:rsidR="004355E6">
        <w:fldChar w:fldCharType="begin"/>
      </w:r>
      <w:r>
        <w:instrText xml:space="preserve"> SEQ Imagen \* ARABIC </w:instrText>
      </w:r>
      <w:r w:rsidR="004355E6">
        <w:fldChar w:fldCharType="separate"/>
      </w:r>
      <w:r w:rsidR="00BE5ECD">
        <w:rPr>
          <w:noProof/>
        </w:rPr>
        <w:t>1</w:t>
      </w:r>
      <w:r w:rsidR="004355E6">
        <w:fldChar w:fldCharType="end"/>
      </w:r>
    </w:p>
    <w:p w14:paraId="3CC995F8" w14:textId="77777777" w:rsidR="00A975E5" w:rsidRDefault="00A975E5" w:rsidP="00DB6119">
      <w:pPr>
        <w:pStyle w:val="Epgrafe"/>
        <w:keepNext/>
        <w:jc w:val="center"/>
      </w:pPr>
      <w:r>
        <w:t xml:space="preserve">Cursos virtuales enfocados en seguridad de la empresa </w:t>
      </w:r>
      <w:proofErr w:type="spellStart"/>
      <w:r>
        <w:t>Pluralsight</w:t>
      </w:r>
      <w:proofErr w:type="spellEnd"/>
      <w:r>
        <w:t>.</w:t>
      </w:r>
    </w:p>
    <w:p w14:paraId="1C8B0DDB" w14:textId="77777777" w:rsidR="00A975E5" w:rsidRDefault="00A975E5" w:rsidP="007F224E">
      <w:pPr>
        <w:keepNext/>
      </w:pPr>
      <w:r>
        <w:rPr>
          <w:noProof/>
          <w:lang w:val="es-ES" w:eastAsia="es-ES"/>
        </w:rPr>
        <w:drawing>
          <wp:inline distT="0" distB="0" distL="0" distR="0" wp14:anchorId="36948AD9" wp14:editId="7B9F6EC3">
            <wp:extent cx="5324475" cy="38195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1 at 7.09.53 PM.png"/>
                    <pic:cNvPicPr/>
                  </pic:nvPicPr>
                  <pic:blipFill>
                    <a:blip r:embed="rId15">
                      <a:extLst>
                        <a:ext uri="{28A0092B-C50C-407E-A947-70E740481C1C}">
                          <a14:useLocalDpi xmlns:a14="http://schemas.microsoft.com/office/drawing/2010/main" val="0"/>
                        </a:ext>
                      </a:extLst>
                    </a:blip>
                    <a:stretch>
                      <a:fillRect/>
                    </a:stretch>
                  </pic:blipFill>
                  <pic:spPr>
                    <a:xfrm>
                      <a:off x="0" y="0"/>
                      <a:ext cx="5324475" cy="3819525"/>
                    </a:xfrm>
                    <a:prstGeom prst="rect">
                      <a:avLst/>
                    </a:prstGeom>
                  </pic:spPr>
                </pic:pic>
              </a:graphicData>
            </a:graphic>
          </wp:inline>
        </w:drawing>
      </w:r>
    </w:p>
    <w:p w14:paraId="1D9F5E55" w14:textId="77777777" w:rsidR="000606A5" w:rsidRDefault="00A975E5">
      <w:pPr>
        <w:jc w:val="center"/>
        <w:pPrChange w:id="173" w:author="Michael Hidalgo" w:date="2014-10-03T17:26:00Z">
          <w:pPr/>
        </w:pPrChange>
      </w:pPr>
      <w:r>
        <w:t xml:space="preserve">Fuente : </w:t>
      </w:r>
      <w:r w:rsidR="00A73835" w:rsidRPr="00A73835">
        <w:t>http://www.pluralsight.com/tag/security</w:t>
      </w:r>
    </w:p>
    <w:p w14:paraId="05F29935" w14:textId="77777777" w:rsidR="00A076C8" w:rsidRDefault="00A076C8" w:rsidP="00A90114"/>
    <w:p w14:paraId="46EC2DD1" w14:textId="77777777" w:rsidR="00A076C8" w:rsidRDefault="00A076C8" w:rsidP="00A90114"/>
    <w:p w14:paraId="6DA6812A" w14:textId="77777777" w:rsidR="00A076C8" w:rsidRDefault="00A076C8" w:rsidP="00A90114"/>
    <w:p w14:paraId="27B62B16" w14:textId="77777777" w:rsidR="00A076C8" w:rsidRDefault="00A076C8" w:rsidP="00A90114"/>
    <w:p w14:paraId="129FA42A" w14:textId="77777777" w:rsidR="00A076C8" w:rsidRDefault="00A076C8" w:rsidP="00A90114"/>
    <w:p w14:paraId="1169A971" w14:textId="77777777" w:rsidR="00A076C8" w:rsidRDefault="00A076C8" w:rsidP="00A90114"/>
    <w:p w14:paraId="1D9600C9" w14:textId="77777777" w:rsidR="00A076C8" w:rsidRDefault="00A076C8" w:rsidP="00A90114"/>
    <w:p w14:paraId="1EA8E35B" w14:textId="77777777" w:rsidR="00A076C8" w:rsidRDefault="00A076C8" w:rsidP="00A90114"/>
    <w:p w14:paraId="5026E6B6" w14:textId="77777777" w:rsidR="00FB0D7D" w:rsidRDefault="00FB0D7D" w:rsidP="00A90114"/>
    <w:p w14:paraId="7F6DA6FC" w14:textId="77777777" w:rsidR="00FB0D7D" w:rsidRDefault="00FB0D7D" w:rsidP="00A90114"/>
    <w:p w14:paraId="2CAC0DB4" w14:textId="77777777" w:rsidR="00561B1B" w:rsidRDefault="00561B1B" w:rsidP="00A90114"/>
    <w:p w14:paraId="5F968B7B" w14:textId="77777777" w:rsidR="00561B1B" w:rsidRDefault="00561B1B" w:rsidP="00A90114"/>
    <w:p w14:paraId="2D71C666" w14:textId="77777777" w:rsidR="00561B1B" w:rsidRDefault="00561B1B" w:rsidP="00A90114"/>
    <w:p w14:paraId="00D5134C" w14:textId="77777777" w:rsidR="00561B1B" w:rsidRDefault="00561B1B" w:rsidP="00A90114"/>
    <w:p w14:paraId="0951EEBA" w14:textId="77777777" w:rsidR="00561B1B" w:rsidRDefault="00561B1B" w:rsidP="00A90114"/>
    <w:p w14:paraId="27401E2E" w14:textId="77777777" w:rsidR="00561B1B" w:rsidRDefault="00561B1B" w:rsidP="00A90114"/>
    <w:p w14:paraId="6507649C" w14:textId="77777777" w:rsidR="00561B1B" w:rsidRDefault="00561B1B" w:rsidP="00A90114"/>
    <w:p w14:paraId="2A24BAB9" w14:textId="77777777" w:rsidR="006D2081" w:rsidRDefault="006A2122" w:rsidP="001515F3">
      <w:pPr>
        <w:pStyle w:val="Ttulo1"/>
        <w:spacing w:line="240" w:lineRule="auto"/>
        <w:jc w:val="right"/>
        <w:rPr>
          <w:ins w:id="174" w:author="Michael Hidalgo" w:date="2014-10-06T09:42:00Z"/>
        </w:rPr>
      </w:pPr>
      <w:bookmarkStart w:id="175" w:name="_Toc274415797"/>
      <w:r>
        <w:t xml:space="preserve">CAPÍTULO </w:t>
      </w:r>
      <w:r w:rsidR="00561B1B">
        <w:t>ll</w:t>
      </w:r>
      <w:bookmarkEnd w:id="175"/>
      <w:r w:rsidR="00561B1B">
        <w:t xml:space="preserve">  </w:t>
      </w:r>
    </w:p>
    <w:p w14:paraId="656AD318" w14:textId="5E1C0580" w:rsidR="00561B1B" w:rsidRDefault="00561B1B" w:rsidP="001515F3">
      <w:pPr>
        <w:pStyle w:val="Ttulo1"/>
        <w:spacing w:line="240" w:lineRule="auto"/>
        <w:jc w:val="right"/>
        <w:rPr>
          <w:ins w:id="176" w:author="Michael Hidalgo" w:date="2014-10-06T09:42:00Z"/>
        </w:rPr>
      </w:pPr>
      <w:bookmarkStart w:id="177" w:name="_Toc274415798"/>
      <w:r>
        <w:t xml:space="preserve">MARCO </w:t>
      </w:r>
      <w:r w:rsidR="006A2122">
        <w:t>TEÓRICO</w:t>
      </w:r>
      <w:bookmarkEnd w:id="177"/>
    </w:p>
    <w:p w14:paraId="740BE579" w14:textId="77777777" w:rsidR="006D2081" w:rsidRDefault="006D2081" w:rsidP="001515F3">
      <w:pPr>
        <w:rPr>
          <w:ins w:id="178" w:author="Michael Hidalgo" w:date="2014-10-06T09:42:00Z"/>
        </w:rPr>
      </w:pPr>
    </w:p>
    <w:p w14:paraId="076F5B55" w14:textId="77777777" w:rsidR="006D2081" w:rsidRDefault="006D2081" w:rsidP="001515F3">
      <w:pPr>
        <w:rPr>
          <w:ins w:id="179" w:author="Michael Hidalgo" w:date="2014-10-06T09:42:00Z"/>
        </w:rPr>
      </w:pPr>
    </w:p>
    <w:p w14:paraId="560F6F78" w14:textId="77777777" w:rsidR="006D2081" w:rsidRPr="006D2081" w:rsidRDefault="006D2081" w:rsidP="001515F3"/>
    <w:p w14:paraId="5457D092" w14:textId="77777777" w:rsidR="00561B1B" w:rsidRDefault="00561B1B" w:rsidP="00A90114">
      <w:pPr>
        <w:rPr>
          <w:ins w:id="180" w:author="Michael Hidalgo" w:date="2014-10-06T09:42:00Z"/>
        </w:rPr>
      </w:pPr>
    </w:p>
    <w:p w14:paraId="29343326" w14:textId="77777777" w:rsidR="006D2081" w:rsidRDefault="006D2081" w:rsidP="00A90114"/>
    <w:p w14:paraId="47E9646E" w14:textId="49A4D014" w:rsidR="00A85FBC" w:rsidRDefault="00561B1B" w:rsidP="00A85FBC">
      <w:pPr>
        <w:rPr>
          <w:ins w:id="181" w:author="Michael Hidalgo" w:date="2014-10-01T21:04:00Z"/>
        </w:rPr>
      </w:pPr>
      <w:r>
        <w:tab/>
        <w:t xml:space="preserve">En el capítulo presente, se consignan una serie de términos y conceptos fundamentales para el </w:t>
      </w:r>
      <w:r w:rsidR="0064021D">
        <w:t xml:space="preserve">prototipo </w:t>
      </w:r>
      <w:r>
        <w:t xml:space="preserve">propuesto, cuyo significado es relevante para comprender mejor aspectos técnicos y específicos al prototipo. </w:t>
      </w:r>
      <w:ins w:id="182" w:author="Michael Hidalgo" w:date="2014-10-03T18:04:00Z">
        <w:r w:rsidR="001B48FD">
          <w:tab/>
        </w:r>
      </w:ins>
      <w:r>
        <w:t xml:space="preserve">Así mismo, </w:t>
      </w:r>
      <w:commentRangeStart w:id="183"/>
      <w:ins w:id="184" w:author="Laica" w:date="2014-10-04T21:11:00Z">
        <w:r w:rsidR="006A2122">
          <w:t>e</w:t>
        </w:r>
      </w:ins>
      <w:r w:rsidR="006A2122">
        <w:rPr>
          <w:rStyle w:val="Refdecomentario"/>
        </w:rPr>
        <w:commentReference w:id="185"/>
      </w:r>
      <w:r>
        <w:t>ste</w:t>
      </w:r>
      <w:commentRangeEnd w:id="183"/>
      <w:r w:rsidR="001A518F">
        <w:rPr>
          <w:rStyle w:val="Refdecomentario"/>
        </w:rPr>
        <w:commentReference w:id="183"/>
      </w:r>
      <w:r>
        <w:t xml:space="preserve"> capítulo tiene como objetivo servir de r</w:t>
      </w:r>
      <w:r w:rsidR="00941B2E">
        <w:t>eferencia ante cualquier eventual término utilizado en éste documento, de forma tal que exista una definición clara y concisa que ayude a trazar una hoja de ruta y un panorama explicativo de los términos aquí utilizados.</w:t>
      </w:r>
    </w:p>
    <w:p w14:paraId="5FBE9F4F" w14:textId="6BE84763" w:rsidR="006D453A" w:rsidRDefault="00E62166" w:rsidP="00B12004">
      <w:pPr>
        <w:pStyle w:val="Ttulo2"/>
        <w:rPr>
          <w:ins w:id="186" w:author="Michael Hidalgo" w:date="2014-10-01T21:31:00Z"/>
        </w:rPr>
      </w:pPr>
      <w:bookmarkStart w:id="187" w:name="_Toc274415799"/>
      <w:ins w:id="188" w:author="Michael Hidalgo" w:date="2014-10-06T09:42:00Z">
        <w:r>
          <w:t xml:space="preserve">2.1 </w:t>
        </w:r>
      </w:ins>
      <w:r w:rsidR="00A85FBC">
        <w:t>Sistemas de Información</w:t>
      </w:r>
      <w:bookmarkEnd w:id="187"/>
      <w:r w:rsidR="00A85FBC">
        <w:t xml:space="preserve"> </w:t>
      </w:r>
    </w:p>
    <w:p w14:paraId="2EF28140" w14:textId="77777777" w:rsidR="006A2122" w:rsidRDefault="00B12004" w:rsidP="006D453A">
      <w:pPr>
        <w:rPr>
          <w:ins w:id="189" w:author="Laica" w:date="2014-10-04T21:11:00Z"/>
        </w:rPr>
      </w:pPr>
      <w:r>
        <w:t xml:space="preserve"> </w:t>
      </w:r>
      <w:r w:rsidR="006D453A">
        <w:tab/>
      </w:r>
      <w:r w:rsidR="002A2034">
        <w:t xml:space="preserve">Un sistema de información </w:t>
      </w:r>
      <w:r w:rsidR="00BC4CA4">
        <w:t>se compone de</w:t>
      </w:r>
      <w:r w:rsidR="002A2034">
        <w:t xml:space="preserve"> un conjunto de elementos</w:t>
      </w:r>
      <w:ins w:id="190" w:author="Michael Hidalgo" w:date="2014-10-03T18:05:00Z">
        <w:r w:rsidR="001B48FD">
          <w:t xml:space="preserve">, </w:t>
        </w:r>
      </w:ins>
      <w:r w:rsidR="002A2034">
        <w:t xml:space="preserve">que tienen como objetivo común recolectar, almacenar procesar y analizar datos. Por medio de un sistema de información es que los datos almacenados y recopilados son debidamente procesados y convertidos en información, la cual es utilizada como base durante el proceso de toma de decisiones. </w:t>
      </w:r>
    </w:p>
    <w:p w14:paraId="28554F24" w14:textId="52CF7504" w:rsidR="00A85FBC" w:rsidRDefault="002A2034" w:rsidP="006D453A">
      <w:r>
        <w:t xml:space="preserve">Los autores Kendall &amp; Kendall (2011), refiriéndose a </w:t>
      </w:r>
      <w:r w:rsidR="006A2122">
        <w:t xml:space="preserve">este </w:t>
      </w:r>
      <w:r>
        <w:t>tema indican que “Los sistemas de información se desarrollan para distintos fines, dependiendo de las necesidades de los humanos</w:t>
      </w:r>
      <w:r w:rsidR="00BC4CA4">
        <w:t xml:space="preserve"> y la empresa.</w:t>
      </w:r>
      <w:r>
        <w:t xml:space="preserve">” </w:t>
      </w:r>
      <w:r w:rsidR="004C131C">
        <w:t>(p. 2). En una sociedad globalizada como en la que se vive actualmente, los sistemas de información juegan un rol fundamental; tareas que en antaño se hacían de forma manual, con el advenimiento de los sistemas de información se han podido automatizar, permitiendo que exista un aprovechamiento consistente de recursos dentro de la organización.</w:t>
      </w:r>
    </w:p>
    <w:p w14:paraId="6BC9D837" w14:textId="77777777" w:rsidR="004C131C" w:rsidRDefault="004C131C" w:rsidP="006D453A">
      <w:r>
        <w:lastRenderedPageBreak/>
        <w:tab/>
      </w:r>
      <w:r w:rsidR="002A1C7A">
        <w:t>Existen</w:t>
      </w:r>
      <w:r>
        <w:t xml:space="preserve"> </w:t>
      </w:r>
      <w:r w:rsidR="002A1C7A">
        <w:t>varios tipos de sistemas de información entre los que se destacan :</w:t>
      </w:r>
    </w:p>
    <w:p w14:paraId="3978A267" w14:textId="77777777" w:rsidR="006E52B6" w:rsidRDefault="002A1C7A" w:rsidP="002A1C7A">
      <w:pPr>
        <w:pStyle w:val="Prrafodelista"/>
        <w:numPr>
          <w:ilvl w:val="0"/>
          <w:numId w:val="21"/>
        </w:numPr>
        <w:rPr>
          <w:ins w:id="191" w:author="Michael Hidalgo" w:date="2014-10-03T18:09:00Z"/>
        </w:rPr>
      </w:pPr>
      <w:r w:rsidRPr="006622D0">
        <w:t xml:space="preserve">Sistemas de procesamiento de transacciones: </w:t>
      </w:r>
    </w:p>
    <w:p w14:paraId="63FB1CF6" w14:textId="303AE3A6" w:rsidR="002A1C7A" w:rsidRDefault="006E52B6" w:rsidP="006E52B6">
      <w:ins w:id="192" w:author="Michael Hidalgo" w:date="2014-10-03T18:09:00Z">
        <w:r>
          <w:tab/>
        </w:r>
      </w:ins>
      <w:r w:rsidR="002A1C7A" w:rsidRPr="006622D0">
        <w:t xml:space="preserve">Dentro de </w:t>
      </w:r>
      <w:ins w:id="193" w:author="Laica" w:date="2014-10-04T21:12:00Z">
        <w:r w:rsidR="006A2122">
          <w:t>e</w:t>
        </w:r>
      </w:ins>
      <w:r w:rsidR="002A1C7A" w:rsidRPr="006622D0">
        <w:t>sta categoría se agrupan los sistemas que realizan volúmenes inmensos de transacciones para la organización, como por ejemplo sistemas de procesamiento de datos de una entidad financiera. Los autores Kendall &amp; Kendall (2011) sostienen que éstos sistemas  “…eliminan el tedio de las operaciones transaccionales necesarias y reduce el tiempo que se requeriría para hacerlo de forma manual” (p.</w:t>
      </w:r>
      <w:r w:rsidR="002A1C7A">
        <w:t xml:space="preserve"> 2).</w:t>
      </w:r>
    </w:p>
    <w:p w14:paraId="3392F783" w14:textId="77777777" w:rsidR="006E52B6" w:rsidRDefault="002A1C7A" w:rsidP="002A1C7A">
      <w:pPr>
        <w:pStyle w:val="Prrafodelista"/>
        <w:numPr>
          <w:ilvl w:val="0"/>
          <w:numId w:val="21"/>
        </w:numPr>
        <w:rPr>
          <w:ins w:id="194" w:author="Michael Hidalgo" w:date="2014-10-03T18:09:00Z"/>
        </w:rPr>
      </w:pPr>
      <w:r>
        <w:t>Sistemas de automatización de oficinas :</w:t>
      </w:r>
    </w:p>
    <w:p w14:paraId="282E36E1" w14:textId="77777777" w:rsidR="002A1C7A" w:rsidRDefault="006E52B6" w:rsidP="006E52B6">
      <w:ins w:id="195" w:author="Michael Hidalgo" w:date="2014-10-03T18:09:00Z">
        <w:r>
          <w:tab/>
        </w:r>
      </w:ins>
      <w:r w:rsidR="002A1C7A">
        <w:t xml:space="preserve"> Tienen como objetivo servir de soporte a  aquellas persas que analizan la información y hacen ciertas transformaciones antes de poder distribuirlos. Por ejemplo se podría mencionar el caso de una persona que aprueba el pago de horas extra</w:t>
      </w:r>
      <w:r w:rsidR="008949A4">
        <w:t xml:space="preserve">, ya que </w:t>
      </w:r>
      <w:ins w:id="196" w:author="Michael Hidalgo" w:date="2014-10-03T18:06:00Z">
        <w:r w:rsidR="001B48FD">
          <w:t>é</w:t>
        </w:r>
      </w:ins>
      <w:r w:rsidR="008949A4">
        <w:t>l debe transformar y manipular los datos para que el pago sea efectivo o no.</w:t>
      </w:r>
    </w:p>
    <w:p w14:paraId="0FFC2ADC" w14:textId="77777777" w:rsidR="006E52B6" w:rsidRDefault="008949A4" w:rsidP="002A1C7A">
      <w:pPr>
        <w:pStyle w:val="Prrafodelista"/>
        <w:numPr>
          <w:ilvl w:val="0"/>
          <w:numId w:val="21"/>
        </w:numPr>
      </w:pPr>
      <w:r>
        <w:t>Sistemas de información administrativa</w:t>
      </w:r>
      <w:r w:rsidR="00B84D34">
        <w:t>:</w:t>
      </w:r>
    </w:p>
    <w:p w14:paraId="5804FA95" w14:textId="295793F8" w:rsidR="008949A4" w:rsidRDefault="006E52B6" w:rsidP="006E52B6">
      <w:r>
        <w:tab/>
      </w:r>
      <w:r w:rsidR="00985CD5">
        <w:t>Dentro de la categoría de sistemas de información administrativa</w:t>
      </w:r>
      <w:r w:rsidR="008949A4">
        <w:t xml:space="preserve"> se citan los sistemas que sirven de soporte a los empleados de una organización con el objetivo de hacer el trabajo más eficiente. Kendall &amp; Kendall (2011) cuando se refieren a </w:t>
      </w:r>
      <w:r w:rsidR="003729A1">
        <w:t xml:space="preserve">este </w:t>
      </w:r>
      <w:r w:rsidR="008949A4">
        <w:t>tipo de sistemas indican que “Los sistemas de información administrativa producen información que se utiliza en el proceso de toma de decisiones.” (p. 3).</w:t>
      </w:r>
    </w:p>
    <w:p w14:paraId="520E1CF7" w14:textId="77777777" w:rsidR="001B48FD" w:rsidRDefault="008949A4" w:rsidP="002A1C7A">
      <w:pPr>
        <w:pStyle w:val="Prrafodelista"/>
        <w:numPr>
          <w:ilvl w:val="0"/>
          <w:numId w:val="21"/>
        </w:numPr>
        <w:rPr>
          <w:ins w:id="197" w:author="Michael Hidalgo" w:date="2014-10-03T18:08:00Z"/>
        </w:rPr>
      </w:pPr>
      <w:r>
        <w:t>Sistema de soporte de decisiones:</w:t>
      </w:r>
    </w:p>
    <w:p w14:paraId="027A0CB8" w14:textId="77777777" w:rsidR="008949A4" w:rsidRDefault="001B48FD" w:rsidP="006E52B6">
      <w:ins w:id="198" w:author="Michael Hidalgo" w:date="2014-10-03T18:08:00Z">
        <w:r>
          <w:lastRenderedPageBreak/>
          <w:tab/>
        </w:r>
      </w:ins>
      <w:r w:rsidR="008949A4">
        <w:t xml:space="preserve"> Son sistemas de información especializados cuyo objetivo es brindarle al usuario información de forma tal que él pueda tomar decisiones basado en la información disponible. Un aspecto importante a mencionar es que según los autores Kendall &amp; Kendall (2011)</w:t>
      </w:r>
      <w:r>
        <w:t xml:space="preserve"> estos sistemas</w:t>
      </w:r>
      <w:r w:rsidR="008949A4">
        <w:t xml:space="preserve"> “… está enfocado a brindar respaldo a la toma de decisiones en todas las fases, aunque el la decisión misma le corresponde de manera exclusiva al usuario”. (p. 3).</w:t>
      </w:r>
    </w:p>
    <w:p w14:paraId="1F46B248" w14:textId="77777777" w:rsidR="00B84D34" w:rsidRDefault="005538C6" w:rsidP="002A1C7A">
      <w:pPr>
        <w:pStyle w:val="Prrafodelista"/>
        <w:numPr>
          <w:ilvl w:val="0"/>
          <w:numId w:val="21"/>
        </w:numPr>
        <w:rPr>
          <w:ins w:id="199" w:author="Michael Hidalgo" w:date="2014-10-03T18:10:00Z"/>
        </w:rPr>
      </w:pPr>
      <w:r>
        <w:t>Inteligencia artificial y sistemas expertos</w:t>
      </w:r>
      <w:ins w:id="200" w:author="Michael Hidalgo" w:date="2014-10-03T18:10:00Z">
        <w:r w:rsidR="00B84D34">
          <w:t>:</w:t>
        </w:r>
      </w:ins>
    </w:p>
    <w:p w14:paraId="763239EA" w14:textId="77777777" w:rsidR="005538C6" w:rsidRDefault="003C3136" w:rsidP="003C3136">
      <w:r>
        <w:tab/>
        <w:t>Este tipo de sistemas utilizan las técnicas utilizadas por la ingeniería artificial y que tienen como función ayudar de forma sustancial a las empresas en sus negocios. Kendall &amp; Kendall (2011) establecen que “Los sistemas expertos son una clase muy especial de sistemas de información que han demostrado su utilidad comercial gracias a la disponibilidad extendida de software y hardware.” (p. 2).</w:t>
      </w:r>
    </w:p>
    <w:p w14:paraId="7FE4BAF8" w14:textId="4907812C" w:rsidR="005538C6" w:rsidRDefault="00E62166" w:rsidP="00636771">
      <w:pPr>
        <w:pStyle w:val="Ttulo2"/>
      </w:pPr>
      <w:bookmarkStart w:id="201" w:name="_Toc274415800"/>
      <w:r>
        <w:t xml:space="preserve">2.2 </w:t>
      </w:r>
      <w:r w:rsidR="00636771">
        <w:t>Desarrollo de Sistemas</w:t>
      </w:r>
      <w:bookmarkEnd w:id="201"/>
    </w:p>
    <w:p w14:paraId="04E5AAC4" w14:textId="16C12679" w:rsidR="00636771" w:rsidRDefault="00636771" w:rsidP="00636771">
      <w:r>
        <w:tab/>
        <w:t xml:space="preserve">El proceso de desarrollo de sistemas, considerado como una forma de arte para </w:t>
      </w:r>
      <w:commentRangeStart w:id="202"/>
      <w:r>
        <w:t xml:space="preserve">algunos </w:t>
      </w:r>
      <w:commentRangeStart w:id="203"/>
      <w:r>
        <w:t>autores</w:t>
      </w:r>
      <w:commentRangeEnd w:id="202"/>
      <w:r w:rsidR="003729A1">
        <w:rPr>
          <w:rStyle w:val="Refdecomentario"/>
        </w:rPr>
        <w:commentReference w:id="202"/>
      </w:r>
      <w:commentRangeEnd w:id="203"/>
      <w:r w:rsidR="00ED5C54">
        <w:rPr>
          <w:rStyle w:val="Refdecomentario"/>
        </w:rPr>
        <w:commentReference w:id="203"/>
      </w:r>
      <w:ins w:id="204" w:author="Michael Hidalgo" w:date="2014-10-05T20:29:00Z">
        <w:r w:rsidR="003755F7">
          <w:t xml:space="preserve"> entre los que figuran Donald E. </w:t>
        </w:r>
        <w:proofErr w:type="spellStart"/>
        <w:r w:rsidR="003755F7">
          <w:t>Knuth</w:t>
        </w:r>
      </w:ins>
      <w:proofErr w:type="spellEnd"/>
      <w:ins w:id="205" w:author="Michael Hidalgo" w:date="2014-10-05T20:30:00Z">
        <w:r w:rsidR="003755F7">
          <w:t xml:space="preserve"> en su reconocida obra de cuatro </w:t>
        </w:r>
      </w:ins>
      <w:ins w:id="206" w:author="Michael Hidalgo" w:date="2014-10-05T20:33:00Z">
        <w:r w:rsidR="003755F7">
          <w:t>volúmenes</w:t>
        </w:r>
      </w:ins>
      <w:ins w:id="207" w:author="Michael Hidalgo" w:date="2014-10-05T20:30:00Z">
        <w:r w:rsidR="003755F7">
          <w:t xml:space="preserve"> denominada </w:t>
        </w:r>
        <w:proofErr w:type="spellStart"/>
        <w:r w:rsidR="003755F7">
          <w:t>The</w:t>
        </w:r>
        <w:proofErr w:type="spellEnd"/>
        <w:r w:rsidR="003755F7">
          <w:t xml:space="preserve"> Art of </w:t>
        </w:r>
        <w:proofErr w:type="spellStart"/>
        <w:r w:rsidR="003755F7">
          <w:t>Computer</w:t>
        </w:r>
        <w:proofErr w:type="spellEnd"/>
        <w:r w:rsidR="003755F7">
          <w:t xml:space="preserve"> </w:t>
        </w:r>
        <w:proofErr w:type="spellStart"/>
        <w:r w:rsidR="003755F7">
          <w:t>Programming</w:t>
        </w:r>
        <w:proofErr w:type="spellEnd"/>
        <w:r w:rsidR="003755F7">
          <w:t>, A</w:t>
        </w:r>
      </w:ins>
      <w:ins w:id="208" w:author="Michael Hidalgo" w:date="2014-10-05T20:31:00Z">
        <w:r w:rsidR="003755F7">
          <w:t>ddison-Wesley Professional</w:t>
        </w:r>
      </w:ins>
      <w:ins w:id="209" w:author="Michael Hidalgo" w:date="2014-10-05T20:32:00Z">
        <w:r w:rsidR="003755F7">
          <w:t xml:space="preserve"> </w:t>
        </w:r>
      </w:ins>
      <w:ins w:id="210" w:author="Michael Hidalgo" w:date="2014-10-05T20:33:00Z">
        <w:r w:rsidR="003755F7">
          <w:t>1997</w:t>
        </w:r>
      </w:ins>
      <w:r>
        <w:t xml:space="preserve">, contempla las diferentes etapas y metodologías necesarios para desarrollar una aplicación de software. Pese a que la ingeniería en computación es una rama de la ciencia relativamente nueva, el auge de sistemas de información en la industria y en la sociedad, amerita que exista un proceso unificado para el desarrollo de </w:t>
      </w:r>
      <w:r>
        <w:lastRenderedPageBreak/>
        <w:t xml:space="preserve">sistemas eficientes que no solamente cumpla con los objetivos para los cuales fue diseñado si no que también </w:t>
      </w:r>
      <w:r w:rsidR="00960E5D">
        <w:t>sea</w:t>
      </w:r>
      <w:r>
        <w:t xml:space="preserve"> resistente a fallos y recuperable</w:t>
      </w:r>
      <w:r w:rsidR="00E03133">
        <w:t xml:space="preserve"> ante cualquier eventualidad.</w:t>
      </w:r>
    </w:p>
    <w:p w14:paraId="79D4DF9D" w14:textId="5BDD8B2C" w:rsidR="00B6328E" w:rsidRDefault="000E0450" w:rsidP="00636771">
      <w:r>
        <w:tab/>
      </w:r>
      <w:r w:rsidR="00B6328E">
        <w:t xml:space="preserve">En el desarrollo de sistemas existen varias metodologías, a veces llamadas también procesos </w:t>
      </w:r>
      <w:commentRangeStart w:id="211"/>
      <w:r w:rsidR="00B6328E">
        <w:t xml:space="preserve">por varios </w:t>
      </w:r>
      <w:commentRangeStart w:id="212"/>
      <w:r w:rsidR="00B6328E">
        <w:t>autores</w:t>
      </w:r>
      <w:commentRangeEnd w:id="211"/>
      <w:r w:rsidR="003729A1">
        <w:rPr>
          <w:rStyle w:val="Refdecomentario"/>
        </w:rPr>
        <w:commentReference w:id="211"/>
      </w:r>
      <w:commentRangeEnd w:id="212"/>
      <w:r w:rsidR="00ED5C54">
        <w:rPr>
          <w:rStyle w:val="Refdecomentario"/>
        </w:rPr>
        <w:commentReference w:id="212"/>
      </w:r>
      <w:r w:rsidR="00ED5C54">
        <w:t xml:space="preserve"> tal es el caso de </w:t>
      </w:r>
      <w:proofErr w:type="spellStart"/>
      <w:r w:rsidR="00ED5C54">
        <w:t>Sommerville</w:t>
      </w:r>
      <w:proofErr w:type="spellEnd"/>
      <w:r w:rsidR="00ED5C54">
        <w:t>(2011) el cual argumenta que “</w:t>
      </w:r>
      <w:r w:rsidR="00216643">
        <w:t>Un proceso de software es una serie de actividades relacionadas que conduce a la elaboración de un producto de software</w:t>
      </w:r>
      <w:r w:rsidR="00ED5C54">
        <w:t>.” (p. 2</w:t>
      </w:r>
      <w:ins w:id="213" w:author="Michael Hidalgo" w:date="2014-10-05T20:49:00Z">
        <w:r w:rsidR="00216643">
          <w:t>8</w:t>
        </w:r>
      </w:ins>
      <w:r w:rsidR="00ED5C54">
        <w:t>). El</w:t>
      </w:r>
      <w:r w:rsidR="00B6328E">
        <w:t xml:space="preserve"> objetivo</w:t>
      </w:r>
      <w:r w:rsidR="00ED5C54">
        <w:t xml:space="preserve"> de la metodología</w:t>
      </w:r>
      <w:r w:rsidR="00B6328E">
        <w:t xml:space="preserve"> es definir las actividades y la secuencia necesarias para la correcta implementación de sistemas. A continuación se muestran varios enfoques.</w:t>
      </w:r>
    </w:p>
    <w:p w14:paraId="76939600" w14:textId="3FF35784" w:rsidR="00F35925" w:rsidRDefault="00E62166" w:rsidP="00B6328E">
      <w:pPr>
        <w:pStyle w:val="Ttulo3"/>
        <w:rPr>
          <w:ins w:id="214" w:author="Michael Hidalgo" w:date="2014-10-03T06:30:00Z"/>
        </w:rPr>
      </w:pPr>
      <w:r>
        <w:t xml:space="preserve">2.2.1 </w:t>
      </w:r>
      <w:r w:rsidR="00B6328E">
        <w:t>Modelo en Cascada (</w:t>
      </w:r>
      <w:proofErr w:type="spellStart"/>
      <w:r w:rsidR="00B6328E">
        <w:t>waterfal</w:t>
      </w:r>
      <w:ins w:id="215" w:author="Michael Hidalgo" w:date="2014-10-02T05:07:00Z">
        <w:r w:rsidR="00B6328E">
          <w:t>l</w:t>
        </w:r>
      </w:ins>
      <w:proofErr w:type="spellEnd"/>
      <w:r w:rsidR="00B6328E">
        <w:t>)</w:t>
      </w:r>
    </w:p>
    <w:p w14:paraId="16EE6388" w14:textId="61F99556" w:rsidR="00B6328E" w:rsidRDefault="00F35925" w:rsidP="00F35925">
      <w:ins w:id="216" w:author="Michael Hidalgo" w:date="2014-10-03T06:30:00Z">
        <w:r>
          <w:tab/>
        </w:r>
      </w:ins>
      <w:r w:rsidR="00B6328E">
        <w:t xml:space="preserve">Este modelo propone una planificación detallada de las diversas actividades del proceso antes de trabajar en ellas. De </w:t>
      </w:r>
      <w:r w:rsidR="003729A1">
        <w:t xml:space="preserve">esta </w:t>
      </w:r>
      <w:r w:rsidR="00B6328E">
        <w:t xml:space="preserve">forma se identifican las actividades fundamentales del desarrollo de sistemas tales como desarrollo, validación de datos, recopilación de requerimientos, ejecución de pruebas  y luego se  representan como fases separadas.  El autor </w:t>
      </w:r>
      <w:proofErr w:type="spellStart"/>
      <w:r w:rsidR="00B6328E">
        <w:t>Sommerville</w:t>
      </w:r>
      <w:proofErr w:type="spellEnd"/>
      <w:r w:rsidR="00B6328E">
        <w:t>(2011) identifica cinco fases o etapas en el modelo en cascada, las cuales son:</w:t>
      </w:r>
    </w:p>
    <w:p w14:paraId="526D10AD" w14:textId="77777777" w:rsidR="00B6328E" w:rsidRDefault="00B6328E" w:rsidP="005B5A12">
      <w:pPr>
        <w:pStyle w:val="Prrafodelista"/>
        <w:numPr>
          <w:ilvl w:val="0"/>
          <w:numId w:val="22"/>
        </w:numPr>
      </w:pPr>
      <w:r>
        <w:t>Análisis y definición de requerimientos :</w:t>
      </w:r>
      <w:r w:rsidR="00254303">
        <w:t xml:space="preserve"> Tomando en consideración a los usuarios del sistema, se definen las restricciones y los objetivos del sistema.</w:t>
      </w:r>
    </w:p>
    <w:p w14:paraId="3D25A67F" w14:textId="3D31A8DA" w:rsidR="00254303" w:rsidRDefault="00254303" w:rsidP="005B5A12">
      <w:pPr>
        <w:pStyle w:val="Prrafodelista"/>
        <w:numPr>
          <w:ilvl w:val="0"/>
          <w:numId w:val="22"/>
        </w:numPr>
      </w:pPr>
      <w:r>
        <w:lastRenderedPageBreak/>
        <w:t xml:space="preserve">Diseño del sistema : </w:t>
      </w:r>
      <w:proofErr w:type="spellStart"/>
      <w:r w:rsidR="005B5A12">
        <w:t>Sommerville</w:t>
      </w:r>
      <w:proofErr w:type="spellEnd"/>
      <w:r w:rsidR="005B5A12">
        <w:t>(2011)</w:t>
      </w:r>
      <w:r>
        <w:t xml:space="preserve"> </w:t>
      </w:r>
      <w:r w:rsidR="005B5A12">
        <w:t xml:space="preserve">afirma que “El proceso de diseño de sistemas asigna los requerimientos, para sistemas de hardware o de software, al establecer una arquitectura global” (p. 31). En </w:t>
      </w:r>
      <w:ins w:id="217" w:author="Laica" w:date="2014-10-04T21:14:00Z">
        <w:r w:rsidR="003729A1">
          <w:t>e</w:t>
        </w:r>
      </w:ins>
      <w:r w:rsidR="005B5A12">
        <w:t>ste proceso de diseño se busca crear una abstracción e identificación de los componentes del sistema y como interactúan entre ellos.</w:t>
      </w:r>
    </w:p>
    <w:p w14:paraId="68713452" w14:textId="77777777" w:rsidR="005B5A12" w:rsidRDefault="005B5A12" w:rsidP="005B5A12">
      <w:pPr>
        <w:pStyle w:val="Prrafodelista"/>
        <w:numPr>
          <w:ilvl w:val="0"/>
          <w:numId w:val="22"/>
        </w:numPr>
      </w:pPr>
      <w:r>
        <w:t>Implementación y prueba de unidad : En esta fase el diseño de software se implementa a manera d</w:t>
      </w:r>
      <w:r w:rsidR="00154442">
        <w:t xml:space="preserve">e un conjunto de programas. </w:t>
      </w:r>
      <w:proofErr w:type="spellStart"/>
      <w:r w:rsidR="00154442">
        <w:t>Osherove</w:t>
      </w:r>
      <w:proofErr w:type="spellEnd"/>
      <w:r w:rsidR="00154442">
        <w:t xml:space="preserve">(2009) cuando se refiere al concepto de pruebas de unidad afirma que “Una prueba de unidad es una pieza de código automatizada que invoca el método o clase que está siendo probada y luego valida algunas asunciones del comportamiento de la clase” (p. 11). Así mismo </w:t>
      </w:r>
      <w:proofErr w:type="spellStart"/>
      <w:r w:rsidR="00154442">
        <w:t>Sommerville</w:t>
      </w:r>
      <w:proofErr w:type="spellEnd"/>
      <w:r w:rsidR="00154442">
        <w:t xml:space="preserve"> (2011) supone que “La prueba de unidad consiste en verificar que cada unidad cumpla con su especificación.” (p. 31).</w:t>
      </w:r>
    </w:p>
    <w:p w14:paraId="59F113FD" w14:textId="77777777" w:rsidR="00154442" w:rsidRDefault="00154442" w:rsidP="005B5A12">
      <w:pPr>
        <w:pStyle w:val="Prrafodelista"/>
        <w:numPr>
          <w:ilvl w:val="0"/>
          <w:numId w:val="22"/>
        </w:numPr>
      </w:pPr>
      <w:r>
        <w:t>Integración y prueba de sistema : Durante la fase de integración los diferentes módulos o subprogramas se conciben como un único sistema y se realiza un proceso de pruebas completo a fin de determinar que se haya cumplido con los requerimientos iniciales.</w:t>
      </w:r>
    </w:p>
    <w:p w14:paraId="1098C7D3" w14:textId="77777777" w:rsidR="00BD1D75" w:rsidRDefault="00154442" w:rsidP="00BD1D75">
      <w:pPr>
        <w:pStyle w:val="Prrafodelista"/>
        <w:numPr>
          <w:ilvl w:val="0"/>
          <w:numId w:val="22"/>
        </w:numPr>
      </w:pPr>
      <w:r>
        <w:t>Operación y Mantenimiento : En esta fase el sistema está listo para ser implementado y utilizado por los usuarios</w:t>
      </w:r>
      <w:r w:rsidR="00BD1D75">
        <w:t xml:space="preserve">. Para </w:t>
      </w:r>
      <w:proofErr w:type="spellStart"/>
      <w:r w:rsidR="00BD1D75">
        <w:t>Sommerville</w:t>
      </w:r>
      <w:proofErr w:type="spellEnd"/>
      <w:r w:rsidR="00BD1D75">
        <w:t xml:space="preserve"> (2011) “…ésta es la fase más larga del ciclo de </w:t>
      </w:r>
      <w:r w:rsidR="00BD1D75">
        <w:lastRenderedPageBreak/>
        <w:t>vida, donde el sistema se instala y se pone en práctica”  (p. 31). Durante las etapas de mantenimiento se busca solventar errores presentados en el momento de utilizar el sistema y además se utiliza para agregar mejoras sustanciales y desarrollo de nuevos requerimientos.</w:t>
      </w:r>
    </w:p>
    <w:p w14:paraId="5036A73E" w14:textId="77777777" w:rsidR="00122686" w:rsidRDefault="00BD1D75" w:rsidP="00122686">
      <w:pPr>
        <w:pStyle w:val="Epgrafe"/>
        <w:keepNext/>
        <w:jc w:val="center"/>
        <w:rPr>
          <w:ins w:id="218" w:author="Michael Hidalgo" w:date="2014-10-03T17:26:00Z"/>
        </w:rPr>
      </w:pPr>
      <w:r>
        <w:t xml:space="preserve">Imagen </w:t>
      </w:r>
      <w:r w:rsidR="004355E6">
        <w:fldChar w:fldCharType="begin"/>
      </w:r>
      <w:r>
        <w:instrText xml:space="preserve"> SEQ Imagen \* ARABIC </w:instrText>
      </w:r>
      <w:r w:rsidR="004355E6">
        <w:fldChar w:fldCharType="separate"/>
      </w:r>
      <w:r w:rsidR="00BE5ECD">
        <w:rPr>
          <w:noProof/>
        </w:rPr>
        <w:t>2</w:t>
      </w:r>
      <w:r w:rsidR="004355E6">
        <w:fldChar w:fldCharType="end"/>
      </w:r>
    </w:p>
    <w:p w14:paraId="5BBADB33" w14:textId="77777777" w:rsidR="00BD1D75" w:rsidRDefault="00BD1D75" w:rsidP="00122686">
      <w:pPr>
        <w:pStyle w:val="Epgrafe"/>
        <w:keepNext/>
        <w:jc w:val="center"/>
      </w:pPr>
      <w:r>
        <w:t xml:space="preserve"> Modelo en cascada (</w:t>
      </w:r>
      <w:proofErr w:type="spellStart"/>
      <w:r>
        <w:t>waterfall</w:t>
      </w:r>
      <w:proofErr w:type="spellEnd"/>
      <w:r>
        <w:t>)</w:t>
      </w:r>
    </w:p>
    <w:p w14:paraId="2A782006" w14:textId="77777777" w:rsidR="00BD1D75" w:rsidRPr="00B6328E" w:rsidRDefault="00BD1D75" w:rsidP="00BD1D75">
      <w:r>
        <w:rPr>
          <w:noProof/>
          <w:lang w:val="es-ES" w:eastAsia="es-ES"/>
        </w:rPr>
        <w:drawing>
          <wp:inline distT="0" distB="0" distL="0" distR="0" wp14:anchorId="2E691711" wp14:editId="10A6B421">
            <wp:extent cx="5324475" cy="3302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a sommerville.png"/>
                    <pic:cNvPicPr/>
                  </pic:nvPicPr>
                  <pic:blipFill>
                    <a:blip r:embed="rId16">
                      <a:extLst>
                        <a:ext uri="{28A0092B-C50C-407E-A947-70E740481C1C}">
                          <a14:useLocalDpi xmlns:a14="http://schemas.microsoft.com/office/drawing/2010/main" val="0"/>
                        </a:ext>
                      </a:extLst>
                    </a:blip>
                    <a:stretch>
                      <a:fillRect/>
                    </a:stretch>
                  </pic:blipFill>
                  <pic:spPr>
                    <a:xfrm>
                      <a:off x="0" y="0"/>
                      <a:ext cx="5324475" cy="3302000"/>
                    </a:xfrm>
                    <a:prstGeom prst="rect">
                      <a:avLst/>
                    </a:prstGeom>
                  </pic:spPr>
                </pic:pic>
              </a:graphicData>
            </a:graphic>
          </wp:inline>
        </w:drawing>
      </w:r>
    </w:p>
    <w:p w14:paraId="5D71609E" w14:textId="77777777" w:rsidR="00A85FBC" w:rsidRDefault="00BD1D75" w:rsidP="00960E5D">
      <w:pPr>
        <w:jc w:val="center"/>
      </w:pPr>
      <w:r>
        <w:t>Fuente : Ingeniería de Software, Novena Edición  Pearson 2011</w:t>
      </w:r>
    </w:p>
    <w:p w14:paraId="61947074" w14:textId="75713752" w:rsidR="00E03133" w:rsidRDefault="00E62166" w:rsidP="00BC44B4">
      <w:pPr>
        <w:pStyle w:val="Ttulo3"/>
      </w:pPr>
      <w:ins w:id="219" w:author="Michael Hidalgo" w:date="2014-10-06T09:43:00Z">
        <w:r>
          <w:t xml:space="preserve">2.2.2 </w:t>
        </w:r>
      </w:ins>
      <w:r w:rsidR="00E03133">
        <w:t xml:space="preserve">Desarrollo Incremental </w:t>
      </w:r>
    </w:p>
    <w:p w14:paraId="16AAF0EE" w14:textId="352777FB" w:rsidR="00E03133" w:rsidRDefault="00E03133" w:rsidP="00E03133">
      <w:r>
        <w:tab/>
        <w:t xml:space="preserve">Este modelo aboga por realizar una implementación inicial, la cual es expuesta para que el usuario brinde retroalimentación y comentarios; una vez recibida </w:t>
      </w:r>
      <w:ins w:id="220" w:author="Laica" w:date="2014-10-04T21:14:00Z">
        <w:r w:rsidR="003729A1">
          <w:t>e</w:t>
        </w:r>
      </w:ins>
      <w:r>
        <w:t>sta retroalimentación, se desarrollan diferentes versiones del producto hasta que se consigue un producto adecuado.</w:t>
      </w:r>
      <w:r w:rsidR="007700FF">
        <w:t xml:space="preserve"> Según </w:t>
      </w:r>
      <w:proofErr w:type="spellStart"/>
      <w:r w:rsidR="007700FF">
        <w:t>Sommerville</w:t>
      </w:r>
      <w:proofErr w:type="spellEnd"/>
      <w:r w:rsidR="007700FF">
        <w:t xml:space="preserve">(2011) “El desarrollo incremental refleja la forma en la que se </w:t>
      </w:r>
      <w:r w:rsidR="007700FF">
        <w:lastRenderedPageBreak/>
        <w:t>resuelven los problemas”.(p. 33). Este mismo autor también indica que el desarrollo incremental es mejor que el modelo en cascada debido a que “… resulta más barato y fácil de realizar cambios en el software conforme éste se diseña.” (p. 33).</w:t>
      </w:r>
    </w:p>
    <w:p w14:paraId="36E98552" w14:textId="136432DD" w:rsidR="007700FF" w:rsidRDefault="00E62166" w:rsidP="00663815">
      <w:pPr>
        <w:pStyle w:val="Ttulo3"/>
      </w:pPr>
      <w:ins w:id="221" w:author="Michael Hidalgo" w:date="2014-10-06T09:43:00Z">
        <w:r>
          <w:t xml:space="preserve">2.2.3 </w:t>
        </w:r>
      </w:ins>
      <w:r w:rsidR="007700FF">
        <w:t>Ingeniería de software orientada a reutilización</w:t>
      </w:r>
    </w:p>
    <w:p w14:paraId="37AC70BC" w14:textId="77777777" w:rsidR="007700FF" w:rsidRDefault="007700FF" w:rsidP="007700FF">
      <w:r>
        <w:t xml:space="preserve">Este modelo de desarrollo de sistemas se asemeja bastante a otros modelos existentes, con la diferencia de que aboga por la reutilización de componentes, de forma que no </w:t>
      </w:r>
      <w:r w:rsidR="00960E5D">
        <w:t>exista duplicidad</w:t>
      </w:r>
      <w:r>
        <w:t xml:space="preserve">. </w:t>
      </w:r>
      <w:proofErr w:type="spellStart"/>
      <w:r>
        <w:t>Sommerville</w:t>
      </w:r>
      <w:proofErr w:type="spellEnd"/>
      <w:r>
        <w:t xml:space="preserve"> (2011) es claro cuando indica que</w:t>
      </w:r>
      <w:r w:rsidR="00663815">
        <w:t>:</w:t>
      </w:r>
    </w:p>
    <w:p w14:paraId="6D6D9CE2" w14:textId="77777777" w:rsidR="007700FF" w:rsidRDefault="007700FF" w:rsidP="00193D46">
      <w:pPr>
        <w:spacing w:line="360" w:lineRule="auto"/>
      </w:pPr>
      <w:r>
        <w:tab/>
        <w:t>La ingeniería de software orientada a la reutilización</w:t>
      </w:r>
      <w:r w:rsidR="00663815">
        <w:t xml:space="preserve"> tiene la clara </w:t>
      </w:r>
      <w:r w:rsidR="00663815">
        <w:tab/>
        <w:t xml:space="preserve">ventaja de reducir la cantidad de software a desarrollar y, por lo tanto, </w:t>
      </w:r>
      <w:r w:rsidR="00663815">
        <w:tab/>
      </w:r>
      <w:ins w:id="222" w:author="Michael Hidalgo" w:date="2014-10-03T18:17:00Z">
        <w:r w:rsidR="00960E5D">
          <w:t>l</w:t>
        </w:r>
      </w:ins>
      <w:r w:rsidR="00663815">
        <w:t xml:space="preserve">a de disminuir costos y riesgos; por lo general, también conduce a </w:t>
      </w:r>
      <w:r w:rsidR="00663815">
        <w:tab/>
        <w:t xml:space="preserve">entregas más rápidas de software. Sin embargo, son inevitables los </w:t>
      </w:r>
      <w:r w:rsidR="00663815">
        <w:tab/>
        <w:t xml:space="preserve">compromisos de requerimientos y esto conducirá hacia un sistema que </w:t>
      </w:r>
      <w:r w:rsidR="00663815">
        <w:tab/>
        <w:t>no cubra las necesidades reales de los usuarios. (p. 36).</w:t>
      </w:r>
    </w:p>
    <w:p w14:paraId="212879F9" w14:textId="77777777" w:rsidR="00B21567" w:rsidRDefault="00B21567" w:rsidP="007700FF">
      <w:r>
        <w:tab/>
        <w:t xml:space="preserve">En la siguiente imagen se aprecia la ingeniería de software orientada a reutilización, nótese que existe una fase denominada diseño de sistemas con reutilización, donde se contempla poder reutilizar </w:t>
      </w:r>
      <w:r w:rsidR="00960E5D">
        <w:t>código, diseños, flujos de trabajo entre otros</w:t>
      </w:r>
      <w:r>
        <w:t>.</w:t>
      </w:r>
    </w:p>
    <w:p w14:paraId="28DC0047" w14:textId="77777777" w:rsidR="00663815" w:rsidRPr="007700FF" w:rsidRDefault="00663815" w:rsidP="00193D46">
      <w:pPr>
        <w:spacing w:line="240" w:lineRule="auto"/>
      </w:pPr>
    </w:p>
    <w:p w14:paraId="1B036DD3" w14:textId="77777777" w:rsidR="00122686" w:rsidRDefault="00D65437" w:rsidP="00193D46">
      <w:pPr>
        <w:pStyle w:val="Epgrafe"/>
        <w:keepNext/>
        <w:jc w:val="center"/>
        <w:rPr>
          <w:ins w:id="223" w:author="Michael Hidalgo" w:date="2014-10-03T17:26:00Z"/>
        </w:rPr>
      </w:pPr>
      <w:r>
        <w:lastRenderedPageBreak/>
        <w:t xml:space="preserve">Imagen </w:t>
      </w:r>
      <w:r w:rsidR="004355E6">
        <w:fldChar w:fldCharType="begin"/>
      </w:r>
      <w:r>
        <w:instrText xml:space="preserve"> SEQ Imagen \* ARABIC </w:instrText>
      </w:r>
      <w:r w:rsidR="004355E6">
        <w:fldChar w:fldCharType="separate"/>
      </w:r>
      <w:r w:rsidR="00BE5ECD">
        <w:rPr>
          <w:noProof/>
        </w:rPr>
        <w:t>3</w:t>
      </w:r>
      <w:r w:rsidR="004355E6">
        <w:fldChar w:fldCharType="end"/>
      </w:r>
      <w:r>
        <w:t xml:space="preserve"> </w:t>
      </w:r>
    </w:p>
    <w:p w14:paraId="6D98FCCF" w14:textId="77777777" w:rsidR="00D65437" w:rsidRDefault="00D65437" w:rsidP="00193D46">
      <w:pPr>
        <w:pStyle w:val="Epgrafe"/>
        <w:keepNext/>
        <w:jc w:val="center"/>
      </w:pPr>
      <w:r>
        <w:t>Ingeniería de software orientada a la reutilización</w:t>
      </w:r>
    </w:p>
    <w:p w14:paraId="21278424" w14:textId="77777777" w:rsidR="0064021D" w:rsidRDefault="00D65437" w:rsidP="00A90114">
      <w:r>
        <w:rPr>
          <w:noProof/>
          <w:lang w:val="es-ES" w:eastAsia="es-ES"/>
        </w:rPr>
        <w:drawing>
          <wp:inline distT="0" distB="0" distL="0" distR="0" wp14:anchorId="66591E5E" wp14:editId="03EEE7D3">
            <wp:extent cx="5029118" cy="129545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 7.jpg"/>
                    <pic:cNvPicPr/>
                  </pic:nvPicPr>
                  <pic:blipFill>
                    <a:blip r:embed="rId17">
                      <a:extLst>
                        <a:ext uri="{28A0092B-C50C-407E-A947-70E740481C1C}">
                          <a14:useLocalDpi xmlns:a14="http://schemas.microsoft.com/office/drawing/2010/main" val="0"/>
                        </a:ext>
                      </a:extLst>
                    </a:blip>
                    <a:stretch>
                      <a:fillRect/>
                    </a:stretch>
                  </pic:blipFill>
                  <pic:spPr>
                    <a:xfrm>
                      <a:off x="0" y="0"/>
                      <a:ext cx="5029201" cy="1295474"/>
                    </a:xfrm>
                    <a:prstGeom prst="rect">
                      <a:avLst/>
                    </a:prstGeom>
                  </pic:spPr>
                </pic:pic>
              </a:graphicData>
            </a:graphic>
          </wp:inline>
        </w:drawing>
      </w:r>
    </w:p>
    <w:p w14:paraId="04052522" w14:textId="77777777" w:rsidR="000606A5" w:rsidRDefault="00D65437" w:rsidP="001515F3">
      <w:pPr>
        <w:jc w:val="center"/>
      </w:pPr>
      <w:r>
        <w:t>Fuente : Ingeniería de Software, Novena Edición  Pearson 2011</w:t>
      </w:r>
    </w:p>
    <w:p w14:paraId="546E4AD7" w14:textId="77777777" w:rsidR="0064021D" w:rsidRDefault="0064021D" w:rsidP="00A90114">
      <w:pPr>
        <w:rPr>
          <w:ins w:id="224" w:author="Michael Hidalgo" w:date="2014-10-03T16:19:00Z"/>
        </w:rPr>
      </w:pPr>
    </w:p>
    <w:p w14:paraId="2639EA81" w14:textId="77777777" w:rsidR="007E2A39" w:rsidRDefault="007E2A39" w:rsidP="00A90114"/>
    <w:p w14:paraId="16E62CE2" w14:textId="05FFF552" w:rsidR="001B73C7" w:rsidRDefault="00E62166" w:rsidP="009E029F">
      <w:pPr>
        <w:pStyle w:val="Ttulo2"/>
      </w:pPr>
      <w:bookmarkStart w:id="225" w:name="_Toc274415801"/>
      <w:r>
        <w:t xml:space="preserve">2.3 </w:t>
      </w:r>
      <w:proofErr w:type="spellStart"/>
      <w:r w:rsidR="001B73C7">
        <w:t>Plugin</w:t>
      </w:r>
      <w:bookmarkEnd w:id="225"/>
      <w:proofErr w:type="spellEnd"/>
      <w:r w:rsidR="001B73C7">
        <w:t xml:space="preserve"> </w:t>
      </w:r>
    </w:p>
    <w:p w14:paraId="1754A1A9" w14:textId="206EB2AB" w:rsidR="0064021D" w:rsidRDefault="001B73C7" w:rsidP="009B40D0">
      <w:r>
        <w:tab/>
        <w:t xml:space="preserve">Un </w:t>
      </w:r>
      <w:proofErr w:type="spellStart"/>
      <w:r>
        <w:t>plugin</w:t>
      </w:r>
      <w:proofErr w:type="spellEnd"/>
      <w:r>
        <w:t xml:space="preserve"> es una extensión o complemento desarrollado para solventar una necesidad específica dentro de una tecnología </w:t>
      </w:r>
      <w:r w:rsidR="00960E5D">
        <w:t>determinada</w:t>
      </w:r>
      <w:r>
        <w:t xml:space="preserve">. Es generalmente  utilizado en los entornos de desarrollo integrado como Eclipse o Visual Studio y además en navegadores </w:t>
      </w:r>
      <w:r w:rsidR="00D5751D">
        <w:t xml:space="preserve">o agentes de usuario más populares entre los que figuran Google </w:t>
      </w:r>
      <w:proofErr w:type="spellStart"/>
      <w:r w:rsidR="00D5751D">
        <w:t>Chrome</w:t>
      </w:r>
      <w:proofErr w:type="spellEnd"/>
      <w:r w:rsidR="00D5751D">
        <w:t xml:space="preserve"> y  Mozilla Firefox. El objetivo de </w:t>
      </w:r>
      <w:ins w:id="226" w:author="Laica" w:date="2014-10-04T21:15:00Z">
        <w:r w:rsidR="003729A1">
          <w:t>e</w:t>
        </w:r>
      </w:ins>
      <w:r w:rsidR="00D5751D">
        <w:t xml:space="preserve">stos complementos es extender la funcionalidad o proveer más herramientas de las que están comúnmente disponibles a fin de realizar tareas específicas. En la actualidad existe gran diversidad de </w:t>
      </w:r>
      <w:ins w:id="227" w:author="Laica" w:date="2014-10-04T21:15:00Z">
        <w:r w:rsidR="003729A1">
          <w:t>e</w:t>
        </w:r>
      </w:ins>
      <w:r w:rsidR="00D5751D">
        <w:t>stas extensiones que permiten por ejemplo buscar y reemplazar texto, convertir texto de minúscula a mayúscula y viceversa, encontrar texto con contenido similar entre muchas otras cosas.</w:t>
      </w:r>
    </w:p>
    <w:p w14:paraId="371AA5BB" w14:textId="02D01AAE" w:rsidR="007323DE" w:rsidRDefault="007323DE" w:rsidP="009B40D0">
      <w:r>
        <w:lastRenderedPageBreak/>
        <w:tab/>
      </w:r>
      <w:r w:rsidR="006C2AAC">
        <w:t xml:space="preserve">La Fundación Eclipse(2003) argumenta que un </w:t>
      </w:r>
      <w:proofErr w:type="spellStart"/>
      <w:r w:rsidR="006C2AAC">
        <w:t>plugin</w:t>
      </w:r>
      <w:proofErr w:type="spellEnd"/>
      <w:r w:rsidR="006C2AAC">
        <w:t xml:space="preserve"> es “</w:t>
      </w:r>
      <w:ins w:id="228" w:author="Michael Hidalgo" w:date="2014-10-07T13:18:00Z">
        <w:r w:rsidR="006C2AAC">
          <w:t>…</w:t>
        </w:r>
      </w:ins>
      <w:r w:rsidR="006C2AAC">
        <w:t>un componente que provee cierto tipo de servicios dentro del contexto de Eclipse.”</w:t>
      </w:r>
    </w:p>
    <w:p w14:paraId="24CA95C8" w14:textId="77777777" w:rsidR="007E2A39" w:rsidRDefault="007E2A39" w:rsidP="009B40D0">
      <w:pPr>
        <w:rPr>
          <w:ins w:id="229" w:author="Michael Hidalgo" w:date="2014-10-03T17:28:00Z"/>
        </w:rPr>
      </w:pPr>
      <w:r>
        <w:tab/>
        <w:t>En la siguiente imagen se muestran algunos ejemplos de extensiones para el navegador Firefox.</w:t>
      </w:r>
    </w:p>
    <w:p w14:paraId="0AE0D4C7" w14:textId="77777777" w:rsidR="00B62929" w:rsidRDefault="00B62929" w:rsidP="009B40D0"/>
    <w:p w14:paraId="6E4F95D4" w14:textId="77777777" w:rsidR="00B62929" w:rsidRDefault="007E2A39" w:rsidP="00B62929">
      <w:pPr>
        <w:pStyle w:val="Epgrafe"/>
        <w:keepNext/>
        <w:jc w:val="center"/>
        <w:rPr>
          <w:ins w:id="230" w:author="Michael Hidalgo" w:date="2014-10-03T17:28:00Z"/>
        </w:rPr>
      </w:pPr>
      <w:r>
        <w:t xml:space="preserve">Imagen </w:t>
      </w:r>
      <w:r w:rsidR="004355E6">
        <w:fldChar w:fldCharType="begin"/>
      </w:r>
      <w:r>
        <w:instrText xml:space="preserve"> SEQ Imagen \* ARABIC </w:instrText>
      </w:r>
      <w:r w:rsidR="004355E6">
        <w:fldChar w:fldCharType="separate"/>
      </w:r>
      <w:r w:rsidR="00BE5ECD">
        <w:rPr>
          <w:noProof/>
        </w:rPr>
        <w:t>4</w:t>
      </w:r>
      <w:r w:rsidR="004355E6">
        <w:fldChar w:fldCharType="end"/>
      </w:r>
    </w:p>
    <w:p w14:paraId="7E33E76A" w14:textId="77777777" w:rsidR="007E2A39" w:rsidRDefault="007E2A39" w:rsidP="00B62929">
      <w:pPr>
        <w:pStyle w:val="Epgrafe"/>
        <w:keepNext/>
        <w:jc w:val="center"/>
      </w:pPr>
      <w:r>
        <w:t>Extensiones disponibles para Firefox</w:t>
      </w:r>
    </w:p>
    <w:p w14:paraId="2841C206" w14:textId="77777777" w:rsidR="007E2A39" w:rsidRDefault="007E2A39" w:rsidP="009B40D0">
      <w:r>
        <w:rPr>
          <w:noProof/>
          <w:lang w:val="es-ES" w:eastAsia="es-ES"/>
        </w:rPr>
        <w:drawing>
          <wp:inline distT="0" distB="0" distL="0" distR="0" wp14:anchorId="7F403DCD" wp14:editId="5E8FCB7F">
            <wp:extent cx="5210897" cy="25728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3 at 4.20.31 PM.png"/>
                    <pic:cNvPicPr/>
                  </pic:nvPicPr>
                  <pic:blipFill>
                    <a:blip r:embed="rId18">
                      <a:extLst>
                        <a:ext uri="{28A0092B-C50C-407E-A947-70E740481C1C}">
                          <a14:useLocalDpi xmlns:a14="http://schemas.microsoft.com/office/drawing/2010/main" val="0"/>
                        </a:ext>
                      </a:extLst>
                    </a:blip>
                    <a:stretch>
                      <a:fillRect/>
                    </a:stretch>
                  </pic:blipFill>
                  <pic:spPr>
                    <a:xfrm>
                      <a:off x="0" y="0"/>
                      <a:ext cx="5214296" cy="2574503"/>
                    </a:xfrm>
                    <a:prstGeom prst="rect">
                      <a:avLst/>
                    </a:prstGeom>
                  </pic:spPr>
                </pic:pic>
              </a:graphicData>
            </a:graphic>
          </wp:inline>
        </w:drawing>
      </w:r>
    </w:p>
    <w:p w14:paraId="7DBD2509" w14:textId="77777777" w:rsidR="007E2A39" w:rsidRDefault="007E2A39" w:rsidP="00B62929">
      <w:pPr>
        <w:jc w:val="center"/>
      </w:pPr>
      <w:r>
        <w:t>Fuente:</w:t>
      </w:r>
      <w:r w:rsidRPr="007E2A39">
        <w:t xml:space="preserve"> https://addons.mozilla.org/es/firefox/</w:t>
      </w:r>
    </w:p>
    <w:p w14:paraId="5C42C7B3" w14:textId="477304A2" w:rsidR="00D5751D" w:rsidRDefault="00E62166" w:rsidP="006622D0">
      <w:pPr>
        <w:pStyle w:val="Ttulo2"/>
      </w:pPr>
      <w:bookmarkStart w:id="231" w:name="_Toc274415802"/>
      <w:r>
        <w:t xml:space="preserve">2.4 </w:t>
      </w:r>
      <w:r w:rsidR="00D5751D">
        <w:t>Prototipo</w:t>
      </w:r>
      <w:bookmarkEnd w:id="231"/>
    </w:p>
    <w:p w14:paraId="08F3FA91" w14:textId="51C8FBCC" w:rsidR="00D5751D" w:rsidRDefault="00D5751D" w:rsidP="009B40D0">
      <w:pPr>
        <w:rPr>
          <w:ins w:id="232" w:author="Michael Hidalgo" w:date="2014-10-03T16:22:00Z"/>
        </w:rPr>
      </w:pPr>
      <w:r>
        <w:tab/>
      </w:r>
      <w:proofErr w:type="spellStart"/>
      <w:r>
        <w:t>Sommerville</w:t>
      </w:r>
      <w:proofErr w:type="spellEnd"/>
      <w:r>
        <w:t xml:space="preserve"> (2011) define prototipo como “Una versión inicial de un sistema de software que se usa para demostrar conceptos, tratar opciones de diseño y encontrar más sobre el problema y posibles soluciones.” (p. 45). </w:t>
      </w:r>
      <w:ins w:id="233" w:author="Michael Hidalgo" w:date="2014-10-03T18:19:00Z">
        <w:r w:rsidR="00960E5D">
          <w:tab/>
        </w:r>
      </w:ins>
      <w:r>
        <w:t xml:space="preserve">Partiendo de la definición anterior se observa que el prototipo es una herramienta de suma importancia pues permite tener una mejor percepción </w:t>
      </w:r>
      <w:r>
        <w:lastRenderedPageBreak/>
        <w:t xml:space="preserve">del problema a resolver y de </w:t>
      </w:r>
      <w:ins w:id="234" w:author="Laica" w:date="2014-10-04T21:16:00Z">
        <w:r w:rsidR="003729A1">
          <w:t>e</w:t>
        </w:r>
      </w:ins>
      <w:r>
        <w:t>sta forma encontrar soluciones a problemas de diseño</w:t>
      </w:r>
      <w:r>
        <w:tab/>
        <w:t xml:space="preserve"> e incluso encontrar en una etapa temprana alguna complicación en el futuro. Según afirma Somerville (2011) “Los prototipos no tienen que ser ejecutables para ser útiles” (p. 46).</w:t>
      </w:r>
    </w:p>
    <w:p w14:paraId="12E04CAB" w14:textId="77777777" w:rsidR="001C1B6A" w:rsidRDefault="001C1B6A" w:rsidP="009B40D0">
      <w:pPr>
        <w:rPr>
          <w:ins w:id="235" w:author="Michael Hidalgo" w:date="2014-10-03T16:22:00Z"/>
        </w:rPr>
      </w:pPr>
    </w:p>
    <w:p w14:paraId="41E9F43E" w14:textId="77777777" w:rsidR="001C1B6A" w:rsidRDefault="001C1B6A" w:rsidP="009B40D0"/>
    <w:p w14:paraId="474BCA3C" w14:textId="29FB8AD2" w:rsidR="00530887" w:rsidRDefault="00E62166" w:rsidP="006622D0">
      <w:pPr>
        <w:pStyle w:val="Ttulo2"/>
      </w:pPr>
      <w:bookmarkStart w:id="236" w:name="_Toc274415803"/>
      <w:r>
        <w:t xml:space="preserve">2.5 </w:t>
      </w:r>
      <w:r w:rsidR="00530887">
        <w:t xml:space="preserve">Tecnologías de </w:t>
      </w:r>
      <w:ins w:id="237" w:author="Michael Hidalgo" w:date="2014-10-07T13:26:00Z">
        <w:r w:rsidR="003E533A">
          <w:t>I</w:t>
        </w:r>
      </w:ins>
      <w:r w:rsidR="00530887">
        <w:t xml:space="preserve">nformación y </w:t>
      </w:r>
      <w:ins w:id="238" w:author="Michael Hidalgo" w:date="2014-10-07T13:26:00Z">
        <w:r w:rsidR="003E533A">
          <w:t>C</w:t>
        </w:r>
      </w:ins>
      <w:r w:rsidR="00530887">
        <w:t>omunicaci</w:t>
      </w:r>
      <w:r w:rsidR="00496EBB">
        <w:t>ones</w:t>
      </w:r>
      <w:bookmarkEnd w:id="236"/>
    </w:p>
    <w:p w14:paraId="419A4639" w14:textId="77777777" w:rsidR="00530887" w:rsidRDefault="00530887" w:rsidP="009B40D0">
      <w:r>
        <w:tab/>
        <w:t>Son un conjunto de normas que agrupan elementos de infraestructura que permiten hacer más ágil y eficiente la comunicación entre los seres humanos, facultándolos para que puedan realizar sus actividades diarias de forma oportuna. Dentro de este modelo se sitúan las personas, los elementos de infraestructura tales como servidores, redes inalámbricas y telefonía entre otros elementos cuyo objetivo común es poner al alcance de los seres humanos mecanismos para que se comuniquen mejor y por ende mejorar las relaciones humanas.</w:t>
      </w:r>
    </w:p>
    <w:p w14:paraId="3C29579B" w14:textId="5618F6D5" w:rsidR="00496EBB" w:rsidRDefault="00496EBB" w:rsidP="009B40D0">
      <w:r>
        <w:tab/>
        <w:t xml:space="preserve">Los autores Monge, R., </w:t>
      </w:r>
      <w:proofErr w:type="spellStart"/>
      <w:r>
        <w:t>Hewitt</w:t>
      </w:r>
      <w:proofErr w:type="spellEnd"/>
      <w:r>
        <w:t>, J (2004) refiriéndose a las tecnologías de información y comunicaciones  indican que “… las Tecnologías de Información y Comunicaciones (</w:t>
      </w:r>
      <w:proofErr w:type="spellStart"/>
      <w:r>
        <w:t>TICs</w:t>
      </w:r>
      <w:proofErr w:type="spellEnd"/>
      <w:r>
        <w:t>) hacen alusión a los medios e instrumentos que se emplean para ser posible la transmisión de voz, datos, texto e imágenes en forma digital.”</w:t>
      </w:r>
    </w:p>
    <w:p w14:paraId="5684DE29" w14:textId="44C63E40" w:rsidR="00530887" w:rsidRDefault="00E62166" w:rsidP="006622D0">
      <w:pPr>
        <w:pStyle w:val="Ttulo2"/>
      </w:pPr>
      <w:bookmarkStart w:id="239" w:name="_Toc274415804"/>
      <w:r>
        <w:lastRenderedPageBreak/>
        <w:t xml:space="preserve">2.6 </w:t>
      </w:r>
      <w:r w:rsidR="00530887">
        <w:t>Software</w:t>
      </w:r>
      <w:bookmarkEnd w:id="239"/>
    </w:p>
    <w:p w14:paraId="424BA27C" w14:textId="2670AB5C" w:rsidR="00530887" w:rsidRDefault="00530887" w:rsidP="009B40D0">
      <w:r>
        <w:tab/>
        <w:t xml:space="preserve">Es un término genérico que hace referencia a el conjunto de programas que forman parte de una computadora. Pese a ser un anglicismo, </w:t>
      </w:r>
      <w:r w:rsidR="007D7B91">
        <w:t xml:space="preserve">el diccionario de la Real Academia de la Lengua Española (2001) define el software como el “Conjunto de programas, instrucciones y reglas informáticas para ejecutar ciertas tareas en una computadora”. Basado en </w:t>
      </w:r>
      <w:ins w:id="240" w:author="Laica" w:date="2014-10-04T21:17:00Z">
        <w:r w:rsidR="003729A1">
          <w:t>e</w:t>
        </w:r>
      </w:ins>
      <w:r w:rsidR="007D7B91">
        <w:t xml:space="preserve">sta definición, se puede interpretar que el software son aquellos componentes intangibles de una computadora. Para </w:t>
      </w:r>
      <w:proofErr w:type="spellStart"/>
      <w:r w:rsidR="007D7B91">
        <w:t>Tanenbaum</w:t>
      </w:r>
      <w:proofErr w:type="spellEnd"/>
      <w:r w:rsidR="007D7B91">
        <w:t xml:space="preserve"> (1998) “El programa de sistema más fundamental es el sistema operativo que controla todos los recursos de la computadora”</w:t>
      </w:r>
      <w:r w:rsidR="00B20E9E">
        <w:t>. Partiendo de la definición que brinda el autor, se reconoce que el sistema operativo dentro de una computadora es el sistema más importante ya que sus tareas están relacionadas con el manejo de los recursos y con permitir que nuevas aplicaciones sean instaladas y ejecutadas.</w:t>
      </w:r>
    </w:p>
    <w:p w14:paraId="6AA555D9" w14:textId="6C73F429" w:rsidR="00283E08" w:rsidRDefault="00E62166" w:rsidP="00A72651">
      <w:pPr>
        <w:pStyle w:val="Ttulo2"/>
      </w:pPr>
      <w:bookmarkStart w:id="241" w:name="_Toc274415805"/>
      <w:r>
        <w:t xml:space="preserve">2.7 </w:t>
      </w:r>
      <w:commentRangeStart w:id="242"/>
      <w:r w:rsidR="00BE5ECD">
        <w:t>Hardware</w:t>
      </w:r>
      <w:commentRangeEnd w:id="242"/>
      <w:r w:rsidR="003729A1">
        <w:rPr>
          <w:rStyle w:val="Refdecomentario"/>
        </w:rPr>
        <w:commentReference w:id="242"/>
      </w:r>
      <w:bookmarkEnd w:id="241"/>
    </w:p>
    <w:p w14:paraId="63DB47C3" w14:textId="77777777" w:rsidR="00BE5ECD" w:rsidRDefault="00BE5ECD" w:rsidP="00A72651">
      <w:r>
        <w:tab/>
        <w:t>Se entiende por hardware todos los elementos tecnológicos que pueden ser percibidos por medio de los sentidos, tal es el caso de los servidores físicos, computadoras portátiles, impresoras, teclados, monitores dispositivos de red entre otros. El hardware tiene un rol fundamental en la tecnología pues habilita al usuario a realizar mejor sus tareas.</w:t>
      </w:r>
    </w:p>
    <w:p w14:paraId="77883838" w14:textId="12E27AD3" w:rsidR="006B1276" w:rsidRDefault="006B1276" w:rsidP="00A72651">
      <w:r>
        <w:lastRenderedPageBreak/>
        <w:tab/>
        <w:t>Microsoft (2014)</w:t>
      </w:r>
      <w:r>
        <w:rPr>
          <w:rStyle w:val="Refdenotaalpie"/>
        </w:rPr>
        <w:footnoteReference w:id="4"/>
      </w:r>
      <w:r>
        <w:t xml:space="preserve"> define Hardware al indicar que “Las partes físicas, las cuales usted puede ver y tocar, se denominan de forma colectiva como hardware.”</w:t>
      </w:r>
    </w:p>
    <w:p w14:paraId="6E5CED30" w14:textId="77777777" w:rsidR="00FE443C" w:rsidRDefault="00BE5ECD" w:rsidP="00960E5D">
      <w:pPr>
        <w:pStyle w:val="Epgrafe"/>
        <w:keepNext/>
        <w:jc w:val="center"/>
        <w:rPr>
          <w:ins w:id="243" w:author="Michael Hidalgo" w:date="2014-10-03T17:29:00Z"/>
        </w:rPr>
      </w:pPr>
      <w:r>
        <w:t xml:space="preserve">Imagen </w:t>
      </w:r>
      <w:r w:rsidR="004355E6">
        <w:fldChar w:fldCharType="begin"/>
      </w:r>
      <w:r>
        <w:instrText xml:space="preserve"> SEQ Imagen \* ARABIC </w:instrText>
      </w:r>
      <w:r w:rsidR="004355E6">
        <w:fldChar w:fldCharType="separate"/>
      </w:r>
      <w:r>
        <w:rPr>
          <w:noProof/>
        </w:rPr>
        <w:t>5</w:t>
      </w:r>
      <w:r w:rsidR="004355E6">
        <w:fldChar w:fldCharType="end"/>
      </w:r>
      <w:r>
        <w:t xml:space="preserve"> </w:t>
      </w:r>
    </w:p>
    <w:p w14:paraId="7E04331C" w14:textId="77777777" w:rsidR="00BE5ECD" w:rsidRDefault="00BE5ECD" w:rsidP="00960E5D">
      <w:pPr>
        <w:pStyle w:val="Epgrafe"/>
        <w:keepNext/>
        <w:jc w:val="center"/>
      </w:pPr>
      <w:r>
        <w:t>Ejemplo de hardware</w:t>
      </w:r>
    </w:p>
    <w:p w14:paraId="0229AFF0" w14:textId="77777777" w:rsidR="00BE5ECD" w:rsidRDefault="00BE5ECD" w:rsidP="00960E5D">
      <w:pPr>
        <w:jc w:val="center"/>
      </w:pPr>
      <w:r>
        <w:rPr>
          <w:noProof/>
          <w:lang w:val="es-ES" w:eastAsia="es-ES"/>
        </w:rPr>
        <w:drawing>
          <wp:inline distT="0" distB="0" distL="0" distR="0" wp14:anchorId="4D7EA1E0" wp14:editId="0E14E6F2">
            <wp:extent cx="2471351" cy="291891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 cpu.jpg"/>
                    <pic:cNvPicPr/>
                  </pic:nvPicPr>
                  <pic:blipFill>
                    <a:blip r:embed="rId19">
                      <a:extLst>
                        <a:ext uri="{28A0092B-C50C-407E-A947-70E740481C1C}">
                          <a14:useLocalDpi xmlns:a14="http://schemas.microsoft.com/office/drawing/2010/main" val="0"/>
                        </a:ext>
                      </a:extLst>
                    </a:blip>
                    <a:stretch>
                      <a:fillRect/>
                    </a:stretch>
                  </pic:blipFill>
                  <pic:spPr>
                    <a:xfrm>
                      <a:off x="0" y="0"/>
                      <a:ext cx="2471351" cy="2918919"/>
                    </a:xfrm>
                    <a:prstGeom prst="rect">
                      <a:avLst/>
                    </a:prstGeom>
                  </pic:spPr>
                </pic:pic>
              </a:graphicData>
            </a:graphic>
          </wp:inline>
        </w:drawing>
      </w:r>
    </w:p>
    <w:p w14:paraId="144F39EB" w14:textId="77777777" w:rsidR="00BE5ECD" w:rsidRPr="00BE5ECD" w:rsidRDefault="00BE5ECD" w:rsidP="00960E5D">
      <w:pPr>
        <w:jc w:val="center"/>
      </w:pPr>
      <w:r>
        <w:t xml:space="preserve">Fuente: Microsoft </w:t>
      </w:r>
      <w:r w:rsidRPr="00BE5ECD">
        <w:t>http://goo.gl/8BrfXK</w:t>
      </w:r>
    </w:p>
    <w:p w14:paraId="3E6DBAE6" w14:textId="376AC2A7" w:rsidR="00015408" w:rsidRDefault="00E62166" w:rsidP="00D1762E">
      <w:pPr>
        <w:pStyle w:val="Ttulo2"/>
      </w:pPr>
      <w:bookmarkStart w:id="244" w:name="_Toc274415806"/>
      <w:r>
        <w:t xml:space="preserve">2.8 </w:t>
      </w:r>
      <w:r w:rsidR="00015408">
        <w:t>Computadora</w:t>
      </w:r>
      <w:bookmarkEnd w:id="244"/>
    </w:p>
    <w:p w14:paraId="12A7E1D3" w14:textId="77777777" w:rsidR="00015408" w:rsidRDefault="00015408" w:rsidP="009B40D0">
      <w:r>
        <w:tab/>
        <w:t xml:space="preserve">Una computadora es una máquina que tiene como función básica </w:t>
      </w:r>
      <w:r w:rsidR="00960E5D">
        <w:t xml:space="preserve">capturar </w:t>
      </w:r>
      <w:r>
        <w:t xml:space="preserve">datos de entrada, procesarlos y emitir una salida. </w:t>
      </w:r>
      <w:proofErr w:type="spellStart"/>
      <w:r>
        <w:t>Stroustrup</w:t>
      </w:r>
      <w:proofErr w:type="spellEnd"/>
      <w:r>
        <w:t xml:space="preserve"> (2009) afirma que “Las computadoras son construidas por personas para que sean usadas por personas” (p. 21), luego indica que “</w:t>
      </w:r>
      <w:r w:rsidR="00960E5D">
        <w:t>Una c</w:t>
      </w:r>
      <w:r>
        <w:t>omputadora es una herramienta bastante genérica</w:t>
      </w:r>
      <w:r w:rsidR="001132F0">
        <w:t>; puede ser usada para un rango inimaginable de tareas. Hace que un programa sea útil para alguien</w:t>
      </w:r>
      <w:r>
        <w:t>”</w:t>
      </w:r>
      <w:r w:rsidR="001132F0">
        <w:t xml:space="preserve"> (p. 21).</w:t>
      </w:r>
      <w:r w:rsidR="00960E5D">
        <w:t xml:space="preserve"> En la imagen </w:t>
      </w:r>
      <w:r w:rsidR="00960E5D">
        <w:lastRenderedPageBreak/>
        <w:t>siguiente se puede apreciar una computadora ordinaria que fácilmente se encuentra en un hogar.</w:t>
      </w:r>
    </w:p>
    <w:p w14:paraId="4D8F0E14" w14:textId="77777777" w:rsidR="00735B42" w:rsidRDefault="003C3DBB" w:rsidP="00735B42">
      <w:pPr>
        <w:pStyle w:val="Epgrafe"/>
        <w:keepNext/>
        <w:jc w:val="center"/>
        <w:rPr>
          <w:ins w:id="245" w:author="Michael Hidalgo" w:date="2014-10-03T17:29:00Z"/>
        </w:rPr>
      </w:pPr>
      <w:r>
        <w:t xml:space="preserve">Imagen </w:t>
      </w:r>
      <w:r w:rsidR="004355E6">
        <w:fldChar w:fldCharType="begin"/>
      </w:r>
      <w:r>
        <w:instrText xml:space="preserve"> SEQ Imagen \* ARABIC </w:instrText>
      </w:r>
      <w:r w:rsidR="004355E6">
        <w:fldChar w:fldCharType="separate"/>
      </w:r>
      <w:ins w:id="246" w:author="Michael Hidalgo" w:date="2014-10-03T16:51:00Z">
        <w:r w:rsidR="00BE5ECD">
          <w:rPr>
            <w:noProof/>
          </w:rPr>
          <w:t>6</w:t>
        </w:r>
      </w:ins>
      <w:r w:rsidR="004355E6">
        <w:fldChar w:fldCharType="end"/>
      </w:r>
      <w:r>
        <w:t xml:space="preserve"> </w:t>
      </w:r>
    </w:p>
    <w:p w14:paraId="041BF87A" w14:textId="77777777" w:rsidR="003C3DBB" w:rsidRDefault="003C3DBB" w:rsidP="00735B42">
      <w:pPr>
        <w:pStyle w:val="Epgrafe"/>
        <w:keepNext/>
        <w:jc w:val="center"/>
      </w:pPr>
      <w:r>
        <w:t>Computadora ordinaria</w:t>
      </w:r>
    </w:p>
    <w:p w14:paraId="40180051" w14:textId="77777777" w:rsidR="001132F0" w:rsidRDefault="001132F0" w:rsidP="00735B42">
      <w:pPr>
        <w:jc w:val="center"/>
      </w:pPr>
      <w:r>
        <w:rPr>
          <w:noProof/>
          <w:lang w:val="es-ES" w:eastAsia="es-ES"/>
        </w:rPr>
        <w:drawing>
          <wp:inline distT="0" distB="0" distL="0" distR="0" wp14:anchorId="52EC79DA" wp14:editId="550B72EA">
            <wp:extent cx="3615984" cy="2832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2 at 4.31.44 PM.png"/>
                    <pic:cNvPicPr/>
                  </pic:nvPicPr>
                  <pic:blipFill>
                    <a:blip r:embed="rId20">
                      <a:extLst>
                        <a:ext uri="{28A0092B-C50C-407E-A947-70E740481C1C}">
                          <a14:useLocalDpi xmlns:a14="http://schemas.microsoft.com/office/drawing/2010/main" val="0"/>
                        </a:ext>
                      </a:extLst>
                    </a:blip>
                    <a:stretch>
                      <a:fillRect/>
                    </a:stretch>
                  </pic:blipFill>
                  <pic:spPr>
                    <a:xfrm>
                      <a:off x="0" y="0"/>
                      <a:ext cx="3615984" cy="2832100"/>
                    </a:xfrm>
                    <a:prstGeom prst="rect">
                      <a:avLst/>
                    </a:prstGeom>
                  </pic:spPr>
                </pic:pic>
              </a:graphicData>
            </a:graphic>
          </wp:inline>
        </w:drawing>
      </w:r>
    </w:p>
    <w:p w14:paraId="73D0EC67" w14:textId="77777777" w:rsidR="003C3DBB" w:rsidRDefault="003C3DBB" w:rsidP="00960E5D">
      <w:pPr>
        <w:spacing w:line="240" w:lineRule="auto"/>
        <w:jc w:val="center"/>
      </w:pPr>
      <w:r>
        <w:t xml:space="preserve">Fuente: </w:t>
      </w:r>
      <w:r w:rsidR="00BE5ECD">
        <w:t xml:space="preserve">Microsoft </w:t>
      </w:r>
      <w:r w:rsidR="00BE5ECD" w:rsidRPr="00BE5ECD">
        <w:t>http://goo.gl/8BrfXK</w:t>
      </w:r>
    </w:p>
    <w:p w14:paraId="310A2879" w14:textId="77777777" w:rsidR="003C3DBB" w:rsidRPr="00015408" w:rsidRDefault="003C3DBB" w:rsidP="0040689A">
      <w:pPr>
        <w:spacing w:line="240" w:lineRule="auto"/>
      </w:pPr>
    </w:p>
    <w:p w14:paraId="6DBF89F0" w14:textId="15BA60F4" w:rsidR="00015408" w:rsidRDefault="00E62166" w:rsidP="006622D0">
      <w:pPr>
        <w:pStyle w:val="Ttulo2"/>
      </w:pPr>
      <w:bookmarkStart w:id="247" w:name="_Toc274415807"/>
      <w:r>
        <w:t xml:space="preserve">2.9 </w:t>
      </w:r>
      <w:commentRangeStart w:id="248"/>
      <w:r w:rsidR="00015408">
        <w:t>Aplicaciones de software</w:t>
      </w:r>
      <w:commentRangeEnd w:id="248"/>
      <w:r w:rsidR="003729A1">
        <w:rPr>
          <w:rStyle w:val="Refdecomentario"/>
        </w:rPr>
        <w:commentReference w:id="248"/>
      </w:r>
      <w:bookmarkEnd w:id="247"/>
    </w:p>
    <w:p w14:paraId="09428F15" w14:textId="44E77593" w:rsidR="00960E5D" w:rsidRPr="00015408" w:rsidRDefault="00015408" w:rsidP="0040689A">
      <w:r>
        <w:tab/>
        <w:t>Son programas informáticos desarrollados con el objetivo de ayudar a resolver un problema del negocio por medio de una computadora y que están desarrollados en una tecnología específica. Estas aplicaciones de software pueden ser desarrolladas a lo interno de las organizaciones o puede ser subcontratad</w:t>
      </w:r>
      <w:r w:rsidR="00960E5D">
        <w:t>as</w:t>
      </w:r>
      <w:r>
        <w:t>.</w:t>
      </w:r>
    </w:p>
    <w:p w14:paraId="5977DF36" w14:textId="2A2633C7" w:rsidR="00B20E9E" w:rsidRDefault="00E62166" w:rsidP="006622D0">
      <w:pPr>
        <w:pStyle w:val="Ttulo2"/>
      </w:pPr>
      <w:bookmarkStart w:id="249" w:name="_Toc274415808"/>
      <w:r>
        <w:t xml:space="preserve">2.10 </w:t>
      </w:r>
      <w:commentRangeStart w:id="250"/>
      <w:r w:rsidR="00B20E9E">
        <w:t xml:space="preserve">Usuario </w:t>
      </w:r>
      <w:commentRangeStart w:id="251"/>
      <w:r w:rsidR="00B20E9E">
        <w:t>malicioso</w:t>
      </w:r>
      <w:commentRangeEnd w:id="250"/>
      <w:r w:rsidR="003729A1">
        <w:rPr>
          <w:rStyle w:val="Refdecomentario"/>
        </w:rPr>
        <w:commentReference w:id="250"/>
      </w:r>
      <w:commentRangeEnd w:id="251"/>
      <w:r w:rsidR="003A26D6">
        <w:rPr>
          <w:rStyle w:val="Refdecomentario"/>
          <w:rFonts w:eastAsiaTheme="minorEastAsia" w:cstheme="minorBidi"/>
          <w:b w:val="0"/>
          <w:bCs w:val="0"/>
          <w:color w:val="auto"/>
        </w:rPr>
        <w:commentReference w:id="251"/>
      </w:r>
      <w:bookmarkEnd w:id="249"/>
    </w:p>
    <w:p w14:paraId="66BAF880" w14:textId="4270B120" w:rsidR="00B20E9E" w:rsidRDefault="00B20E9E" w:rsidP="0040689A">
      <w:r>
        <w:tab/>
        <w:t xml:space="preserve">Es un usuario experto de la tecnología pero que busca la forma de darle un uso inapropiado a la misma, con el objetivo de descubrir alguna </w:t>
      </w:r>
      <w:r>
        <w:lastRenderedPageBreak/>
        <w:t>vulnerabilidad existente y comprometer la seguridad del sistema, alterar o robar información considerada sensitiva para la organización y comprometer a otros usuarios del sistema.</w:t>
      </w:r>
      <w:r w:rsidR="005928C6">
        <w:t xml:space="preserve"> </w:t>
      </w:r>
    </w:p>
    <w:p w14:paraId="2BED47FC" w14:textId="5A34C157" w:rsidR="005928C6" w:rsidRPr="005928C6" w:rsidRDefault="005928C6" w:rsidP="005928C6">
      <w:pPr>
        <w:rPr>
          <w:lang w:val="en-US"/>
        </w:rPr>
      </w:pPr>
      <w:r>
        <w:tab/>
      </w:r>
      <w:proofErr w:type="spellStart"/>
      <w:r>
        <w:t>Elden</w:t>
      </w:r>
      <w:proofErr w:type="spellEnd"/>
      <w:r>
        <w:t xml:space="preserve">, C. , </w:t>
      </w:r>
      <w:proofErr w:type="spellStart"/>
      <w:r w:rsidRPr="005928C6">
        <w:rPr>
          <w:lang w:val="en-US"/>
        </w:rPr>
        <w:t>Swaminatha</w:t>
      </w:r>
      <w:proofErr w:type="spellEnd"/>
      <w:r>
        <w:rPr>
          <w:lang w:val="en-US"/>
        </w:rPr>
        <w:t xml:space="preserve">, T (2003) </w:t>
      </w:r>
      <w:proofErr w:type="spellStart"/>
      <w:r w:rsidR="002234AD">
        <w:rPr>
          <w:lang w:val="en-US"/>
        </w:rPr>
        <w:t>acotan</w:t>
      </w:r>
      <w:proofErr w:type="spellEnd"/>
      <w:r w:rsidR="002234AD">
        <w:rPr>
          <w:lang w:val="en-US"/>
        </w:rPr>
        <w:t xml:space="preserve"> </w:t>
      </w:r>
      <w:proofErr w:type="spellStart"/>
      <w:r w:rsidR="002234AD">
        <w:rPr>
          <w:lang w:val="en-US"/>
        </w:rPr>
        <w:t>que</w:t>
      </w:r>
      <w:proofErr w:type="spellEnd"/>
      <w:r w:rsidR="002234AD">
        <w:rPr>
          <w:lang w:val="en-US"/>
        </w:rPr>
        <w:t xml:space="preserve"> “un </w:t>
      </w:r>
      <w:proofErr w:type="spellStart"/>
      <w:r w:rsidR="002234AD">
        <w:rPr>
          <w:lang w:val="en-US"/>
        </w:rPr>
        <w:t>usuario</w:t>
      </w:r>
      <w:proofErr w:type="spellEnd"/>
      <w:r w:rsidR="002234AD">
        <w:rPr>
          <w:lang w:val="en-US"/>
        </w:rPr>
        <w:t xml:space="preserve"> </w:t>
      </w:r>
      <w:proofErr w:type="spellStart"/>
      <w:r w:rsidR="002234AD">
        <w:rPr>
          <w:lang w:val="en-US"/>
        </w:rPr>
        <w:t>malicioso</w:t>
      </w:r>
      <w:proofErr w:type="spellEnd"/>
      <w:r w:rsidR="002234AD">
        <w:rPr>
          <w:lang w:val="en-US"/>
        </w:rPr>
        <w:t xml:space="preserve"> </w:t>
      </w:r>
      <w:proofErr w:type="spellStart"/>
      <w:r w:rsidR="002234AD">
        <w:rPr>
          <w:lang w:val="en-US"/>
        </w:rPr>
        <w:t>es</w:t>
      </w:r>
      <w:proofErr w:type="spellEnd"/>
      <w:r w:rsidR="002234AD">
        <w:rPr>
          <w:lang w:val="en-US"/>
        </w:rPr>
        <w:t xml:space="preserve"> un individual o </w:t>
      </w:r>
      <w:proofErr w:type="spellStart"/>
      <w:r w:rsidR="002234AD">
        <w:rPr>
          <w:lang w:val="en-US"/>
        </w:rPr>
        <w:t>grupo</w:t>
      </w:r>
      <w:proofErr w:type="spellEnd"/>
      <w:r w:rsidR="002234AD">
        <w:rPr>
          <w:lang w:val="en-US"/>
        </w:rPr>
        <w:t xml:space="preserve"> </w:t>
      </w:r>
      <w:proofErr w:type="spellStart"/>
      <w:r w:rsidR="002234AD">
        <w:rPr>
          <w:lang w:val="en-US"/>
        </w:rPr>
        <w:t>que</w:t>
      </w:r>
      <w:proofErr w:type="spellEnd"/>
      <w:r w:rsidR="002234AD">
        <w:rPr>
          <w:lang w:val="en-US"/>
        </w:rPr>
        <w:t xml:space="preserve"> </w:t>
      </w:r>
      <w:proofErr w:type="spellStart"/>
      <w:r w:rsidR="002234AD">
        <w:rPr>
          <w:lang w:val="en-US"/>
        </w:rPr>
        <w:t>tiene</w:t>
      </w:r>
      <w:proofErr w:type="spellEnd"/>
      <w:r w:rsidR="002234AD">
        <w:rPr>
          <w:lang w:val="en-US"/>
        </w:rPr>
        <w:t xml:space="preserve"> el conocimiento, </w:t>
      </w:r>
      <w:proofErr w:type="spellStart"/>
      <w:r w:rsidR="002234AD">
        <w:rPr>
          <w:lang w:val="en-US"/>
        </w:rPr>
        <w:t>las</w:t>
      </w:r>
      <w:proofErr w:type="spellEnd"/>
      <w:r w:rsidR="002234AD">
        <w:rPr>
          <w:lang w:val="en-US"/>
        </w:rPr>
        <w:t xml:space="preserve"> </w:t>
      </w:r>
      <w:proofErr w:type="spellStart"/>
      <w:r w:rsidR="002234AD">
        <w:rPr>
          <w:lang w:val="en-US"/>
        </w:rPr>
        <w:t>habilidades</w:t>
      </w:r>
      <w:proofErr w:type="spellEnd"/>
      <w:r w:rsidR="002234AD">
        <w:rPr>
          <w:lang w:val="en-US"/>
        </w:rPr>
        <w:t xml:space="preserve"> o el </w:t>
      </w:r>
      <w:proofErr w:type="spellStart"/>
      <w:r w:rsidR="002234AD">
        <w:rPr>
          <w:lang w:val="en-US"/>
        </w:rPr>
        <w:t>acceso</w:t>
      </w:r>
      <w:proofErr w:type="spellEnd"/>
      <w:r w:rsidR="002234AD">
        <w:rPr>
          <w:lang w:val="en-US"/>
        </w:rPr>
        <w:t xml:space="preserve"> a </w:t>
      </w:r>
      <w:proofErr w:type="spellStart"/>
      <w:r w:rsidR="002234AD">
        <w:rPr>
          <w:lang w:val="en-US"/>
        </w:rPr>
        <w:t>comprometer</w:t>
      </w:r>
      <w:proofErr w:type="spellEnd"/>
      <w:r w:rsidR="002234AD">
        <w:rPr>
          <w:lang w:val="en-US"/>
        </w:rPr>
        <w:t xml:space="preserve"> la </w:t>
      </w:r>
      <w:proofErr w:type="spellStart"/>
      <w:r w:rsidR="002234AD">
        <w:rPr>
          <w:lang w:val="en-US"/>
        </w:rPr>
        <w:t>seguridad</w:t>
      </w:r>
      <w:proofErr w:type="spellEnd"/>
      <w:r w:rsidR="002234AD">
        <w:rPr>
          <w:lang w:val="en-US"/>
        </w:rPr>
        <w:t xml:space="preserve"> de un </w:t>
      </w:r>
      <w:proofErr w:type="spellStart"/>
      <w:r w:rsidR="002234AD">
        <w:rPr>
          <w:lang w:val="en-US"/>
        </w:rPr>
        <w:t>sistema</w:t>
      </w:r>
      <w:proofErr w:type="spellEnd"/>
      <w:ins w:id="252" w:author="Michael Hidalgo" w:date="2014-10-06T23:10:00Z">
        <w:r w:rsidR="002234AD">
          <w:rPr>
            <w:lang w:val="en-US"/>
          </w:rPr>
          <w:t>.</w:t>
        </w:r>
      </w:ins>
      <w:r w:rsidR="002234AD">
        <w:rPr>
          <w:lang w:val="en-US"/>
        </w:rPr>
        <w:t xml:space="preserve">” </w:t>
      </w:r>
    </w:p>
    <w:p w14:paraId="67765A3C" w14:textId="6D595EA4" w:rsidR="005928C6" w:rsidRDefault="005928C6" w:rsidP="0040689A">
      <w:r>
        <w:t xml:space="preserve"> </w:t>
      </w:r>
    </w:p>
    <w:p w14:paraId="2DDC3732" w14:textId="169D298B" w:rsidR="00B20E9E" w:rsidRDefault="00E62166" w:rsidP="006622D0">
      <w:pPr>
        <w:pStyle w:val="Ttulo2"/>
      </w:pPr>
      <w:bookmarkStart w:id="253" w:name="_Toc274415809"/>
      <w:r>
        <w:t xml:space="preserve">2.11 </w:t>
      </w:r>
      <w:r w:rsidR="00E74028">
        <w:t>Hacker</w:t>
      </w:r>
      <w:bookmarkEnd w:id="253"/>
    </w:p>
    <w:p w14:paraId="743E33D4" w14:textId="572D32B9" w:rsidR="00E74028" w:rsidRDefault="00E74028" w:rsidP="0040689A">
      <w:r>
        <w:tab/>
        <w:t xml:space="preserve">Según Erickson (2008) el término hacker se refiere a aquella persona que tiene un modo de pensar distinto al de la mayoría cuando indica que “La </w:t>
      </w:r>
      <w:r w:rsidR="00F136DA">
        <w:t>esencia</w:t>
      </w:r>
      <w:r>
        <w:t xml:space="preserve"> de </w:t>
      </w:r>
      <w:r w:rsidR="00F136DA">
        <w:t>hacking</w:t>
      </w:r>
      <w:r>
        <w:t xml:space="preserve"> consiste en la búsqueda de usos no previstos o pasados</w:t>
      </w:r>
      <w:r w:rsidR="00F136DA">
        <w:t xml:space="preserve"> por alto por un usuario normal</w:t>
      </w:r>
      <w:r>
        <w:t>”</w:t>
      </w:r>
      <w:r w:rsidR="00F136DA">
        <w:t xml:space="preserve">. Tomando como base la definición que el autor brinda, se puede determinar que un hacker no es un criminal que comete delitos informáticos, si no es </w:t>
      </w:r>
      <w:r w:rsidR="003729A1">
        <w:t xml:space="preserve">más </w:t>
      </w:r>
      <w:r w:rsidR="00F136DA">
        <w:t xml:space="preserve">bien una persona que tiene un modo de pensar distinto al convencional y que aprovecha </w:t>
      </w:r>
      <w:r w:rsidR="003729A1">
        <w:t xml:space="preserve">esta </w:t>
      </w:r>
      <w:r w:rsidR="00F136DA">
        <w:t xml:space="preserve">capacidad para alcanzar grandes logros. </w:t>
      </w:r>
    </w:p>
    <w:p w14:paraId="115754D6" w14:textId="264F8194" w:rsidR="00AB4071" w:rsidRDefault="00E62166" w:rsidP="006622D0">
      <w:pPr>
        <w:pStyle w:val="Ttulo2"/>
      </w:pPr>
      <w:bookmarkStart w:id="254" w:name="_Toc274415810"/>
      <w:r>
        <w:t xml:space="preserve">2.12 </w:t>
      </w:r>
      <w:r w:rsidR="00AB4071">
        <w:t>Activo</w:t>
      </w:r>
      <w:bookmarkEnd w:id="254"/>
    </w:p>
    <w:p w14:paraId="5E5E634B" w14:textId="77777777" w:rsidR="00AB4071" w:rsidRDefault="00AB4071" w:rsidP="0040689A">
      <w:r>
        <w:tab/>
        <w:t xml:space="preserve">Un activo son aquellos componentes que tienen un valor para la organización y que la pérdida del mismo o el deterioro causa una interrupción de las operaciones e impide que una organización pueda alcanzar sus metas. </w:t>
      </w:r>
      <w:ins w:id="255" w:author="Michael Hidalgo" w:date="2014-10-03T18:23:00Z">
        <w:r w:rsidR="00960E5D">
          <w:tab/>
        </w:r>
      </w:ins>
      <w:r>
        <w:t xml:space="preserve">En una época como la actual la información de una empresa es quizá el </w:t>
      </w:r>
      <w:r>
        <w:lastRenderedPageBreak/>
        <w:t>activo más importante y por ende es necesario implementar controles para proteger el acceso no autorizado a la información . Según afirma Paul (2011) “Los activos pueden ser tangibles e intangibles en su naturaleza”, luego el mismo autor indica que  “Los activos tangibles son aquellos que pueden ser percibidos por los sentidos”.</w:t>
      </w:r>
      <w:r w:rsidR="006D26DC">
        <w:t>(p. 16).</w:t>
      </w:r>
    </w:p>
    <w:p w14:paraId="66140E02" w14:textId="77777777" w:rsidR="000727AC" w:rsidRDefault="000727AC" w:rsidP="0040689A"/>
    <w:p w14:paraId="2A6A53CC" w14:textId="532ADA90" w:rsidR="00AB4071" w:rsidRDefault="00E62166" w:rsidP="006622D0">
      <w:pPr>
        <w:pStyle w:val="Ttulo2"/>
      </w:pPr>
      <w:bookmarkStart w:id="256" w:name="_Toc274415811"/>
      <w:r>
        <w:t xml:space="preserve">2.13 </w:t>
      </w:r>
      <w:r w:rsidR="00AB4071">
        <w:t>Vulnerabilidad</w:t>
      </w:r>
      <w:bookmarkEnd w:id="256"/>
    </w:p>
    <w:p w14:paraId="4C1D7042" w14:textId="77777777" w:rsidR="00AB4071" w:rsidRDefault="00AB4071" w:rsidP="0040689A">
      <w:r>
        <w:tab/>
        <w:t xml:space="preserve">Paul (2011) define el concepto de vulnerabilidad como “Una debilidad que puede ser ejecutada accidentalmente o explotada intencionalmente por un atacante, resultando en la brecha de la política de seguridad”. Como lo indica el autor, una vulnerabilidad está asociada al concepto de debilidad o falla que es causada de forma accidental o intencional. Cuando se habla de vulnerabilidades en el código de fuente se habla por lo tanto </w:t>
      </w:r>
      <w:r w:rsidR="003A749C">
        <w:t>a fallas introducidas por los desarrolladores durante el proceso de desarrollo del software y que son aprovechadas por usuarios maliciosos para comprometer al sistema y a la organización.</w:t>
      </w:r>
    </w:p>
    <w:p w14:paraId="206861D4" w14:textId="2E0FB150" w:rsidR="003A749C" w:rsidRDefault="00E62166" w:rsidP="006622D0">
      <w:pPr>
        <w:pStyle w:val="Ttulo2"/>
      </w:pPr>
      <w:bookmarkStart w:id="257" w:name="_Toc274415812"/>
      <w:r>
        <w:t xml:space="preserve">2.14 </w:t>
      </w:r>
      <w:r w:rsidR="003A749C">
        <w:t>Ataque informático</w:t>
      </w:r>
      <w:bookmarkEnd w:id="257"/>
    </w:p>
    <w:p w14:paraId="5F7DD14A" w14:textId="77777777" w:rsidR="003A749C" w:rsidRDefault="003A749C" w:rsidP="0040689A">
      <w:r>
        <w:t>El autor y experto en seguridad Paul(2011) define el concepto de ataque al mencionar que</w:t>
      </w:r>
    </w:p>
    <w:p w14:paraId="78D2E476" w14:textId="77777777" w:rsidR="003A749C" w:rsidRDefault="003A749C" w:rsidP="000727AC">
      <w:pPr>
        <w:spacing w:line="360" w:lineRule="auto"/>
      </w:pPr>
      <w:r>
        <w:tab/>
        <w:t xml:space="preserve">Los agentes de riesgo pueden intencionalmente causar que un riesgo </w:t>
      </w:r>
      <w:r>
        <w:tab/>
        <w:t xml:space="preserve">se materialice o que las amenazas puedan ocurrir como resultado de </w:t>
      </w:r>
      <w:r>
        <w:tab/>
        <w:t xml:space="preserve">un error de usuario o que haya sido descubierto accidentalmente. </w:t>
      </w:r>
      <w:r>
        <w:lastRenderedPageBreak/>
        <w:tab/>
        <w:t xml:space="preserve">Cuando los agente de amenaza de forma activa o intencional causan </w:t>
      </w:r>
      <w:r>
        <w:tab/>
        <w:t>que un riesgo se materialice, se le conoce como un ataque. (p. 18).</w:t>
      </w:r>
    </w:p>
    <w:p w14:paraId="4D93883D" w14:textId="77777777" w:rsidR="003A749C" w:rsidRDefault="003A749C" w:rsidP="0040689A">
      <w:pPr>
        <w:rPr>
          <w:ins w:id="258" w:author="Michael Hidalgo" w:date="2014-10-03T16:52:00Z"/>
        </w:rPr>
      </w:pPr>
      <w:r>
        <w:tab/>
        <w:t>En la definición anterior se aprecia como un ataque está relacionado a una actividad que se hace de forma intencional y que tendrá efectos adversos en las organizaciones son víctimas de éstos ataques.</w:t>
      </w:r>
    </w:p>
    <w:p w14:paraId="2FDE724A" w14:textId="77777777" w:rsidR="000727AC" w:rsidRDefault="000727AC" w:rsidP="0040689A"/>
    <w:p w14:paraId="03D34A77" w14:textId="6E6BCF74" w:rsidR="003A749C" w:rsidRDefault="00E62166" w:rsidP="006622D0">
      <w:pPr>
        <w:pStyle w:val="Ttulo2"/>
      </w:pPr>
      <w:bookmarkStart w:id="259" w:name="_Toc274415813"/>
      <w:ins w:id="260" w:author="Michael Hidalgo" w:date="2014-10-06T09:47:00Z">
        <w:r>
          <w:t xml:space="preserve">2.15 </w:t>
        </w:r>
      </w:ins>
      <w:r w:rsidR="003A749C">
        <w:t>Probabilidad</w:t>
      </w:r>
      <w:bookmarkEnd w:id="259"/>
    </w:p>
    <w:p w14:paraId="5BDC78F1" w14:textId="77777777" w:rsidR="0036150A" w:rsidRPr="0036150A" w:rsidRDefault="0036150A" w:rsidP="00F35925">
      <w:r>
        <w:tab/>
      </w:r>
      <w:r w:rsidR="00BF2753">
        <w:t>En términos de riesgo, la probabilidad es la oportunidad de que una amenaza particular ocurra. Paul(2011) afirma que “La probabilidad se expresa como un percentil, no obstante algunas veces se utilizan técnicas meramente heurísticas por lo cual algunas organizaciones utilizan categorías como medio alto y bajo” (p. 19).</w:t>
      </w:r>
    </w:p>
    <w:p w14:paraId="34189ADB" w14:textId="390292CC" w:rsidR="003A749C" w:rsidRDefault="00E62166" w:rsidP="006622D0">
      <w:pPr>
        <w:pStyle w:val="Ttulo2"/>
      </w:pPr>
      <w:bookmarkStart w:id="261" w:name="_Toc274415814"/>
      <w:ins w:id="262" w:author="Michael Hidalgo" w:date="2014-10-06T09:47:00Z">
        <w:r>
          <w:t xml:space="preserve">2.16 </w:t>
        </w:r>
      </w:ins>
      <w:commentRangeStart w:id="263"/>
      <w:r w:rsidR="003A749C">
        <w:t>Impacto</w:t>
      </w:r>
      <w:commentRangeEnd w:id="263"/>
      <w:r w:rsidR="003729A1">
        <w:rPr>
          <w:rStyle w:val="Refdecomentario"/>
        </w:rPr>
        <w:commentReference w:id="263"/>
      </w:r>
      <w:bookmarkEnd w:id="261"/>
    </w:p>
    <w:p w14:paraId="2EF98D37" w14:textId="78692C7F" w:rsidR="00BF2753" w:rsidRDefault="00BF2753" w:rsidP="008D4E1B">
      <w:r>
        <w:tab/>
        <w:t>Es el resultado de una amenaza materializada, la cual puede tener efectos adversos para una empresa como lo son la interrupción temporal de los servicios, pérdidas económicas</w:t>
      </w:r>
      <w:r w:rsidR="00675578">
        <w:t xml:space="preserve"> y el </w:t>
      </w:r>
      <w:r>
        <w:t>robo de información sensitiva.</w:t>
      </w:r>
    </w:p>
    <w:p w14:paraId="44E3B009" w14:textId="46CD3FC5" w:rsidR="00567EC9" w:rsidRPr="00BF2753" w:rsidRDefault="00567EC9" w:rsidP="008D4E1B">
      <w:r>
        <w:tab/>
        <w:t>Para Paul(2011)</w:t>
      </w:r>
      <w:r w:rsidR="002F6D42">
        <w:t xml:space="preserve"> el impacto se define como </w:t>
      </w:r>
      <w:r>
        <w:t>“</w:t>
      </w:r>
      <w:r w:rsidR="00675578" w:rsidRPr="00675578">
        <w:t xml:space="preserve">La extensión de la gravedad </w:t>
      </w:r>
      <w:r w:rsidR="00675578">
        <w:t>en la</w:t>
      </w:r>
      <w:r w:rsidR="00675578" w:rsidRPr="00675578">
        <w:t xml:space="preserve"> alteración de la capacidad de la organización para lograr los objetivos </w:t>
      </w:r>
      <w:r w:rsidR="00675578">
        <w:t>se denomina</w:t>
      </w:r>
      <w:r w:rsidR="00675578" w:rsidRPr="00675578">
        <w:t xml:space="preserve"> impact</w:t>
      </w:r>
      <w:r w:rsidR="00675578">
        <w:t>o”.</w:t>
      </w:r>
    </w:p>
    <w:p w14:paraId="36AB3FA9" w14:textId="32C6671D" w:rsidR="003A749C" w:rsidRDefault="00E62166" w:rsidP="009E029F">
      <w:pPr>
        <w:pStyle w:val="Ttulo2"/>
      </w:pPr>
      <w:bookmarkStart w:id="264" w:name="_Toc274415815"/>
      <w:ins w:id="265" w:author="Michael Hidalgo" w:date="2014-10-06T09:47:00Z">
        <w:r>
          <w:lastRenderedPageBreak/>
          <w:t xml:space="preserve">2.17 </w:t>
        </w:r>
      </w:ins>
      <w:r w:rsidR="003A749C">
        <w:t>Factor de exposición</w:t>
      </w:r>
      <w:bookmarkEnd w:id="264"/>
    </w:p>
    <w:p w14:paraId="62B61793" w14:textId="79F54536" w:rsidR="00BF2753" w:rsidRPr="00BF2753" w:rsidRDefault="00BF2753" w:rsidP="008D4E1B">
      <w:r>
        <w:tab/>
        <w:t xml:space="preserve">Paul (2011) define el término de factor de exposición como “… la oportunidad de una amenaza de causar pérdidas” (p.18). </w:t>
      </w:r>
      <w:r w:rsidR="00985CD5">
        <w:t>Este</w:t>
      </w:r>
      <w:r>
        <w:t xml:space="preserve"> parámetro juega un papel muy importante en el momento de calificar el riesgo.</w:t>
      </w:r>
    </w:p>
    <w:p w14:paraId="7EB352CB" w14:textId="006E968F" w:rsidR="003A749C" w:rsidRDefault="00E62166" w:rsidP="009E029F">
      <w:pPr>
        <w:pStyle w:val="Ttulo2"/>
        <w:rPr>
          <w:ins w:id="266" w:author="Michael Hidalgo" w:date="2014-10-03T06:11:00Z"/>
        </w:rPr>
      </w:pPr>
      <w:bookmarkStart w:id="267" w:name="_Toc274415816"/>
      <w:ins w:id="268" w:author="Michael Hidalgo" w:date="2014-10-06T09:48:00Z">
        <w:r>
          <w:t xml:space="preserve">2.18 </w:t>
        </w:r>
      </w:ins>
      <w:r w:rsidR="003A749C">
        <w:t>Controles</w:t>
      </w:r>
      <w:bookmarkEnd w:id="267"/>
    </w:p>
    <w:p w14:paraId="407C2145" w14:textId="77777777" w:rsidR="00BF2753" w:rsidRDefault="00BF2753" w:rsidP="008D4E1B">
      <w:pPr>
        <w:rPr>
          <w:ins w:id="269" w:author="Michael Hidalgo" w:date="2014-10-03T16:52:00Z"/>
        </w:rPr>
      </w:pPr>
      <w:r>
        <w:tab/>
        <w:t>Un control es un mecanismo para mitigar una amenaza, el cual puede ser técnico, administrativo</w:t>
      </w:r>
      <w:r w:rsidR="0082610D">
        <w:t xml:space="preserve"> o físico. En términos de seguridad de aplicaciones Paul(2011) indica que algunos ejemplos de controles lo constituyen “…validación de datos de entrada, control del código fuente, controles de acceso controlados y supervisados” (p. 19).</w:t>
      </w:r>
    </w:p>
    <w:p w14:paraId="751520B7" w14:textId="77777777" w:rsidR="000727AC" w:rsidRPr="00BF2753" w:rsidRDefault="000727AC" w:rsidP="008D4E1B"/>
    <w:p w14:paraId="469505B7" w14:textId="2D92A951" w:rsidR="003A749C" w:rsidRDefault="00E62166" w:rsidP="006622D0">
      <w:pPr>
        <w:pStyle w:val="Ttulo2"/>
      </w:pPr>
      <w:bookmarkStart w:id="270" w:name="_Toc274415817"/>
      <w:ins w:id="271" w:author="Michael Hidalgo" w:date="2014-10-06T09:48:00Z">
        <w:r>
          <w:t xml:space="preserve">2.19 </w:t>
        </w:r>
      </w:ins>
      <w:r w:rsidR="003A749C">
        <w:t>Políticas de seguridad</w:t>
      </w:r>
      <w:bookmarkEnd w:id="270"/>
    </w:p>
    <w:p w14:paraId="5E09136C" w14:textId="7BFFB6C0" w:rsidR="00A9484B" w:rsidRPr="00A9484B" w:rsidRDefault="00A9484B" w:rsidP="008D4E1B">
      <w:r>
        <w:tab/>
        <w:t xml:space="preserve">Paul (2011) se refiere a una política de seguridad cuando expresa que “…Es el instrumento por medio del cual los activos digitales que requieren protección pueden ser identificados”. </w:t>
      </w:r>
      <w:r w:rsidR="008D4E1B">
        <w:t>(p. 26).</w:t>
      </w:r>
      <w:r>
        <w:t xml:space="preserve"> Según la definición anterior se observa que el objetivo de una política de seguridad es responder a la pregunta de qué es lo que se quiere proteger y las consecuencias de no protegerlos. Bajo </w:t>
      </w:r>
      <w:ins w:id="272" w:author="Laica" w:date="2014-10-04T21:19:00Z">
        <w:r w:rsidR="003729A1">
          <w:t>e</w:t>
        </w:r>
      </w:ins>
      <w:r>
        <w:t>sta perspectiva se puede concluir que identificando los activos más críticos de la organización es vital.</w:t>
      </w:r>
    </w:p>
    <w:p w14:paraId="1D3AFD30" w14:textId="6E765932" w:rsidR="003A749C" w:rsidRDefault="00E62166" w:rsidP="006622D0">
      <w:pPr>
        <w:pStyle w:val="Ttulo2"/>
      </w:pPr>
      <w:bookmarkStart w:id="273" w:name="_Toc274415818"/>
      <w:ins w:id="274" w:author="Michael Hidalgo" w:date="2014-10-06T09:48:00Z">
        <w:r>
          <w:lastRenderedPageBreak/>
          <w:t xml:space="preserve">2.20 </w:t>
        </w:r>
      </w:ins>
      <w:commentRangeStart w:id="275"/>
      <w:r w:rsidR="003A749C">
        <w:t xml:space="preserve">Crimen </w:t>
      </w:r>
      <w:commentRangeStart w:id="276"/>
      <w:r w:rsidR="003A749C">
        <w:t xml:space="preserve">cibernético </w:t>
      </w:r>
      <w:commentRangeEnd w:id="275"/>
      <w:r w:rsidR="003729A1">
        <w:rPr>
          <w:rStyle w:val="Refdecomentario"/>
        </w:rPr>
        <w:commentReference w:id="275"/>
      </w:r>
      <w:commentRangeEnd w:id="276"/>
      <w:r w:rsidR="00A13290">
        <w:rPr>
          <w:rStyle w:val="Refdecomentario"/>
          <w:rFonts w:eastAsiaTheme="minorEastAsia" w:cstheme="minorBidi"/>
          <w:b w:val="0"/>
          <w:bCs w:val="0"/>
          <w:color w:val="auto"/>
        </w:rPr>
        <w:commentReference w:id="276"/>
      </w:r>
      <w:bookmarkEnd w:id="273"/>
    </w:p>
    <w:p w14:paraId="7B0FE3F0" w14:textId="77777777" w:rsidR="003A749C" w:rsidRDefault="003A749C" w:rsidP="0040689A">
      <w:r>
        <w:tab/>
        <w:t>Se refiere a acciones poco éticas y criminales dirigidas hacia una entidad u organización a fin, con el objetivo de causar una interrupción de las operaciones</w:t>
      </w:r>
      <w:r w:rsidR="00DB6119">
        <w:t>,</w:t>
      </w:r>
      <w:r>
        <w:t xml:space="preserve"> generalmente asociadas con pérdidas económicas, robo de información sensitiva y afectación de la imagen, sin dejar de lado las repercusiones legales en las cuales las empresas pueden verse inmersas luego de un ataque cibernético.</w:t>
      </w:r>
    </w:p>
    <w:p w14:paraId="06E1C82A" w14:textId="77A12F4E" w:rsidR="00B4400A" w:rsidRDefault="00B4400A" w:rsidP="0040689A">
      <w:r>
        <w:tab/>
        <w:t>La empresa de seguridad y proveedora de software antivirus denominada Norton, en su sitio oficial brinda una definición acertada de crimen cibernético al indicar que :</w:t>
      </w:r>
    </w:p>
    <w:p w14:paraId="05EA6F43" w14:textId="2D3AF77B" w:rsidR="00B4400A" w:rsidRPr="00B4400A" w:rsidRDefault="00B4400A" w:rsidP="00B4400A">
      <w:pPr>
        <w:spacing w:line="360" w:lineRule="auto"/>
      </w:pPr>
      <w:r>
        <w:tab/>
      </w:r>
      <w:r w:rsidRPr="00B4400A">
        <w:t xml:space="preserve">La definición de crimen cibernético que se incluye en el manual de </w:t>
      </w:r>
      <w:r>
        <w:tab/>
      </w:r>
      <w:r w:rsidRPr="00B4400A">
        <w:t xml:space="preserve">Prevención y Control de los Crímenes Informáticos de las Naciones </w:t>
      </w:r>
      <w:r>
        <w:tab/>
      </w:r>
      <w:r w:rsidRPr="00B4400A">
        <w:t xml:space="preserve">Unidas engloba fraude, falsificación y acceso no autorizado [Naciones </w:t>
      </w:r>
      <w:r>
        <w:tab/>
      </w:r>
      <w:r w:rsidRPr="00B4400A">
        <w:t>Unidas,1995]. </w:t>
      </w:r>
      <w:r w:rsidRPr="00B4400A">
        <w:br/>
      </w:r>
      <w:r>
        <w:tab/>
      </w:r>
      <w:r w:rsidRPr="00B4400A">
        <w:t xml:space="preserve">Como puede apreciarse en dichas definiciones, el crimen cibernético </w:t>
      </w:r>
      <w:r>
        <w:tab/>
      </w:r>
      <w:r w:rsidRPr="00B4400A">
        <w:t xml:space="preserve">puede englobar un abanico muy amplio de ataques. Es importante </w:t>
      </w:r>
      <w:r>
        <w:tab/>
      </w:r>
      <w:r w:rsidRPr="00B4400A">
        <w:t xml:space="preserve">comprender esta amplia variedad de tipos de crímenes cibernéticos, ya </w:t>
      </w:r>
      <w:r>
        <w:tab/>
      </w:r>
      <w:r w:rsidRPr="00B4400A">
        <w:t xml:space="preserve">que es necesario adoptar distintos planteamientos ante estos distintos </w:t>
      </w:r>
      <w:r>
        <w:tab/>
      </w:r>
      <w:r w:rsidRPr="00B4400A">
        <w:t xml:space="preserve">tipos de actividades criminales cibernéticas a fin de poder mejorar la </w:t>
      </w:r>
      <w:r>
        <w:tab/>
      </w:r>
      <w:r w:rsidRPr="00B4400A">
        <w:t>seguridad de su equipo. </w:t>
      </w:r>
      <w:ins w:id="277" w:author="Michael Hidalgo" w:date="2014-10-06T22:35:00Z">
        <w:r>
          <w:t>(</w:t>
        </w:r>
      </w:ins>
      <w:ins w:id="278" w:author="Michael Hidalgo" w:date="2014-10-06T22:39:00Z">
        <w:r w:rsidR="00246741">
          <w:t>Symantec</w:t>
        </w:r>
      </w:ins>
      <w:ins w:id="279" w:author="Michael Hidalgo" w:date="2014-10-06T22:35:00Z">
        <w:r>
          <w:t xml:space="preserve"> 2014).</w:t>
        </w:r>
      </w:ins>
    </w:p>
    <w:p w14:paraId="26FA9E8C" w14:textId="558C1163" w:rsidR="00B4400A" w:rsidRDefault="00B4400A" w:rsidP="0040689A"/>
    <w:p w14:paraId="2BA875A9" w14:textId="4D48D786" w:rsidR="00015408" w:rsidRDefault="00E62166" w:rsidP="006622D0">
      <w:pPr>
        <w:pStyle w:val="Ttulo2"/>
      </w:pPr>
      <w:bookmarkStart w:id="280" w:name="_Toc274415819"/>
      <w:ins w:id="281" w:author="Michael Hidalgo" w:date="2014-10-06T09:48:00Z">
        <w:r>
          <w:t xml:space="preserve">2.21 </w:t>
        </w:r>
      </w:ins>
      <w:commentRangeStart w:id="282"/>
      <w:r w:rsidR="00015408">
        <w:t>Microsoft</w:t>
      </w:r>
      <w:commentRangeEnd w:id="282"/>
      <w:r w:rsidR="003729A1">
        <w:rPr>
          <w:rStyle w:val="Refdecomentario"/>
        </w:rPr>
        <w:commentReference w:id="282"/>
      </w:r>
      <w:bookmarkEnd w:id="280"/>
    </w:p>
    <w:p w14:paraId="78B69774" w14:textId="77777777" w:rsidR="009856E2" w:rsidRDefault="009856E2" w:rsidP="009856E2">
      <w:r>
        <w:tab/>
        <w:t xml:space="preserve">Empresa </w:t>
      </w:r>
      <w:r w:rsidR="003D025C">
        <w:t xml:space="preserve">norteamericana dedicada al desarrollo y comercialización de aplicaciones de software y sistemas operativos. La empresa fue fundada en </w:t>
      </w:r>
      <w:r w:rsidR="003D025C">
        <w:lastRenderedPageBreak/>
        <w:t>1985 por Bill Gates y Paul Allen. La empresa Microsoft desarrolla y mantiene la plataforma de desarrollo denominada Microsoft .NET, la cual permite que ingenieros en computación puedan crear software escalable.</w:t>
      </w:r>
    </w:p>
    <w:p w14:paraId="04103F87" w14:textId="1E3BE5DB" w:rsidR="005D7B78" w:rsidRDefault="005D7B78" w:rsidP="009856E2">
      <w:r>
        <w:tab/>
        <w:t xml:space="preserve">La revista Forbes (2014) la ubica dentro de la lista de denominada Global 2000 </w:t>
      </w:r>
      <w:proofErr w:type="spellStart"/>
      <w:r>
        <w:t>Leading</w:t>
      </w:r>
      <w:proofErr w:type="spellEnd"/>
      <w:r>
        <w:t xml:space="preserve"> </w:t>
      </w:r>
      <w:proofErr w:type="spellStart"/>
      <w:r>
        <w:t>Companies</w:t>
      </w:r>
      <w:proofErr w:type="spellEnd"/>
      <w:r>
        <w:t>, y brinda la siguiente definición de la empresa:</w:t>
      </w:r>
    </w:p>
    <w:p w14:paraId="40086C9F" w14:textId="2EFFFD7D" w:rsidR="005D7B78" w:rsidRDefault="005D7B78" w:rsidP="005D7B78">
      <w:pPr>
        <w:spacing w:line="360" w:lineRule="auto"/>
      </w:pPr>
      <w:r>
        <w:tab/>
        <w:t xml:space="preserve">Microsoft Corp. desarrolla y comercializa software, servicios y hardware </w:t>
      </w:r>
      <w:r>
        <w:tab/>
        <w:t xml:space="preserve">que entrega nuevas oportunidades, mayor conveniencia y mejorado </w:t>
      </w:r>
      <w:r>
        <w:tab/>
        <w:t xml:space="preserve">valor en la vida de las personas. Los productos de la compañía incluyen </w:t>
      </w:r>
      <w:r>
        <w:tab/>
        <w:t xml:space="preserve">sistemas operativos para computadoras personales, servidores, </w:t>
      </w:r>
      <w:r>
        <w:tab/>
        <w:t>teléfonos y otros dispositivos inteligentes.</w:t>
      </w:r>
    </w:p>
    <w:p w14:paraId="0FDD2CC9" w14:textId="77777777" w:rsidR="000727AC" w:rsidRPr="009856E2" w:rsidRDefault="000727AC" w:rsidP="009856E2"/>
    <w:p w14:paraId="330BE75F" w14:textId="7E8117C0" w:rsidR="00015408" w:rsidRDefault="00E62166" w:rsidP="008A0853">
      <w:pPr>
        <w:pStyle w:val="Ttulo2"/>
      </w:pPr>
      <w:bookmarkStart w:id="283" w:name="_Toc274415820"/>
      <w:ins w:id="284" w:author="Michael Hidalgo" w:date="2014-10-06T09:48:00Z">
        <w:r>
          <w:t xml:space="preserve">2.22 </w:t>
        </w:r>
      </w:ins>
      <w:commentRangeStart w:id="285"/>
      <w:r w:rsidR="00015408">
        <w:t>Hewlett Packard</w:t>
      </w:r>
      <w:commentRangeEnd w:id="285"/>
      <w:r w:rsidR="003729A1">
        <w:rPr>
          <w:rStyle w:val="Refdecomentario"/>
        </w:rPr>
        <w:commentReference w:id="285"/>
      </w:r>
      <w:bookmarkEnd w:id="283"/>
    </w:p>
    <w:p w14:paraId="6AB804DF" w14:textId="77777777" w:rsidR="003D025C" w:rsidRDefault="003D025C" w:rsidP="00747724">
      <w:r>
        <w:tab/>
        <w:t xml:space="preserve">Es una empresa estadounidense la cual también se conoce bajo el acrónimo de HP, fue fundada en </w:t>
      </w:r>
      <w:r w:rsidR="005F284B">
        <w:t>1939.  La empresa ha sido un gigante en el mercado informático creando computadoras personales, servidores, impresoras y dispositivos móviles entre otros. HP también participa activamente en el mercado de seguridad de aplicaciones.</w:t>
      </w:r>
    </w:p>
    <w:p w14:paraId="6DD25475" w14:textId="54882D95" w:rsidR="005854F4" w:rsidRDefault="005854F4" w:rsidP="00747724">
      <w:r>
        <w:tab/>
        <w:t>La revista Forbes (2014) define los productos y servicios de la empresa HP al indicar que:</w:t>
      </w:r>
    </w:p>
    <w:p w14:paraId="0749938F" w14:textId="2277D8E9" w:rsidR="005854F4" w:rsidRDefault="005854F4" w:rsidP="005854F4">
      <w:pPr>
        <w:spacing w:line="360" w:lineRule="auto"/>
      </w:pPr>
      <w:r>
        <w:tab/>
        <w:t xml:space="preserve">Hewlett Packard Co. brinda productos, tecnología, software, soluciones </w:t>
      </w:r>
      <w:r>
        <w:tab/>
        <w:t xml:space="preserve">y servicios para clientes individuales, negocios pequeños y medianos y </w:t>
      </w:r>
      <w:r>
        <w:tab/>
        <w:t xml:space="preserve">empresas grandes , incluyendo clientes en el sector del gobierno, salud </w:t>
      </w:r>
      <w:r>
        <w:tab/>
        <w:t xml:space="preserve">y educación. La empresa opera bajo siete segmentos del negocio: </w:t>
      </w:r>
      <w:r>
        <w:lastRenderedPageBreak/>
        <w:tab/>
        <w:t xml:space="preserve">Sistemas Personales, Impresión, Grupo Empresarial, Servicios </w:t>
      </w:r>
      <w:r>
        <w:tab/>
        <w:t xml:space="preserve">Empresariales, Software, HP Servicios Financieros e Inversión </w:t>
      </w:r>
      <w:r>
        <w:tab/>
        <w:t>Corporativa.</w:t>
      </w:r>
    </w:p>
    <w:p w14:paraId="43B959A1" w14:textId="38B0413E" w:rsidR="00AB4BFF" w:rsidRDefault="00AB4BFF" w:rsidP="00747724">
      <w:ins w:id="286" w:author="Michael Hidalgo" w:date="2014-10-07T05:04:00Z">
        <w:r>
          <w:tab/>
        </w:r>
      </w:ins>
    </w:p>
    <w:p w14:paraId="309FC54A" w14:textId="39792C6B" w:rsidR="005F284B" w:rsidRDefault="00E62166" w:rsidP="008A0853">
      <w:pPr>
        <w:pStyle w:val="Ttulo2"/>
      </w:pPr>
      <w:bookmarkStart w:id="287" w:name="_Toc274415821"/>
      <w:r>
        <w:t xml:space="preserve">2.23 </w:t>
      </w:r>
      <w:r w:rsidR="005F284B">
        <w:t xml:space="preserve">HP </w:t>
      </w:r>
      <w:proofErr w:type="spellStart"/>
      <w:r w:rsidR="005F284B">
        <w:t>Fortify</w:t>
      </w:r>
      <w:bookmarkEnd w:id="287"/>
      <w:proofErr w:type="spellEnd"/>
    </w:p>
    <w:p w14:paraId="7C607F65" w14:textId="77777777" w:rsidR="005F284B" w:rsidRDefault="005F284B" w:rsidP="00747724">
      <w:r>
        <w:tab/>
        <w:t xml:space="preserve">Es una herramienta que permite hacer análisis estático de código fuente, brindándole al usuario un reporte detallado de los problemas de seguridad que tiene la aplicación antes de </w:t>
      </w:r>
      <w:r w:rsidR="006D26DC">
        <w:t xml:space="preserve">que </w:t>
      </w:r>
      <w:r>
        <w:t>dicha aplicación sea publicada en un ambiente de producción. Una vez que se han direccionado las vulnerabilidades mostradas por la herramienta, se proceden con las distintas etapas del ciclo de vida del desarrollo de software. El objetivo principal de la herramienta es servir de ayuda a mitigar riesgos asociados al diseño y a la programación de la aplicación.</w:t>
      </w:r>
    </w:p>
    <w:p w14:paraId="64916A10" w14:textId="3720C5D0" w:rsidR="00D13E44" w:rsidRDefault="00D13E44" w:rsidP="00747724">
      <w:r>
        <w:tab/>
        <w:t xml:space="preserve">En el sitio oficial de HP </w:t>
      </w:r>
      <w:proofErr w:type="spellStart"/>
      <w:r>
        <w:t>Fortify</w:t>
      </w:r>
      <w:proofErr w:type="spellEnd"/>
      <w:r>
        <w:t xml:space="preserve"> (2014) se define la herramienta como :</w:t>
      </w:r>
    </w:p>
    <w:p w14:paraId="439E9E04" w14:textId="50C97A22" w:rsidR="00D13E44" w:rsidRDefault="00D13E44" w:rsidP="00D13E44">
      <w:pPr>
        <w:spacing w:line="360" w:lineRule="auto"/>
      </w:pPr>
      <w:r>
        <w:tab/>
        <w:t xml:space="preserve">HP </w:t>
      </w:r>
      <w:proofErr w:type="spellStart"/>
      <w:r>
        <w:t>Fortify</w:t>
      </w:r>
      <w:proofErr w:type="spellEnd"/>
      <w:r>
        <w:t xml:space="preserve"> analizador de código le ayuda a verificar que el software es </w:t>
      </w:r>
      <w:r>
        <w:tab/>
        <w:t xml:space="preserve">confiable, reduce costos, incrementa la productividad e implementa </w:t>
      </w:r>
      <w:r>
        <w:tab/>
        <w:t>mejores prácticas de programación segura.</w:t>
      </w:r>
    </w:p>
    <w:p w14:paraId="5C5F5127" w14:textId="727831A1" w:rsidR="00D13E44" w:rsidRPr="005F284B" w:rsidRDefault="00D13E44" w:rsidP="00D13E44">
      <w:pPr>
        <w:spacing w:line="360" w:lineRule="auto"/>
      </w:pPr>
      <w:r>
        <w:tab/>
        <w:t xml:space="preserve">El analizador estático de código fuente realiza un escáner del código </w:t>
      </w:r>
      <w:r>
        <w:tab/>
        <w:t xml:space="preserve">fuente, identifica las causas de la vulnerabilidades de seguridad y </w:t>
      </w:r>
      <w:r>
        <w:tab/>
        <w:t>correlaciona y prioriza los resultados.</w:t>
      </w:r>
    </w:p>
    <w:p w14:paraId="1D044BE4" w14:textId="78A9CE86" w:rsidR="00015408" w:rsidRDefault="00E62166" w:rsidP="008A0853">
      <w:pPr>
        <w:pStyle w:val="Ttulo2"/>
      </w:pPr>
      <w:bookmarkStart w:id="288" w:name="_Toc274415822"/>
      <w:ins w:id="289" w:author="Michael Hidalgo" w:date="2014-10-06T09:48:00Z">
        <w:r>
          <w:t xml:space="preserve">2.24 </w:t>
        </w:r>
      </w:ins>
      <w:commentRangeStart w:id="290"/>
      <w:commentRangeStart w:id="291"/>
      <w:r w:rsidR="00015408">
        <w:t>IBM</w:t>
      </w:r>
      <w:commentRangeEnd w:id="290"/>
      <w:r w:rsidR="003729A1">
        <w:rPr>
          <w:rStyle w:val="Refdecomentario"/>
        </w:rPr>
        <w:commentReference w:id="290"/>
      </w:r>
      <w:commentRangeEnd w:id="291"/>
      <w:r w:rsidR="007C6757">
        <w:rPr>
          <w:rStyle w:val="Refdecomentario"/>
          <w:rFonts w:eastAsiaTheme="minorEastAsia" w:cstheme="minorBidi"/>
          <w:b w:val="0"/>
          <w:bCs w:val="0"/>
          <w:color w:val="auto"/>
        </w:rPr>
        <w:commentReference w:id="291"/>
      </w:r>
      <w:bookmarkEnd w:id="288"/>
    </w:p>
    <w:p w14:paraId="48E02998" w14:textId="77D3AAF2" w:rsidR="005F284B" w:rsidRDefault="005F284B" w:rsidP="008A0853">
      <w:r>
        <w:tab/>
      </w:r>
      <w:r w:rsidR="0029754B">
        <w:t xml:space="preserve">IBM es el acrónimo de International Business Machines Corporación, una empresa norteamericana la cual provee productos de software y hardware </w:t>
      </w:r>
      <w:r w:rsidR="0029754B">
        <w:lastRenderedPageBreak/>
        <w:t>para la industria informática. Fue fundada en el año 1911 y ha sido una empresa muy importante en la evolución de la computación moderna.</w:t>
      </w:r>
      <w:r w:rsidR="005B7BAD">
        <w:t xml:space="preserve"> </w:t>
      </w:r>
    </w:p>
    <w:p w14:paraId="73434C51" w14:textId="2F7CAC0F" w:rsidR="005B7BAD" w:rsidRDefault="005B7BAD" w:rsidP="008A0853">
      <w:r>
        <w:tab/>
        <w:t xml:space="preserve">El diario estadounidense </w:t>
      </w:r>
      <w:proofErr w:type="spellStart"/>
      <w:r>
        <w:t>The</w:t>
      </w:r>
      <w:proofErr w:type="spellEnd"/>
      <w:r>
        <w:t xml:space="preserve"> New York Times define a IBM como “Es una compañía de tecnología de información, la cual opera en cinco segmentos. El software que produce  consiste principalmente en software para sistemas operativos y middleware.”</w:t>
      </w:r>
    </w:p>
    <w:p w14:paraId="5AA875CC" w14:textId="77777777" w:rsidR="000727AC" w:rsidRDefault="000727AC" w:rsidP="008A0853"/>
    <w:p w14:paraId="0BBBFB30" w14:textId="2564D9BA" w:rsidR="0029754B" w:rsidRDefault="00E62166" w:rsidP="008A0853">
      <w:pPr>
        <w:pStyle w:val="Ttulo2"/>
      </w:pPr>
      <w:bookmarkStart w:id="292" w:name="_Toc274415823"/>
      <w:ins w:id="293" w:author="Michael Hidalgo" w:date="2014-10-06T09:48:00Z">
        <w:r>
          <w:t xml:space="preserve">2.25 </w:t>
        </w:r>
      </w:ins>
      <w:r w:rsidR="0029754B">
        <w:t xml:space="preserve">IBM Security </w:t>
      </w:r>
      <w:proofErr w:type="spellStart"/>
      <w:r w:rsidR="0029754B">
        <w:t>AppScan</w:t>
      </w:r>
      <w:bookmarkEnd w:id="292"/>
      <w:proofErr w:type="spellEnd"/>
    </w:p>
    <w:p w14:paraId="45A01F61" w14:textId="77777777" w:rsidR="0029754B" w:rsidRDefault="0029754B" w:rsidP="008A0853">
      <w:r>
        <w:tab/>
        <w:t xml:space="preserve">Es una herramienta creada por la empresa IBM, según el sitio oficial </w:t>
      </w:r>
      <w:r>
        <w:rPr>
          <w:rStyle w:val="Refdenotaalpie"/>
        </w:rPr>
        <w:footnoteReference w:id="5"/>
      </w:r>
      <w:r>
        <w:t xml:space="preserve"> del producto lo definen como “IBM Security </w:t>
      </w:r>
      <w:proofErr w:type="spellStart"/>
      <w:r>
        <w:t>AppScan</w:t>
      </w:r>
      <w:proofErr w:type="spellEnd"/>
      <w:r>
        <w:t xml:space="preserve"> mejora la seguridad de las aplicaciones Web y aplicaciones móviles, mejora los programas de seguridad y fortalece los cumplimientos de las normativas”.</w:t>
      </w:r>
    </w:p>
    <w:p w14:paraId="2AE095E5" w14:textId="77777777" w:rsidR="009335C6" w:rsidRDefault="009335C6" w:rsidP="008A0853">
      <w:r>
        <w:tab/>
        <w:t>La imagen siguiente muestra el flujo de trabajo que ejecuta la herramienta para determinar los problemas de seguridad en el código fuente.</w:t>
      </w:r>
    </w:p>
    <w:p w14:paraId="43DA3F09" w14:textId="1C2BD73C" w:rsidR="00F07E60" w:rsidRDefault="00F07E60" w:rsidP="00F07E60">
      <w:pPr>
        <w:pStyle w:val="Ttulo3"/>
        <w:jc w:val="center"/>
        <w:rPr>
          <w:ins w:id="294" w:author="Michael Hidalgo" w:date="2014-10-06T22:20:00Z"/>
        </w:rPr>
      </w:pPr>
      <w:ins w:id="295" w:author="Michael Hidalgo" w:date="2014-10-06T22:20:00Z">
        <w:r>
          <w:t xml:space="preserve">Figura </w:t>
        </w:r>
        <w:r>
          <w:fldChar w:fldCharType="begin"/>
        </w:r>
        <w:r>
          <w:instrText xml:space="preserve"> SEQ Figura \* ARABIC </w:instrText>
        </w:r>
      </w:ins>
      <w:r>
        <w:fldChar w:fldCharType="separate"/>
      </w:r>
      <w:ins w:id="296" w:author="Michael Hidalgo" w:date="2014-10-06T22:20:00Z">
        <w:r>
          <w:rPr>
            <w:noProof/>
          </w:rPr>
          <w:t>3</w:t>
        </w:r>
        <w:r>
          <w:fldChar w:fldCharType="end"/>
        </w:r>
        <w:r>
          <w:t xml:space="preserve"> Flujo de trabajo de IBM </w:t>
        </w:r>
        <w:proofErr w:type="spellStart"/>
        <w:r>
          <w:t>AppScan</w:t>
        </w:r>
        <w:proofErr w:type="spellEnd"/>
      </w:ins>
    </w:p>
    <w:p w14:paraId="38686E32" w14:textId="77777777" w:rsidR="009335C6" w:rsidRDefault="004B2A9C" w:rsidP="004B2A9C">
      <w:r>
        <w:rPr>
          <w:noProof/>
          <w:lang w:val="es-ES" w:eastAsia="es-ES"/>
        </w:rPr>
        <w:lastRenderedPageBreak/>
        <w:drawing>
          <wp:inline distT="0" distB="0" distL="0" distR="0" wp14:anchorId="3344693A" wp14:editId="6285B753">
            <wp:extent cx="4929484" cy="34974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3 at 6.21.48 AM.png"/>
                    <pic:cNvPicPr/>
                  </pic:nvPicPr>
                  <pic:blipFill>
                    <a:blip r:embed="rId21">
                      <a:extLst>
                        <a:ext uri="{28A0092B-C50C-407E-A947-70E740481C1C}">
                          <a14:useLocalDpi xmlns:a14="http://schemas.microsoft.com/office/drawing/2010/main" val="0"/>
                        </a:ext>
                      </a:extLst>
                    </a:blip>
                    <a:stretch>
                      <a:fillRect/>
                    </a:stretch>
                  </pic:blipFill>
                  <pic:spPr>
                    <a:xfrm>
                      <a:off x="0" y="0"/>
                      <a:ext cx="4930927" cy="3498434"/>
                    </a:xfrm>
                    <a:prstGeom prst="rect">
                      <a:avLst/>
                    </a:prstGeom>
                  </pic:spPr>
                </pic:pic>
              </a:graphicData>
            </a:graphic>
          </wp:inline>
        </w:drawing>
      </w:r>
    </w:p>
    <w:p w14:paraId="19583953" w14:textId="77777777" w:rsidR="004B2A9C" w:rsidRDefault="004B2A9C" w:rsidP="00D13E44">
      <w:pPr>
        <w:pStyle w:val="Ttulo3"/>
        <w:jc w:val="center"/>
      </w:pPr>
      <w:r>
        <w:t xml:space="preserve">Fuente: </w:t>
      </w:r>
      <w:hyperlink r:id="rId22" w:history="1">
        <w:r w:rsidR="00E66D88" w:rsidRPr="00D60A1B">
          <w:rPr>
            <w:rStyle w:val="Hipervnculo"/>
          </w:rPr>
          <w:t>http://goo.gl/rJPlVj</w:t>
        </w:r>
      </w:hyperlink>
    </w:p>
    <w:p w14:paraId="689BF1BA" w14:textId="77777777" w:rsidR="00465887" w:rsidRDefault="00465887" w:rsidP="004B2A9C"/>
    <w:p w14:paraId="41955ED6" w14:textId="29016F8A" w:rsidR="00E66D88" w:rsidRDefault="00E62166" w:rsidP="00465887">
      <w:pPr>
        <w:pStyle w:val="Ttulo2"/>
      </w:pPr>
      <w:bookmarkStart w:id="297" w:name="_Toc274415824"/>
      <w:r>
        <w:t xml:space="preserve">2.26 </w:t>
      </w:r>
      <w:commentRangeStart w:id="298"/>
      <w:commentRangeStart w:id="299"/>
      <w:proofErr w:type="spellStart"/>
      <w:r w:rsidR="00465887">
        <w:t>Checkmarx</w:t>
      </w:r>
      <w:commentRangeEnd w:id="298"/>
      <w:proofErr w:type="spellEnd"/>
      <w:r w:rsidR="003729A1">
        <w:rPr>
          <w:rStyle w:val="Refdecomentario"/>
        </w:rPr>
        <w:commentReference w:id="298"/>
      </w:r>
      <w:commentRangeEnd w:id="299"/>
      <w:r w:rsidR="00CC32AF">
        <w:rPr>
          <w:rStyle w:val="Refdecomentario"/>
          <w:rFonts w:eastAsiaTheme="minorEastAsia" w:cstheme="minorBidi"/>
          <w:b w:val="0"/>
          <w:bCs w:val="0"/>
          <w:color w:val="auto"/>
        </w:rPr>
        <w:commentReference w:id="299"/>
      </w:r>
      <w:bookmarkEnd w:id="297"/>
    </w:p>
    <w:p w14:paraId="1A6411A9" w14:textId="7FDED1B5" w:rsidR="00465887" w:rsidRDefault="00465887" w:rsidP="001A1537">
      <w:r>
        <w:tab/>
      </w:r>
      <w:r w:rsidR="00504A38">
        <w:t>Es una empresa basada en Tel Aviv, Israel la cual</w:t>
      </w:r>
      <w:r w:rsidR="001A1537">
        <w:t xml:space="preserve"> se dedica a proveer herramientas para realizar análisis de código fuente a fin de encontrar vulnerabilidades y que </w:t>
      </w:r>
      <w:r w:rsidR="00985CD5">
        <w:t xml:space="preserve">sean </w:t>
      </w:r>
      <w:r w:rsidR="001A1537">
        <w:t xml:space="preserve">se corrijan en etapas tempranas. En términos de análisis estático de código, </w:t>
      </w:r>
      <w:proofErr w:type="spellStart"/>
      <w:r w:rsidR="001A1537">
        <w:t>Checkmarx</w:t>
      </w:r>
      <w:proofErr w:type="spellEnd"/>
      <w:r w:rsidR="001A1537">
        <w:t xml:space="preserve"> ofrece el producto denominado </w:t>
      </w:r>
      <w:proofErr w:type="spellStart"/>
      <w:r w:rsidR="001A1537">
        <w:t>Checkmarx</w:t>
      </w:r>
      <w:proofErr w:type="spellEnd"/>
      <w:r w:rsidR="001A1537">
        <w:t xml:space="preserve"> Suite el cual brinda extensiones para diversos entornos de desarrollo integrados.</w:t>
      </w:r>
    </w:p>
    <w:p w14:paraId="4B3C9387" w14:textId="03801AD1" w:rsidR="00CD0725" w:rsidRDefault="00612B21" w:rsidP="00FA03CF">
      <w:r>
        <w:tab/>
      </w:r>
      <w:r w:rsidR="00FA03CF">
        <w:t xml:space="preserve">En el artículo que lleva por nombre </w:t>
      </w:r>
      <w:proofErr w:type="spellStart"/>
      <w:r w:rsidR="00FA03CF">
        <w:t>Checkmarx</w:t>
      </w:r>
      <w:proofErr w:type="spellEnd"/>
      <w:r w:rsidR="00FA03CF">
        <w:t xml:space="preserve"> </w:t>
      </w:r>
      <w:proofErr w:type="spellStart"/>
      <w:r w:rsidR="00FA03CF">
        <w:t>CxSuit</w:t>
      </w:r>
      <w:r w:rsidR="00D13E44">
        <w:t>e</w:t>
      </w:r>
      <w:proofErr w:type="spellEnd"/>
      <w:r w:rsidR="00FA03CF">
        <w:t xml:space="preserve"> </w:t>
      </w:r>
      <w:proofErr w:type="spellStart"/>
      <w:r w:rsidR="00FA03CF">
        <w:t>Overview</w:t>
      </w:r>
      <w:proofErr w:type="spellEnd"/>
      <w:r w:rsidR="00FA03CF">
        <w:t xml:space="preserve"> (2014) se define al producto </w:t>
      </w:r>
      <w:proofErr w:type="spellStart"/>
      <w:r w:rsidR="00FA03CF">
        <w:t>Checkmarx</w:t>
      </w:r>
      <w:proofErr w:type="spellEnd"/>
      <w:r w:rsidR="00FA03CF">
        <w:t xml:space="preserve"> Suit</w:t>
      </w:r>
      <w:ins w:id="300" w:author="Michael Hidalgo" w:date="2014-10-07T04:55:00Z">
        <w:r w:rsidR="00D13E44">
          <w:t>e</w:t>
        </w:r>
      </w:ins>
      <w:r w:rsidR="00FA03CF">
        <w:t xml:space="preserve"> como “Es una solución única de </w:t>
      </w:r>
      <w:r w:rsidR="00FA03CF">
        <w:lastRenderedPageBreak/>
        <w:t>análisis de código fuente que provee herramientas para identificar, seguir y reparar fallas lógicas en el código fuente tales como vulnerabilidades de seguridad.”</w:t>
      </w:r>
    </w:p>
    <w:p w14:paraId="0C0632AD" w14:textId="49428C37" w:rsidR="001C77B8" w:rsidRDefault="004B51C2" w:rsidP="001A1537">
      <w:r>
        <w:tab/>
        <w:t xml:space="preserve">La siguiente imagen muestra la participación de </w:t>
      </w:r>
      <w:proofErr w:type="spellStart"/>
      <w:r>
        <w:t>Checkmarx</w:t>
      </w:r>
      <w:proofErr w:type="spellEnd"/>
      <w:r>
        <w:t xml:space="preserve"> en las diversas etapas del desarrollo de software.</w:t>
      </w:r>
    </w:p>
    <w:p w14:paraId="2A3320C8" w14:textId="77777777" w:rsidR="004B51C2" w:rsidRDefault="004B51C2" w:rsidP="001A1537"/>
    <w:p w14:paraId="4C5B413E" w14:textId="18F5BB69" w:rsidR="004B51C2" w:rsidRDefault="004B51C2" w:rsidP="004B51C2">
      <w:pPr>
        <w:pStyle w:val="Ttulo3"/>
        <w:jc w:val="center"/>
        <w:rPr>
          <w:ins w:id="301" w:author="Michael Hidalgo" w:date="2014-10-06T22:04:00Z"/>
        </w:rPr>
      </w:pPr>
      <w:ins w:id="302" w:author="Michael Hidalgo" w:date="2014-10-06T22:04:00Z">
        <w:r>
          <w:t xml:space="preserve">Figura </w:t>
        </w:r>
        <w:r>
          <w:fldChar w:fldCharType="begin"/>
        </w:r>
        <w:r>
          <w:instrText xml:space="preserve"> SEQ Figura \* ARABIC </w:instrText>
        </w:r>
      </w:ins>
      <w:r>
        <w:fldChar w:fldCharType="separate"/>
      </w:r>
      <w:ins w:id="303" w:author="Michael Hidalgo" w:date="2014-10-06T22:20:00Z">
        <w:r w:rsidR="00F07E60">
          <w:rPr>
            <w:noProof/>
          </w:rPr>
          <w:t>4</w:t>
        </w:r>
      </w:ins>
      <w:ins w:id="304" w:author="Michael Hidalgo" w:date="2014-10-06T22:04:00Z">
        <w:r>
          <w:fldChar w:fldCharType="end"/>
        </w:r>
        <w:r>
          <w:t xml:space="preserve"> </w:t>
        </w:r>
        <w:proofErr w:type="spellStart"/>
        <w:r>
          <w:t>Checkmarx</w:t>
        </w:r>
        <w:proofErr w:type="spellEnd"/>
        <w:r>
          <w:t xml:space="preserve"> en el ciclo de vida del desarrollo del software.</w:t>
        </w:r>
      </w:ins>
    </w:p>
    <w:p w14:paraId="794E3B36" w14:textId="2D1819C2" w:rsidR="004B51C2" w:rsidRDefault="004B51C2" w:rsidP="001A1537">
      <w:pPr>
        <w:rPr>
          <w:ins w:id="305" w:author="Michael Hidalgo" w:date="2014-10-06T22:04:00Z"/>
        </w:rPr>
      </w:pPr>
      <w:r>
        <w:rPr>
          <w:noProof/>
          <w:lang w:val="es-ES" w:eastAsia="es-ES"/>
        </w:rPr>
        <w:drawing>
          <wp:inline distT="0" distB="0" distL="0" distR="0" wp14:anchorId="10A0E632" wp14:editId="6314A60D">
            <wp:extent cx="5324475" cy="36620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codeanalysis.jpg"/>
                    <pic:cNvPicPr/>
                  </pic:nvPicPr>
                  <pic:blipFill>
                    <a:blip r:embed="rId23">
                      <a:extLst>
                        <a:ext uri="{28A0092B-C50C-407E-A947-70E740481C1C}">
                          <a14:useLocalDpi xmlns:a14="http://schemas.microsoft.com/office/drawing/2010/main" val="0"/>
                        </a:ext>
                      </a:extLst>
                    </a:blip>
                    <a:stretch>
                      <a:fillRect/>
                    </a:stretch>
                  </pic:blipFill>
                  <pic:spPr>
                    <a:xfrm>
                      <a:off x="0" y="0"/>
                      <a:ext cx="5324475" cy="3662045"/>
                    </a:xfrm>
                    <a:prstGeom prst="rect">
                      <a:avLst/>
                    </a:prstGeom>
                  </pic:spPr>
                </pic:pic>
              </a:graphicData>
            </a:graphic>
          </wp:inline>
        </w:drawing>
      </w:r>
    </w:p>
    <w:p w14:paraId="26237780" w14:textId="39481738" w:rsidR="004B51C2" w:rsidRPr="00465887" w:rsidRDefault="004B51C2" w:rsidP="004B51C2">
      <w:pPr>
        <w:pStyle w:val="Ttulo3"/>
        <w:jc w:val="center"/>
      </w:pPr>
      <w:ins w:id="306" w:author="Michael Hidalgo" w:date="2014-10-06T22:04:00Z">
        <w:r>
          <w:t xml:space="preserve">Fuente : </w:t>
        </w:r>
      </w:ins>
      <w:ins w:id="307" w:author="Michael Hidalgo" w:date="2014-10-06T22:05:00Z">
        <w:r w:rsidRPr="004B51C2">
          <w:t>http://goo.gl/uq9KNv</w:t>
        </w:r>
      </w:ins>
    </w:p>
    <w:p w14:paraId="64D2C5C0" w14:textId="3720D919" w:rsidR="009272BB" w:rsidRDefault="00E62166" w:rsidP="00465887">
      <w:pPr>
        <w:pStyle w:val="Ttulo2"/>
      </w:pPr>
      <w:bookmarkStart w:id="308" w:name="_Toc274415825"/>
      <w:ins w:id="309" w:author="Michael Hidalgo" w:date="2014-10-06T09:48:00Z">
        <w:r>
          <w:lastRenderedPageBreak/>
          <w:t xml:space="preserve">2.27 </w:t>
        </w:r>
      </w:ins>
      <w:commentRangeStart w:id="310"/>
      <w:r w:rsidR="009272BB">
        <w:t xml:space="preserve">Instituto </w:t>
      </w:r>
      <w:commentRangeStart w:id="311"/>
      <w:proofErr w:type="spellStart"/>
      <w:r w:rsidR="009272BB">
        <w:t>Ponemon</w:t>
      </w:r>
      <w:commentRangeEnd w:id="310"/>
      <w:proofErr w:type="spellEnd"/>
      <w:r w:rsidR="003729A1">
        <w:rPr>
          <w:rStyle w:val="Refdecomentario"/>
        </w:rPr>
        <w:commentReference w:id="310"/>
      </w:r>
      <w:commentRangeEnd w:id="311"/>
      <w:r w:rsidR="00C04A89">
        <w:rPr>
          <w:rStyle w:val="Refdecomentario"/>
          <w:rFonts w:eastAsiaTheme="minorEastAsia" w:cstheme="minorBidi"/>
          <w:b w:val="0"/>
          <w:bCs w:val="0"/>
          <w:color w:val="auto"/>
        </w:rPr>
        <w:commentReference w:id="311"/>
      </w:r>
      <w:bookmarkEnd w:id="308"/>
    </w:p>
    <w:p w14:paraId="04F94BB8" w14:textId="77777777" w:rsidR="009272BB" w:rsidRDefault="009272BB" w:rsidP="00D34D6B">
      <w:pPr>
        <w:rPr>
          <w:ins w:id="312" w:author="Michael Hidalgo" w:date="2014-10-06T21:19:00Z"/>
        </w:rPr>
      </w:pPr>
      <w:r>
        <w:tab/>
        <w:t xml:space="preserve">Es un instituto fundado en el año 2002 por el doctor Larry </w:t>
      </w:r>
      <w:proofErr w:type="spellStart"/>
      <w:r>
        <w:t>Ponemon</w:t>
      </w:r>
      <w:proofErr w:type="spellEnd"/>
      <w:r>
        <w:t xml:space="preserve"> y es considerado como una de las instituciones más importantes dedicado a temas como lo son privacidad, protección de datos y políticas de seguridad.</w:t>
      </w:r>
    </w:p>
    <w:p w14:paraId="657FFAB2" w14:textId="77777777" w:rsidR="00C04A89" w:rsidRDefault="00612B21" w:rsidP="00C04A89">
      <w:ins w:id="313" w:author="Michael Hidalgo" w:date="2014-10-06T21:19:00Z">
        <w:r>
          <w:tab/>
        </w:r>
      </w:ins>
      <w:proofErr w:type="spellStart"/>
      <w:r w:rsidR="00C04A89">
        <w:t>Fraim</w:t>
      </w:r>
      <w:proofErr w:type="spellEnd"/>
      <w:r w:rsidR="00C04A89">
        <w:t xml:space="preserve">, D., </w:t>
      </w:r>
      <w:proofErr w:type="spellStart"/>
      <w:r w:rsidR="00C04A89">
        <w:t>Kane</w:t>
      </w:r>
      <w:proofErr w:type="spellEnd"/>
      <w:r w:rsidR="00C04A89">
        <w:t xml:space="preserve">, K (2014),bajo la publicación que lleva por título Global </w:t>
      </w:r>
      <w:proofErr w:type="spellStart"/>
      <w:r w:rsidR="00C04A89">
        <w:t>Cost</w:t>
      </w:r>
      <w:proofErr w:type="spellEnd"/>
      <w:r w:rsidR="00C04A89">
        <w:t xml:space="preserve"> of Data </w:t>
      </w:r>
      <w:proofErr w:type="spellStart"/>
      <w:r w:rsidR="00C04A89">
        <w:t>Breach</w:t>
      </w:r>
      <w:proofErr w:type="spellEnd"/>
      <w:r w:rsidR="00C04A89">
        <w:t xml:space="preserve"> </w:t>
      </w:r>
      <w:proofErr w:type="spellStart"/>
      <w:r w:rsidR="00C04A89">
        <w:t>Increases</w:t>
      </w:r>
      <w:proofErr w:type="spellEnd"/>
      <w:r w:rsidR="00C04A89">
        <w:t xml:space="preserve"> </w:t>
      </w:r>
      <w:proofErr w:type="spellStart"/>
      <w:r w:rsidR="00C04A89">
        <w:t>by</w:t>
      </w:r>
      <w:proofErr w:type="spellEnd"/>
      <w:r w:rsidR="00C04A89">
        <w:t xml:space="preserve"> 15 </w:t>
      </w:r>
      <w:proofErr w:type="spellStart"/>
      <w:r w:rsidR="00C04A89">
        <w:t>percent</w:t>
      </w:r>
      <w:proofErr w:type="spellEnd"/>
      <w:r w:rsidR="00C04A89">
        <w:t xml:space="preserve">, </w:t>
      </w:r>
      <w:proofErr w:type="spellStart"/>
      <w:r w:rsidR="00C04A89">
        <w:t>According</w:t>
      </w:r>
      <w:proofErr w:type="spellEnd"/>
      <w:r w:rsidR="00C04A89">
        <w:t xml:space="preserve"> </w:t>
      </w:r>
      <w:proofErr w:type="spellStart"/>
      <w:r w:rsidR="00C04A89">
        <w:t>to</w:t>
      </w:r>
      <w:proofErr w:type="spellEnd"/>
      <w:r w:rsidR="00C04A89">
        <w:t xml:space="preserve"> </w:t>
      </w:r>
      <w:proofErr w:type="spellStart"/>
      <w:r w:rsidR="00C04A89">
        <w:t>Ponemon</w:t>
      </w:r>
      <w:proofErr w:type="spellEnd"/>
      <w:r w:rsidR="00C04A89">
        <w:t xml:space="preserve"> </w:t>
      </w:r>
      <w:proofErr w:type="spellStart"/>
      <w:r w:rsidR="00C04A89">
        <w:t>Institute</w:t>
      </w:r>
      <w:proofErr w:type="spellEnd"/>
      <w:r w:rsidR="00C04A89">
        <w:t xml:space="preserve">, cuando se refieren al Instituto </w:t>
      </w:r>
      <w:proofErr w:type="spellStart"/>
      <w:r w:rsidR="00C04A89">
        <w:t>Ponemon</w:t>
      </w:r>
      <w:proofErr w:type="spellEnd"/>
      <w:r w:rsidR="00C04A89">
        <w:t xml:space="preserve"> lo definen como :</w:t>
      </w:r>
    </w:p>
    <w:p w14:paraId="79C163BD" w14:textId="77777777" w:rsidR="00C04A89" w:rsidRDefault="00C04A89" w:rsidP="00C04A89">
      <w:pPr>
        <w:spacing w:line="360" w:lineRule="auto"/>
      </w:pPr>
      <w:r>
        <w:tab/>
        <w:t xml:space="preserve">El Instituto </w:t>
      </w:r>
      <w:proofErr w:type="spellStart"/>
      <w:r>
        <w:t>Ponemon</w:t>
      </w:r>
      <w:proofErr w:type="spellEnd"/>
      <w:r>
        <w:t xml:space="preserve"> está dedicado a investigación independiente y </w:t>
      </w:r>
      <w:r>
        <w:tab/>
        <w:t xml:space="preserve">educación que los avances de seguridad de información, protección de </w:t>
      </w:r>
      <w:r>
        <w:tab/>
        <w:t>datos, la privacidad y las prácticas responsables dentro de la empresa y l</w:t>
      </w:r>
      <w:r>
        <w:tab/>
        <w:t>los gobiernos de todo el mundo.</w:t>
      </w:r>
    </w:p>
    <w:p w14:paraId="0B1C4B24" w14:textId="77777777" w:rsidR="00C04A89" w:rsidRDefault="00C04A89" w:rsidP="00C04A89">
      <w:pPr>
        <w:spacing w:line="360" w:lineRule="auto"/>
      </w:pPr>
    </w:p>
    <w:p w14:paraId="577B52C2" w14:textId="77777777" w:rsidR="00C04A89" w:rsidRDefault="00C04A89" w:rsidP="00C04A89">
      <w:pPr>
        <w:spacing w:line="360" w:lineRule="auto"/>
      </w:pPr>
      <w:r>
        <w:tab/>
        <w:t>Tal como se aprecia, dicho Instituto es ampliamente reconocido por los estudios que constantemente genera y así  brinda un panorama claro de la situación actual de temas como la seguridad de aplicaciones.</w:t>
      </w:r>
    </w:p>
    <w:p w14:paraId="433D7E6C" w14:textId="2927D30C" w:rsidR="00612B21" w:rsidRDefault="00612B21" w:rsidP="00D34D6B"/>
    <w:p w14:paraId="6ADA73B6" w14:textId="0235775E" w:rsidR="009272BB" w:rsidRDefault="00E62166" w:rsidP="00F84529">
      <w:pPr>
        <w:pStyle w:val="Ttulo2"/>
      </w:pPr>
      <w:bookmarkStart w:id="314" w:name="_Toc274415826"/>
      <w:ins w:id="315" w:author="Michael Hidalgo" w:date="2014-10-06T09:48:00Z">
        <w:r>
          <w:t xml:space="preserve">2.28 </w:t>
        </w:r>
      </w:ins>
      <w:commentRangeStart w:id="316"/>
      <w:r w:rsidR="009272BB">
        <w:t xml:space="preserve">Security </w:t>
      </w:r>
      <w:commentRangeStart w:id="317"/>
      <w:proofErr w:type="spellStart"/>
      <w:r w:rsidR="009272BB">
        <w:t>Innovation</w:t>
      </w:r>
      <w:commentRangeEnd w:id="316"/>
      <w:proofErr w:type="spellEnd"/>
      <w:r w:rsidR="003729A1">
        <w:rPr>
          <w:rStyle w:val="Refdecomentario"/>
        </w:rPr>
        <w:commentReference w:id="316"/>
      </w:r>
      <w:commentRangeEnd w:id="317"/>
      <w:r w:rsidR="00595E34">
        <w:rPr>
          <w:rStyle w:val="Refdecomentario"/>
          <w:rFonts w:eastAsiaTheme="minorEastAsia" w:cstheme="minorBidi"/>
          <w:b w:val="0"/>
          <w:bCs w:val="0"/>
          <w:color w:val="auto"/>
        </w:rPr>
        <w:commentReference w:id="317"/>
      </w:r>
      <w:bookmarkEnd w:id="314"/>
    </w:p>
    <w:p w14:paraId="5995EADA" w14:textId="22EECFA5" w:rsidR="009272BB" w:rsidRDefault="009272BB" w:rsidP="00D34D6B">
      <w:r>
        <w:tab/>
        <w:t xml:space="preserve">Es una empresa estadounidense enfocada en ayudarle a las organizaciones a construir y mantener software seguro, dicha empresa se dedica a la seguridad del software brindando una gama de productos </w:t>
      </w:r>
      <w:r w:rsidR="00552046">
        <w:t>facultando a organizaciones a comprender, manejar y evaluar el riesgo asociado a aplicaciones de software inseguro, así como brindar herramientas para resolver problemas de seguridad.</w:t>
      </w:r>
      <w:r>
        <w:t>.</w:t>
      </w:r>
    </w:p>
    <w:p w14:paraId="249E7C4C" w14:textId="065DA0D1" w:rsidR="00A143D9" w:rsidRDefault="00A143D9" w:rsidP="00D34D6B">
      <w:r>
        <w:lastRenderedPageBreak/>
        <w:tab/>
        <w:t xml:space="preserve">El sitio oficial Security </w:t>
      </w:r>
      <w:proofErr w:type="spellStart"/>
      <w:r>
        <w:t>Innovation</w:t>
      </w:r>
      <w:proofErr w:type="spellEnd"/>
      <w:r>
        <w:t xml:space="preserve"> cuando describe a la compañía añade que “Somos un equipo de ingenieros de primera clase, desarrolladores, analistas de seguridad y analistas de negocio los cuales de forma conjunta</w:t>
      </w:r>
      <w:r w:rsidR="00FC6834">
        <w:t xml:space="preserve"> solucionamos problemas del negocio </w:t>
      </w:r>
      <w:r w:rsidR="00C04A89">
        <w:t xml:space="preserve">mediante </w:t>
      </w:r>
      <w:r w:rsidR="00FC6834">
        <w:t>soluciones técnicas.</w:t>
      </w:r>
      <w:r>
        <w:t xml:space="preserve"> ”</w:t>
      </w:r>
      <w:r w:rsidR="00D13E44">
        <w:t>.</w:t>
      </w:r>
    </w:p>
    <w:p w14:paraId="675F9006" w14:textId="5830F81C" w:rsidR="005426FD" w:rsidRDefault="00E62166" w:rsidP="00F84529">
      <w:pPr>
        <w:pStyle w:val="Ttulo2"/>
      </w:pPr>
      <w:bookmarkStart w:id="318" w:name="_Toc274415827"/>
      <w:r>
        <w:t xml:space="preserve">2.29 </w:t>
      </w:r>
      <w:commentRangeStart w:id="319"/>
      <w:commentRangeStart w:id="320"/>
      <w:r w:rsidR="005426FD">
        <w:t>Entorno</w:t>
      </w:r>
      <w:commentRangeEnd w:id="319"/>
      <w:r w:rsidR="003B558E">
        <w:rPr>
          <w:rStyle w:val="Refdecomentario"/>
          <w:rFonts w:eastAsiaTheme="minorEastAsia" w:cstheme="minorBidi"/>
          <w:b w:val="0"/>
          <w:bCs w:val="0"/>
          <w:color w:val="auto"/>
        </w:rPr>
        <w:commentReference w:id="319"/>
      </w:r>
      <w:r w:rsidR="005426FD">
        <w:t xml:space="preserve"> de desarrollo Integrado</w:t>
      </w:r>
      <w:commentRangeEnd w:id="320"/>
      <w:r w:rsidR="003729A1">
        <w:rPr>
          <w:rStyle w:val="Refdecomentario"/>
        </w:rPr>
        <w:commentReference w:id="320"/>
      </w:r>
      <w:bookmarkEnd w:id="318"/>
    </w:p>
    <w:p w14:paraId="5825266C" w14:textId="77777777" w:rsidR="001A1537" w:rsidRDefault="001A1537" w:rsidP="00F84529">
      <w:r>
        <w:tab/>
        <w:t>Un entorno de desarrollo integrado o comúnmente denominado IDE por sus siglas en inglés</w:t>
      </w:r>
      <w:ins w:id="321" w:author="Michael Hidalgo" w:date="2014-10-03T18:28:00Z">
        <w:r w:rsidR="001C77B8">
          <w:t>,</w:t>
        </w:r>
      </w:ins>
      <w:r>
        <w:t xml:space="preserve"> es una aplicación de software desarrollada para que ingenieros en sistemas puedan a su vez escribir aplicaciones de software. </w:t>
      </w:r>
      <w:ins w:id="322" w:author="Michael Hidalgo" w:date="2014-10-03T18:29:00Z">
        <w:r w:rsidR="001C77B8">
          <w:tab/>
        </w:r>
      </w:ins>
      <w:r>
        <w:t xml:space="preserve">Como su nombre lo refleja, es integrado y los usuarios encuentran en la herramienta un sin fin de módulos pequeños que cumplen </w:t>
      </w:r>
      <w:r w:rsidR="001C77B8">
        <w:t>tareas particulares entre las que se identifican el poder contar las líneas de código, hacer reingeniería, buscar ocurrencias, dar formato al código fuente, agregar componentes de terceros entre otros.</w:t>
      </w:r>
    </w:p>
    <w:p w14:paraId="20BC9F76" w14:textId="71D2FF7F" w:rsidR="003B558E" w:rsidRPr="001A1537" w:rsidRDefault="003B558E" w:rsidP="00F84529">
      <w:r>
        <w:tab/>
        <w:t xml:space="preserve">El experto </w:t>
      </w:r>
      <w:proofErr w:type="spellStart"/>
      <w:r>
        <w:t>Lair</w:t>
      </w:r>
      <w:proofErr w:type="spellEnd"/>
      <w:r>
        <w:t xml:space="preserve"> (2012) cuando se refiere al concepto de IDE expresa que “Un IDE es una aplicación de software que contiene facilidades comprensivas para ayudar a los desarrolladores a construir sus aplicaciones” (p. 19). Apoyándonos en la definición previa del autor se confirma la importancia de éstas herramientas durante el proceso del desarrollo del software.</w:t>
      </w:r>
    </w:p>
    <w:p w14:paraId="243FDAD2" w14:textId="69AB3565" w:rsidR="00015408" w:rsidRDefault="00E62166" w:rsidP="00F84529">
      <w:pPr>
        <w:pStyle w:val="Ttulo2"/>
      </w:pPr>
      <w:bookmarkStart w:id="323" w:name="_Toc274415828"/>
      <w:ins w:id="324" w:author="Michael Hidalgo" w:date="2014-10-06T09:49:00Z">
        <w:r>
          <w:lastRenderedPageBreak/>
          <w:t xml:space="preserve">2.30 </w:t>
        </w:r>
      </w:ins>
      <w:commentRangeStart w:id="325"/>
      <w:r w:rsidR="00015408">
        <w:t>Visual Studio</w:t>
      </w:r>
      <w:r w:rsidR="00532B2A">
        <w:t xml:space="preserve"> .</w:t>
      </w:r>
      <w:commentRangeStart w:id="326"/>
      <w:r w:rsidR="00532B2A">
        <w:t>N</w:t>
      </w:r>
      <w:r w:rsidR="001A1537">
        <w:t>et</w:t>
      </w:r>
      <w:commentRangeEnd w:id="325"/>
      <w:r w:rsidR="003729A1">
        <w:rPr>
          <w:rStyle w:val="Refdecomentario"/>
        </w:rPr>
        <w:commentReference w:id="325"/>
      </w:r>
      <w:commentRangeEnd w:id="326"/>
      <w:r w:rsidR="00620267">
        <w:rPr>
          <w:rStyle w:val="Refdecomentario"/>
          <w:rFonts w:eastAsiaTheme="minorEastAsia" w:cstheme="minorBidi"/>
          <w:b w:val="0"/>
          <w:bCs w:val="0"/>
          <w:color w:val="auto"/>
        </w:rPr>
        <w:commentReference w:id="326"/>
      </w:r>
      <w:bookmarkEnd w:id="323"/>
    </w:p>
    <w:p w14:paraId="40BA7F1C" w14:textId="77777777" w:rsidR="001A1537" w:rsidRDefault="001A1537" w:rsidP="00F84529">
      <w:r>
        <w:tab/>
        <w:t>Visual Studio .Net es un entorno integrado de desarrollo creado por Microsoft por medio del cual los desarrolladores pueden escribir aplicaciones empresariales distribuidas</w:t>
      </w:r>
      <w:r w:rsidR="001C77B8">
        <w:t xml:space="preserve"> y </w:t>
      </w:r>
      <w:r>
        <w:t>escalables bajo diversos lenguajes de programación. La versión más reciente de éste ambiente integrado es Visual Studio .Net 2014.</w:t>
      </w:r>
    </w:p>
    <w:p w14:paraId="0114512C" w14:textId="73B5CE6A" w:rsidR="00BF2754" w:rsidRPr="001A1537" w:rsidRDefault="00BF2754" w:rsidP="00F84529">
      <w:r>
        <w:tab/>
      </w:r>
      <w:proofErr w:type="spellStart"/>
      <w:r>
        <w:t>Lair</w:t>
      </w:r>
      <w:proofErr w:type="spellEnd"/>
      <w:r>
        <w:t xml:space="preserve"> (2012) define Visual Studio como “Visual Studio es un IDE que permite a los desarrolladores .NET </w:t>
      </w:r>
      <w:r w:rsidR="00620267">
        <w:t>implementar una variedad de soluciones dentro de los confines de un editor.</w:t>
      </w:r>
      <w:r>
        <w:t>”</w:t>
      </w:r>
      <w:ins w:id="327" w:author="Michael Hidalgo" w:date="2014-10-06T20:55:00Z">
        <w:r w:rsidR="00620267">
          <w:t xml:space="preserve"> </w:t>
        </w:r>
      </w:ins>
      <w:ins w:id="328" w:author="Michael Hidalgo" w:date="2014-10-06T21:06:00Z">
        <w:r w:rsidR="003B558E">
          <w:t>(p. 19).</w:t>
        </w:r>
      </w:ins>
    </w:p>
    <w:p w14:paraId="4DAB2053" w14:textId="682C51C2" w:rsidR="00CE30E7" w:rsidRDefault="00E62166" w:rsidP="00F84529">
      <w:pPr>
        <w:pStyle w:val="Ttulo2"/>
      </w:pPr>
      <w:bookmarkStart w:id="329" w:name="_Toc274415829"/>
      <w:ins w:id="330" w:author="Michael Hidalgo" w:date="2014-10-06T09:49:00Z">
        <w:r>
          <w:t>2.31</w:t>
        </w:r>
      </w:ins>
      <w:r w:rsidR="00CE30E7">
        <w:t>.NET Framework</w:t>
      </w:r>
      <w:bookmarkEnd w:id="329"/>
    </w:p>
    <w:p w14:paraId="3903F11C" w14:textId="77777777" w:rsidR="00997CE1" w:rsidRDefault="00997CE1" w:rsidP="00387FB5">
      <w:r>
        <w:tab/>
        <w:t>Thai y Lam (2003) cuando hacen referencia a la plataforma .NET Framework indican que:</w:t>
      </w:r>
    </w:p>
    <w:p w14:paraId="67459AA8" w14:textId="77777777" w:rsidR="00387FB5" w:rsidRDefault="00997CE1" w:rsidP="00387FB5">
      <w:pPr>
        <w:spacing w:line="360" w:lineRule="auto"/>
        <w:rPr>
          <w:ins w:id="331" w:author="Michael Hidalgo" w:date="2014-10-03T16:25:00Z"/>
        </w:rPr>
      </w:pPr>
      <w:r>
        <w:tab/>
      </w:r>
      <w:r w:rsidR="00165FF8">
        <w:t xml:space="preserve">.NET Framework es una plataforma de desarrollo que provee una </w:t>
      </w:r>
      <w:r w:rsidR="00165FF8">
        <w:tab/>
        <w:t xml:space="preserve">nueva interface de programación de servicios Windows y que integra un </w:t>
      </w:r>
      <w:r w:rsidR="00165FF8">
        <w:tab/>
        <w:t xml:space="preserve">número de tecnologías que emergieron de Microsoft durante la década </w:t>
      </w:r>
      <w:r w:rsidR="00165FF8">
        <w:tab/>
        <w:t xml:space="preserve">de 1990. Microsoft anunció la iniciativa .NET en Julio de 2000. En Abril </w:t>
      </w:r>
      <w:r w:rsidR="00165FF8">
        <w:tab/>
        <w:t>de 2003, la versión 1.1 integral de .NET Framework fue liberada. (p. 6).</w:t>
      </w:r>
    </w:p>
    <w:p w14:paraId="744B16EA" w14:textId="77777777" w:rsidR="00C9323C" w:rsidRDefault="00C9323C" w:rsidP="00387FB5">
      <w:pPr>
        <w:spacing w:line="360" w:lineRule="auto"/>
      </w:pPr>
    </w:p>
    <w:p w14:paraId="7FBB00D2" w14:textId="77777777" w:rsidR="00165FF8" w:rsidRDefault="00C9323C" w:rsidP="00387FB5">
      <w:ins w:id="332" w:author="Michael Hidalgo" w:date="2014-10-03T16:25:00Z">
        <w:r>
          <w:tab/>
        </w:r>
      </w:ins>
      <w:r w:rsidR="00165FF8">
        <w:t>Según los mismos autores, la plataforma .NET consta de  cuatro grupos de productos separados entre los que se destacan :</w:t>
      </w:r>
    </w:p>
    <w:p w14:paraId="441B7532" w14:textId="77777777" w:rsidR="00165FF8" w:rsidRDefault="00165FF8" w:rsidP="000727AC">
      <w:pPr>
        <w:pStyle w:val="Prrafodelista"/>
        <w:numPr>
          <w:ilvl w:val="0"/>
          <w:numId w:val="24"/>
        </w:numPr>
        <w:spacing w:line="360" w:lineRule="auto"/>
      </w:pPr>
      <w:r>
        <w:t>Herramientas de desarrollo y librerías.</w:t>
      </w:r>
    </w:p>
    <w:p w14:paraId="6C6BD135" w14:textId="77777777" w:rsidR="00165FF8" w:rsidRDefault="00165FF8" w:rsidP="000727AC">
      <w:pPr>
        <w:pStyle w:val="Prrafodelista"/>
        <w:numPr>
          <w:ilvl w:val="0"/>
          <w:numId w:val="24"/>
        </w:numPr>
        <w:spacing w:line="360" w:lineRule="auto"/>
      </w:pPr>
      <w:r>
        <w:t>Servicios Web.</w:t>
      </w:r>
    </w:p>
    <w:p w14:paraId="7F45DA7B" w14:textId="77777777" w:rsidR="00165FF8" w:rsidRDefault="00165FF8" w:rsidP="000727AC">
      <w:pPr>
        <w:pStyle w:val="Prrafodelista"/>
        <w:numPr>
          <w:ilvl w:val="0"/>
          <w:numId w:val="24"/>
        </w:numPr>
        <w:spacing w:line="360" w:lineRule="auto"/>
      </w:pPr>
      <w:r>
        <w:t>Servidores especializados.</w:t>
      </w:r>
    </w:p>
    <w:p w14:paraId="35DBA72E" w14:textId="77777777" w:rsidR="00C9323C" w:rsidRDefault="00165FF8" w:rsidP="000727AC">
      <w:pPr>
        <w:pStyle w:val="Prrafodelista"/>
        <w:numPr>
          <w:ilvl w:val="0"/>
          <w:numId w:val="24"/>
        </w:numPr>
        <w:spacing w:line="360" w:lineRule="auto"/>
      </w:pPr>
      <w:r>
        <w:t>Dispositivos.</w:t>
      </w:r>
    </w:p>
    <w:p w14:paraId="46A96B59" w14:textId="77777777" w:rsidR="00C9323C" w:rsidRDefault="001C77B8" w:rsidP="00E21B01">
      <w:r>
        <w:lastRenderedPageBreak/>
        <w:tab/>
        <w:t>En vista de que es una plataforma de desarrollo, incluye herramientas predefinidas para tareas habituales y provee un modelo extensible para que la industria cree sus propios productos utilizando los fundamentos básicos previstos por la tecnología.</w:t>
      </w:r>
    </w:p>
    <w:p w14:paraId="6C8814CA" w14:textId="77777777" w:rsidR="00C9323C" w:rsidRDefault="00C9323C" w:rsidP="00E21B01">
      <w:r>
        <w:tab/>
        <w:t xml:space="preserve">La imagen siguiente muestra una hoja de ruta de la plataforma Microsoft .NET 4.5. </w:t>
      </w:r>
    </w:p>
    <w:p w14:paraId="3B9272F5" w14:textId="77777777" w:rsidR="000606A5" w:rsidRDefault="00B453A2" w:rsidP="00E62166">
      <w:pPr>
        <w:pStyle w:val="Epgrafe"/>
        <w:keepNext/>
        <w:jc w:val="center"/>
        <w:rPr>
          <w:ins w:id="333" w:author="Michael Hidalgo" w:date="2014-10-03T18:33:00Z"/>
        </w:rPr>
      </w:pPr>
      <w:r>
        <w:t xml:space="preserve">Imagen </w:t>
      </w:r>
      <w:r w:rsidR="004355E6">
        <w:fldChar w:fldCharType="begin"/>
      </w:r>
      <w:r>
        <w:instrText xml:space="preserve"> SEQ Imagen \* ARABIC </w:instrText>
      </w:r>
      <w:r w:rsidR="004355E6">
        <w:fldChar w:fldCharType="separate"/>
      </w:r>
      <w:ins w:id="334" w:author="Michael Hidalgo" w:date="2014-10-03T16:51:00Z">
        <w:r w:rsidR="00BE5ECD">
          <w:rPr>
            <w:noProof/>
          </w:rPr>
          <w:t>8</w:t>
        </w:r>
      </w:ins>
      <w:r w:rsidR="004355E6">
        <w:fldChar w:fldCharType="end"/>
      </w:r>
      <w:r>
        <w:t xml:space="preserve"> </w:t>
      </w:r>
    </w:p>
    <w:p w14:paraId="7C50F84B" w14:textId="77777777" w:rsidR="000606A5" w:rsidRDefault="00B453A2" w:rsidP="00E62166">
      <w:pPr>
        <w:pStyle w:val="Epgrafe"/>
        <w:keepNext/>
        <w:jc w:val="center"/>
      </w:pPr>
      <w:r>
        <w:t>Arquitectura de Microsoft .NET 4.5</w:t>
      </w:r>
    </w:p>
    <w:p w14:paraId="4952468A" w14:textId="77777777" w:rsidR="00165FF8" w:rsidRDefault="00B453A2" w:rsidP="002B18CF">
      <w:r>
        <w:rPr>
          <w:noProof/>
          <w:lang w:val="es-ES" w:eastAsia="es-ES"/>
        </w:rPr>
        <w:drawing>
          <wp:inline distT="0" distB="0" distL="0" distR="0" wp14:anchorId="3ED6E283" wp14:editId="54BCA2FD">
            <wp:extent cx="5324475" cy="30257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framework4.5.png"/>
                    <pic:cNvPicPr/>
                  </pic:nvPicPr>
                  <pic:blipFill>
                    <a:blip r:embed="rId24">
                      <a:extLst>
                        <a:ext uri="{28A0092B-C50C-407E-A947-70E740481C1C}">
                          <a14:useLocalDpi xmlns:a14="http://schemas.microsoft.com/office/drawing/2010/main" val="0"/>
                        </a:ext>
                      </a:extLst>
                    </a:blip>
                    <a:stretch>
                      <a:fillRect/>
                    </a:stretch>
                  </pic:blipFill>
                  <pic:spPr>
                    <a:xfrm>
                      <a:off x="0" y="0"/>
                      <a:ext cx="5324475" cy="3025775"/>
                    </a:xfrm>
                    <a:prstGeom prst="rect">
                      <a:avLst/>
                    </a:prstGeom>
                  </pic:spPr>
                </pic:pic>
              </a:graphicData>
            </a:graphic>
          </wp:inline>
        </w:drawing>
      </w:r>
    </w:p>
    <w:p w14:paraId="7468E82F" w14:textId="77777777" w:rsidR="000606A5" w:rsidRDefault="00B453A2" w:rsidP="00E62166">
      <w:pPr>
        <w:jc w:val="center"/>
      </w:pPr>
      <w:r>
        <w:t xml:space="preserve">Fuente : </w:t>
      </w:r>
      <w:proofErr w:type="spellStart"/>
      <w:r w:rsidR="00342FA1">
        <w:t>DotNet-Tricks</w:t>
      </w:r>
      <w:proofErr w:type="spellEnd"/>
      <w:r w:rsidR="00342FA1">
        <w:t xml:space="preserve"> </w:t>
      </w:r>
      <w:r w:rsidR="00342FA1" w:rsidRPr="00342FA1">
        <w:t>http://goo.gl/UwZi8J</w:t>
      </w:r>
    </w:p>
    <w:p w14:paraId="77A03AEC" w14:textId="28B9F323" w:rsidR="00CE30E7" w:rsidRDefault="00E62166" w:rsidP="00641FA4">
      <w:pPr>
        <w:pStyle w:val="Ttulo2"/>
      </w:pPr>
      <w:bookmarkStart w:id="335" w:name="_Toc274415830"/>
      <w:ins w:id="336" w:author="Michael Hidalgo" w:date="2014-10-06T09:49:00Z">
        <w:r>
          <w:t xml:space="preserve">2.31 </w:t>
        </w:r>
      </w:ins>
      <w:commentRangeStart w:id="337"/>
      <w:r w:rsidR="000727AC">
        <w:t xml:space="preserve">Lenguaje de programación </w:t>
      </w:r>
      <w:commentRangeStart w:id="338"/>
      <w:r w:rsidR="00CE30E7">
        <w:t>C</w:t>
      </w:r>
      <w:commentRangeEnd w:id="338"/>
      <w:r w:rsidR="00BC0238">
        <w:rPr>
          <w:rStyle w:val="Refdecomentario"/>
          <w:rFonts w:eastAsiaTheme="minorEastAsia" w:cstheme="minorBidi"/>
          <w:b w:val="0"/>
          <w:bCs w:val="0"/>
          <w:color w:val="auto"/>
        </w:rPr>
        <w:commentReference w:id="338"/>
      </w:r>
      <w:r w:rsidR="00CE30E7">
        <w:t>#</w:t>
      </w:r>
      <w:commentRangeEnd w:id="337"/>
      <w:r w:rsidR="003729A1">
        <w:rPr>
          <w:rStyle w:val="Refdecomentario"/>
          <w:rFonts w:eastAsiaTheme="minorEastAsia" w:cstheme="minorBidi"/>
          <w:bCs w:val="0"/>
        </w:rPr>
        <w:commentReference w:id="337"/>
      </w:r>
      <w:bookmarkEnd w:id="335"/>
    </w:p>
    <w:p w14:paraId="590166A5" w14:textId="1C12D1E6" w:rsidR="00E21B01" w:rsidRDefault="00E21B01" w:rsidP="007B6509">
      <w:r>
        <w:tab/>
        <w:t xml:space="preserve">C# (léase C Sharp) es un lenguaje de programación de alto nivel, de propósito general y orientado a objetos que permite desarrollar </w:t>
      </w:r>
      <w:r w:rsidR="009012C4">
        <w:t xml:space="preserve">múltiples </w:t>
      </w:r>
      <w:r>
        <w:t xml:space="preserve">tipos de aplicaciones entre las que se destacan aplicaciones de escritorio, aplicaciones Web, aplicaciones móviles entre otras. La sintaxis y semántica de </w:t>
      </w:r>
      <w:r w:rsidR="003729A1">
        <w:lastRenderedPageBreak/>
        <w:t xml:space="preserve">este </w:t>
      </w:r>
      <w:r>
        <w:t>lenguaje de programación hace que sea similar a otros lenguajes de propósito general como lo es Java.</w:t>
      </w:r>
    </w:p>
    <w:p w14:paraId="41C49C50" w14:textId="2655AEE1" w:rsidR="00BC0238" w:rsidRDefault="00BC0238" w:rsidP="007B6509">
      <w:r>
        <w:tab/>
      </w:r>
      <w:proofErr w:type="spellStart"/>
      <w:r>
        <w:t>Hejlsber</w:t>
      </w:r>
      <w:proofErr w:type="spellEnd"/>
      <w:r>
        <w:t xml:space="preserve">, </w:t>
      </w:r>
      <w:proofErr w:type="spellStart"/>
      <w:r>
        <w:t>Torgersen</w:t>
      </w:r>
      <w:proofErr w:type="spellEnd"/>
      <w:r>
        <w:t xml:space="preserve">, </w:t>
      </w:r>
      <w:proofErr w:type="spellStart"/>
      <w:r>
        <w:t>Wiltamuth</w:t>
      </w:r>
      <w:proofErr w:type="spellEnd"/>
      <w:r>
        <w:t xml:space="preserve"> &amp; Golde (2010) brindan una explicación más amplia al establecer que :</w:t>
      </w:r>
    </w:p>
    <w:p w14:paraId="3F010CD2" w14:textId="0D90601C" w:rsidR="00BC0238" w:rsidRPr="00E21B01" w:rsidRDefault="00BC0238" w:rsidP="00BC0238">
      <w:pPr>
        <w:spacing w:line="360" w:lineRule="auto"/>
      </w:pPr>
      <w:r>
        <w:tab/>
        <w:t xml:space="preserve">C# es un lenguaje de programación simple, moderno, orientado a </w:t>
      </w:r>
      <w:r>
        <w:tab/>
        <w:t xml:space="preserve">objetos y de tipos de datos seguro. C# tiene sus raíces en la familia de </w:t>
      </w:r>
      <w:r>
        <w:tab/>
        <w:t xml:space="preserve">lenguajes C y es inmediatamente familiar a desarrolladores de C, C++ y </w:t>
      </w:r>
      <w:r>
        <w:tab/>
        <w:t>Java.</w:t>
      </w:r>
      <w:ins w:id="339" w:author="Michael Hidalgo" w:date="2014-10-06T21:04:00Z">
        <w:r w:rsidR="00BE0F9C">
          <w:t xml:space="preserve"> </w:t>
        </w:r>
      </w:ins>
      <w:r>
        <w:t xml:space="preserve">C# está estandarizado por ECMA internacional por medio del </w:t>
      </w:r>
      <w:ins w:id="340" w:author="Michael Hidalgo" w:date="2014-10-06T21:04:00Z">
        <w:r w:rsidR="00BE0F9C">
          <w:tab/>
        </w:r>
      </w:ins>
      <w:r>
        <w:t xml:space="preserve">estándar ECMA-334 y por ISO/IEC por medio del estándar ISO/IEC </w:t>
      </w:r>
      <w:ins w:id="341" w:author="Michael Hidalgo" w:date="2014-10-06T21:04:00Z">
        <w:r w:rsidR="00BE0F9C">
          <w:tab/>
        </w:r>
      </w:ins>
      <w:r>
        <w:t>23270 .(p. 1)</w:t>
      </w:r>
    </w:p>
    <w:p w14:paraId="25CBABF9" w14:textId="44CFCEF3" w:rsidR="00015408" w:rsidRDefault="00CB71AD" w:rsidP="00641FA4">
      <w:pPr>
        <w:pStyle w:val="Ttulo2"/>
        <w:rPr>
          <w:ins w:id="342" w:author="Michael Hidalgo" w:date="2014-10-03T16:30:00Z"/>
        </w:rPr>
      </w:pPr>
      <w:bookmarkStart w:id="343" w:name="_Toc274415831"/>
      <w:ins w:id="344" w:author="Michael Hidalgo" w:date="2014-10-06T09:50:00Z">
        <w:r>
          <w:t xml:space="preserve">2.32 </w:t>
        </w:r>
      </w:ins>
      <w:commentRangeStart w:id="345"/>
      <w:commentRangeStart w:id="346"/>
      <w:r w:rsidR="00015408">
        <w:t>Eclipse</w:t>
      </w:r>
      <w:commentRangeEnd w:id="345"/>
      <w:r w:rsidR="003729A1">
        <w:rPr>
          <w:rStyle w:val="Refdecomentario"/>
          <w:rFonts w:eastAsiaTheme="minorEastAsia" w:cstheme="minorBidi"/>
          <w:bCs w:val="0"/>
        </w:rPr>
        <w:commentReference w:id="345"/>
      </w:r>
      <w:commentRangeEnd w:id="346"/>
      <w:r w:rsidR="0005123D">
        <w:rPr>
          <w:rStyle w:val="Refdecomentario"/>
          <w:rFonts w:eastAsiaTheme="minorEastAsia" w:cstheme="minorBidi"/>
          <w:b w:val="0"/>
          <w:bCs w:val="0"/>
          <w:color w:val="auto"/>
        </w:rPr>
        <w:commentReference w:id="346"/>
      </w:r>
      <w:bookmarkEnd w:id="343"/>
    </w:p>
    <w:p w14:paraId="119135BE" w14:textId="099E5B78" w:rsidR="00E21B01" w:rsidRDefault="00E21B01" w:rsidP="00523618">
      <w:r>
        <w:tab/>
        <w:t xml:space="preserve">Eclipse es un entorno integrado de desarrollo (IDE), el cual es soportado por la fundación Eclipse. Actualmente </w:t>
      </w:r>
      <w:r w:rsidR="009012C4">
        <w:t xml:space="preserve">en el mercado se encuentran </w:t>
      </w:r>
      <w:r w:rsidR="00523618">
        <w:t xml:space="preserve">diferentes versiones de </w:t>
      </w:r>
      <w:r w:rsidR="00E77CA0">
        <w:t>Eclipse</w:t>
      </w:r>
      <w:r w:rsidR="00523618">
        <w:t xml:space="preserve"> entre las que figuran Luna, Kepler, </w:t>
      </w:r>
      <w:proofErr w:type="spellStart"/>
      <w:r w:rsidR="00523618">
        <w:t>Indigo</w:t>
      </w:r>
      <w:proofErr w:type="spellEnd"/>
      <w:r w:rsidR="00523618">
        <w:t>, Helios, Galileo, Juno entre otras.</w:t>
      </w:r>
      <w:r w:rsidR="00505554">
        <w:t xml:space="preserve"> Además el nombre Eclipse corresponde a una comunidad</w:t>
      </w:r>
      <w:r w:rsidR="005E4AF2">
        <w:t>, según la Fundación Eclipse (2014) “Eclipse es una comunidad para individuos y organizaciones que desean colaborar en software de código abierto que sea comercialmente amigable.”</w:t>
      </w:r>
    </w:p>
    <w:p w14:paraId="2C05BC49" w14:textId="792231AE" w:rsidR="00E77CA0" w:rsidRDefault="00E77CA0" w:rsidP="00523618">
      <w:pPr>
        <w:rPr>
          <w:ins w:id="347" w:author="Michael Hidalgo" w:date="2014-10-06T22:18:00Z"/>
        </w:rPr>
      </w:pPr>
      <w:r>
        <w:tab/>
        <w:t>En la siguiente imagen se muestra la evolución y las versiones de</w:t>
      </w:r>
      <w:r w:rsidR="008817AB">
        <w:t>l IDE</w:t>
      </w:r>
      <w:r>
        <w:t xml:space="preserve"> Eclipse </w:t>
      </w:r>
      <w:r w:rsidR="00C17B01">
        <w:t>de los últimos años</w:t>
      </w:r>
      <w:r>
        <w:t>.</w:t>
      </w:r>
    </w:p>
    <w:p w14:paraId="13166A61" w14:textId="77777777" w:rsidR="00873612" w:rsidRDefault="00873612" w:rsidP="00523618">
      <w:pPr>
        <w:rPr>
          <w:ins w:id="348" w:author="Michael Hidalgo" w:date="2014-10-06T22:18:00Z"/>
        </w:rPr>
      </w:pPr>
    </w:p>
    <w:p w14:paraId="5DFBB5DF" w14:textId="77777777" w:rsidR="00873612" w:rsidRDefault="00873612" w:rsidP="00523618">
      <w:pPr>
        <w:rPr>
          <w:ins w:id="349" w:author="Michael Hidalgo" w:date="2014-10-06T22:18:00Z"/>
        </w:rPr>
      </w:pPr>
    </w:p>
    <w:p w14:paraId="1C7D136A" w14:textId="77777777" w:rsidR="00873612" w:rsidRPr="00E21B01" w:rsidRDefault="00873612" w:rsidP="00523618"/>
    <w:p w14:paraId="7CCB6D4D" w14:textId="11DFC5E5" w:rsidR="00873612" w:rsidRDefault="00873612" w:rsidP="00873612">
      <w:pPr>
        <w:pStyle w:val="Ttulo3"/>
        <w:jc w:val="center"/>
        <w:rPr>
          <w:ins w:id="350" w:author="Michael Hidalgo" w:date="2014-10-06T22:17:00Z"/>
        </w:rPr>
      </w:pPr>
      <w:ins w:id="351" w:author="Michael Hidalgo" w:date="2014-10-06T22:17:00Z">
        <w:r>
          <w:lastRenderedPageBreak/>
          <w:t xml:space="preserve">Figura </w:t>
        </w:r>
        <w:r>
          <w:fldChar w:fldCharType="begin"/>
        </w:r>
        <w:r>
          <w:instrText xml:space="preserve"> SEQ Figura \* ARABIC </w:instrText>
        </w:r>
      </w:ins>
      <w:r>
        <w:fldChar w:fldCharType="separate"/>
      </w:r>
      <w:ins w:id="352" w:author="Michael Hidalgo" w:date="2014-10-06T22:20:00Z">
        <w:r w:rsidR="00F07E60">
          <w:rPr>
            <w:noProof/>
          </w:rPr>
          <w:t>5</w:t>
        </w:r>
      </w:ins>
      <w:ins w:id="353" w:author="Michael Hidalgo" w:date="2014-10-06T22:17:00Z">
        <w:r>
          <w:fldChar w:fldCharType="end"/>
        </w:r>
        <w:r>
          <w:t xml:space="preserve"> Versiones de Eclipse durante los últimos años</w:t>
        </w:r>
      </w:ins>
    </w:p>
    <w:p w14:paraId="376C61B2" w14:textId="70D35D8E" w:rsidR="00055723" w:rsidRDefault="00C17B01" w:rsidP="00873612">
      <w:pPr>
        <w:rPr>
          <w:ins w:id="354" w:author="Michael Hidalgo" w:date="2014-10-06T21:34:00Z"/>
        </w:rPr>
      </w:pPr>
      <w:ins w:id="355" w:author="Michael Hidalgo" w:date="2014-10-06T18:21:00Z">
        <w:r>
          <w:rPr>
            <w:noProof/>
            <w:lang w:val="es-ES" w:eastAsia="es-ES"/>
          </w:rPr>
          <w:drawing>
            <wp:inline distT="0" distB="0" distL="0" distR="0" wp14:anchorId="5BF1CB9B" wp14:editId="7BB4C0C6">
              <wp:extent cx="5324475" cy="32804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6 at 6.18.29 PM.png"/>
                      <pic:cNvPicPr/>
                    </pic:nvPicPr>
                    <pic:blipFill>
                      <a:blip r:embed="rId25">
                        <a:extLst>
                          <a:ext uri="{28A0092B-C50C-407E-A947-70E740481C1C}">
                            <a14:useLocalDpi xmlns:a14="http://schemas.microsoft.com/office/drawing/2010/main" val="0"/>
                          </a:ext>
                        </a:extLst>
                      </a:blip>
                      <a:stretch>
                        <a:fillRect/>
                      </a:stretch>
                    </pic:blipFill>
                    <pic:spPr>
                      <a:xfrm>
                        <a:off x="0" y="0"/>
                        <a:ext cx="5324475" cy="3280410"/>
                      </a:xfrm>
                      <a:prstGeom prst="rect">
                        <a:avLst/>
                      </a:prstGeom>
                    </pic:spPr>
                  </pic:pic>
                </a:graphicData>
              </a:graphic>
            </wp:inline>
          </w:drawing>
        </w:r>
      </w:ins>
    </w:p>
    <w:p w14:paraId="53ECC881" w14:textId="18BEF540" w:rsidR="00055723" w:rsidRDefault="00873612" w:rsidP="00873612">
      <w:pPr>
        <w:pStyle w:val="Ttulo3"/>
        <w:jc w:val="center"/>
        <w:rPr>
          <w:ins w:id="356" w:author="Michael Hidalgo" w:date="2014-10-06T21:34:00Z"/>
        </w:rPr>
      </w:pPr>
      <w:ins w:id="357" w:author="Michael Hidalgo" w:date="2014-10-06T22:18:00Z">
        <w:r>
          <w:t>Fuente: Propia</w:t>
        </w:r>
      </w:ins>
    </w:p>
    <w:p w14:paraId="3DD4DCEC" w14:textId="77777777" w:rsidR="00055723" w:rsidRDefault="00055723" w:rsidP="009874A9">
      <w:pPr>
        <w:pStyle w:val="Ttulo1"/>
        <w:rPr>
          <w:ins w:id="358" w:author="Michael Hidalgo" w:date="2014-10-06T21:34:00Z"/>
        </w:rPr>
      </w:pPr>
    </w:p>
    <w:p w14:paraId="2A2C1E54" w14:textId="77777777" w:rsidR="00055723" w:rsidRDefault="00055723" w:rsidP="009874A9">
      <w:pPr>
        <w:pStyle w:val="Ttulo1"/>
        <w:rPr>
          <w:ins w:id="359" w:author="Michael Hidalgo" w:date="2014-10-06T21:34:00Z"/>
        </w:rPr>
      </w:pPr>
    </w:p>
    <w:p w14:paraId="04957AC1" w14:textId="77777777" w:rsidR="00055723" w:rsidRDefault="00055723" w:rsidP="009874A9">
      <w:pPr>
        <w:pStyle w:val="Ttulo1"/>
        <w:rPr>
          <w:ins w:id="360" w:author="Michael Hidalgo" w:date="2014-10-06T21:34:00Z"/>
        </w:rPr>
      </w:pPr>
    </w:p>
    <w:p w14:paraId="7592F6AE" w14:textId="77777777" w:rsidR="00055723" w:rsidRDefault="00055723" w:rsidP="00246741">
      <w:pPr>
        <w:rPr>
          <w:ins w:id="361" w:author="Michael Hidalgo" w:date="2014-10-06T21:34:00Z"/>
        </w:rPr>
      </w:pPr>
    </w:p>
    <w:p w14:paraId="220E76BC" w14:textId="77777777" w:rsidR="00055723" w:rsidRPr="00055723" w:rsidRDefault="00055723" w:rsidP="00246741">
      <w:pPr>
        <w:rPr>
          <w:ins w:id="362" w:author="Michael Hidalgo" w:date="2014-10-06T21:34:00Z"/>
        </w:rPr>
      </w:pPr>
    </w:p>
    <w:p w14:paraId="3FAA3721" w14:textId="77777777" w:rsidR="00D5114F" w:rsidRPr="009874A9" w:rsidRDefault="00D5114F" w:rsidP="009874A9">
      <w:pPr>
        <w:pStyle w:val="Ttulo1"/>
      </w:pPr>
      <w:bookmarkStart w:id="363" w:name="_Toc274415832"/>
      <w:r w:rsidRPr="009874A9">
        <w:lastRenderedPageBreak/>
        <w:t>Referencias Bibliográficas</w:t>
      </w:r>
      <w:bookmarkEnd w:id="363"/>
    </w:p>
    <w:p w14:paraId="0011B141" w14:textId="437352CD" w:rsidR="0091526D" w:rsidRDefault="00FA03CF" w:rsidP="0091526D">
      <w:pPr>
        <w:spacing w:line="360" w:lineRule="auto"/>
        <w:ind w:firstLine="720"/>
        <w:rPr>
          <w:lang w:val="en-US"/>
        </w:rPr>
      </w:pPr>
      <w:proofErr w:type="spellStart"/>
      <w:r>
        <w:rPr>
          <w:lang w:val="en-US"/>
        </w:rPr>
        <w:t>Checkmarx</w:t>
      </w:r>
      <w:proofErr w:type="spellEnd"/>
      <w:r>
        <w:rPr>
          <w:lang w:val="en-US"/>
        </w:rPr>
        <w:t xml:space="preserve"> </w:t>
      </w:r>
      <w:proofErr w:type="spellStart"/>
      <w:r>
        <w:rPr>
          <w:lang w:val="en-US"/>
        </w:rPr>
        <w:t>CxSuit</w:t>
      </w:r>
      <w:proofErr w:type="spellEnd"/>
      <w:r>
        <w:rPr>
          <w:lang w:val="en-US"/>
        </w:rPr>
        <w:t xml:space="preserve"> Overview (2014). </w:t>
      </w:r>
      <w:proofErr w:type="spellStart"/>
      <w:proofErr w:type="gramStart"/>
      <w:r>
        <w:rPr>
          <w:lang w:val="en-US"/>
        </w:rPr>
        <w:t>Recuperado</w:t>
      </w:r>
      <w:proofErr w:type="spellEnd"/>
      <w:r>
        <w:rPr>
          <w:lang w:val="en-US"/>
        </w:rPr>
        <w:t xml:space="preserve"> el 06 de </w:t>
      </w:r>
      <w:proofErr w:type="spellStart"/>
      <w:r>
        <w:rPr>
          <w:lang w:val="en-US"/>
        </w:rPr>
        <w:t>Octubre</w:t>
      </w:r>
      <w:proofErr w:type="spellEnd"/>
      <w:r>
        <w:rPr>
          <w:lang w:val="en-US"/>
        </w:rPr>
        <w:t xml:space="preserve"> de 2014 de </w:t>
      </w:r>
      <w:hyperlink r:id="rId26" w:history="1">
        <w:proofErr w:type="gramEnd"/>
        <w:r w:rsidRPr="009547E9">
          <w:rPr>
            <w:rStyle w:val="Hipervnculo"/>
            <w:lang w:val="en-US"/>
          </w:rPr>
          <w:t>http://goo.gl/HYxggf</w:t>
        </w:r>
        <w:proofErr w:type="gramStart"/>
      </w:hyperlink>
      <w:ins w:id="364" w:author="Michael Hidalgo" w:date="2014-10-06T21:54:00Z">
        <w:r>
          <w:rPr>
            <w:lang w:val="en-US"/>
          </w:rPr>
          <w:t>.</w:t>
        </w:r>
      </w:ins>
      <w:proofErr w:type="gramEnd"/>
    </w:p>
    <w:p w14:paraId="76BCDC12" w14:textId="77777777" w:rsidR="00FA03CF" w:rsidRDefault="00FA03CF" w:rsidP="0091526D">
      <w:pPr>
        <w:spacing w:line="360" w:lineRule="auto"/>
        <w:ind w:firstLine="720"/>
        <w:rPr>
          <w:lang w:val="en-US"/>
        </w:rPr>
      </w:pPr>
    </w:p>
    <w:p w14:paraId="41C9A9EF" w14:textId="77777777" w:rsidR="0091526D" w:rsidRDefault="0091526D" w:rsidP="0091526D">
      <w:pPr>
        <w:spacing w:line="360" w:lineRule="auto"/>
        <w:ind w:firstLine="720"/>
        <w:rPr>
          <w:lang w:val="en-US"/>
        </w:rPr>
      </w:pPr>
      <w:proofErr w:type="gramStart"/>
      <w:r w:rsidRPr="002A23A0">
        <w:rPr>
          <w:lang w:val="en-US"/>
        </w:rPr>
        <w:t>File, G</w:t>
      </w:r>
      <w:r w:rsidR="00D77424" w:rsidRPr="002A23A0">
        <w:rPr>
          <w:lang w:val="en-US"/>
        </w:rPr>
        <w:t>. (</w:t>
      </w:r>
      <w:r w:rsidRPr="002A23A0">
        <w:rPr>
          <w:lang w:val="en-US"/>
        </w:rPr>
        <w:t>2011)</w:t>
      </w:r>
      <w:r w:rsidR="00D77424" w:rsidRPr="002A23A0">
        <w:rPr>
          <w:lang w:val="en-US"/>
        </w:rPr>
        <w:t>.</w:t>
      </w:r>
      <w:proofErr w:type="gramEnd"/>
      <w:r w:rsidR="00D77424" w:rsidRPr="002A23A0">
        <w:rPr>
          <w:i/>
          <w:lang w:val="en-US"/>
        </w:rPr>
        <w:t xml:space="preserve"> The</w:t>
      </w:r>
      <w:r w:rsidRPr="002A23A0">
        <w:rPr>
          <w:i/>
          <w:lang w:val="en-US"/>
        </w:rPr>
        <w:t xml:space="preserve"> SWOT </w:t>
      </w:r>
      <w:r w:rsidR="00D77424" w:rsidRPr="002A23A0">
        <w:rPr>
          <w:i/>
          <w:lang w:val="en-US"/>
        </w:rPr>
        <w:t>Analysis Using</w:t>
      </w:r>
      <w:r w:rsidRPr="002A23A0">
        <w:rPr>
          <w:i/>
          <w:lang w:val="en-US"/>
        </w:rPr>
        <w:t xml:space="preserve"> </w:t>
      </w:r>
      <w:r w:rsidR="002A23A0" w:rsidRPr="002A23A0">
        <w:rPr>
          <w:i/>
          <w:lang w:val="en-US"/>
        </w:rPr>
        <w:t>Strengths</w:t>
      </w:r>
      <w:r w:rsidRPr="002A23A0">
        <w:rPr>
          <w:i/>
          <w:lang w:val="en-US"/>
        </w:rPr>
        <w:t xml:space="preserve"> to overcome Weakness Using Opportunities to overcome Threats.</w:t>
      </w:r>
      <w:r w:rsidR="003B3E9F" w:rsidRPr="002A23A0">
        <w:rPr>
          <w:lang w:val="en-US"/>
        </w:rPr>
        <w:t xml:space="preserve">  Kindle Edition. </w:t>
      </w:r>
      <w:proofErr w:type="spellStart"/>
      <w:r w:rsidR="003B3E9F" w:rsidRPr="002A23A0">
        <w:rPr>
          <w:lang w:val="en-US"/>
        </w:rPr>
        <w:t>Recuperado</w:t>
      </w:r>
      <w:proofErr w:type="spellEnd"/>
      <w:r w:rsidR="003B3E9F" w:rsidRPr="002A23A0">
        <w:rPr>
          <w:lang w:val="en-US"/>
        </w:rPr>
        <w:t xml:space="preserve"> de Amazon.com</w:t>
      </w:r>
    </w:p>
    <w:p w14:paraId="4B74DEF5" w14:textId="77777777" w:rsidR="00B13221" w:rsidRDefault="00B13221" w:rsidP="0091526D">
      <w:pPr>
        <w:spacing w:line="360" w:lineRule="auto"/>
        <w:ind w:firstLine="720"/>
        <w:rPr>
          <w:lang w:val="en-US"/>
        </w:rPr>
      </w:pPr>
    </w:p>
    <w:p w14:paraId="31EF957E" w14:textId="50067FE7" w:rsidR="00D21F41" w:rsidRDefault="00B13221" w:rsidP="0091526D">
      <w:pPr>
        <w:spacing w:line="360" w:lineRule="auto"/>
        <w:ind w:firstLine="720"/>
        <w:rPr>
          <w:lang w:val="en-US"/>
        </w:rPr>
      </w:pPr>
      <w:r>
        <w:rPr>
          <w:lang w:val="en-US"/>
        </w:rPr>
        <w:t xml:space="preserve">Forbes (2014). </w:t>
      </w:r>
      <w:proofErr w:type="gramStart"/>
      <w:r w:rsidRPr="00B13221">
        <w:rPr>
          <w:i/>
          <w:lang w:val="en-US"/>
        </w:rPr>
        <w:t>Hewlett-Packard on the Forbes Global 2000 List</w:t>
      </w:r>
      <w:r>
        <w:rPr>
          <w:lang w:val="en-US"/>
        </w:rPr>
        <w:t>.</w:t>
      </w:r>
      <w:proofErr w:type="gramEnd"/>
      <w:r>
        <w:rPr>
          <w:lang w:val="en-US"/>
        </w:rPr>
        <w:t xml:space="preserve"> </w:t>
      </w:r>
      <w:proofErr w:type="spellStart"/>
      <w:proofErr w:type="gramStart"/>
      <w:r>
        <w:rPr>
          <w:lang w:val="en-US"/>
        </w:rPr>
        <w:t>Recuperado</w:t>
      </w:r>
      <w:proofErr w:type="spellEnd"/>
      <w:r>
        <w:rPr>
          <w:lang w:val="en-US"/>
        </w:rPr>
        <w:t xml:space="preserve"> el </w:t>
      </w:r>
      <w:proofErr w:type="spellStart"/>
      <w:r>
        <w:rPr>
          <w:lang w:val="en-US"/>
        </w:rPr>
        <w:t>Lunes</w:t>
      </w:r>
      <w:proofErr w:type="spellEnd"/>
      <w:r>
        <w:rPr>
          <w:lang w:val="en-US"/>
        </w:rPr>
        <w:t xml:space="preserve"> 06 de </w:t>
      </w:r>
      <w:proofErr w:type="spellStart"/>
      <w:r>
        <w:rPr>
          <w:lang w:val="en-US"/>
        </w:rPr>
        <w:t>Octubre</w:t>
      </w:r>
      <w:proofErr w:type="spellEnd"/>
      <w:r>
        <w:rPr>
          <w:lang w:val="en-US"/>
        </w:rPr>
        <w:t xml:space="preserve"> de 2014 de </w:t>
      </w:r>
      <w:hyperlink r:id="rId27" w:history="1">
        <w:proofErr w:type="gramEnd"/>
        <w:r w:rsidRPr="009547E9">
          <w:rPr>
            <w:rStyle w:val="Hipervnculo"/>
            <w:lang w:val="en-US"/>
          </w:rPr>
          <w:t>http://goo.gl/NEIiiZ</w:t>
        </w:r>
        <w:proofErr w:type="gramStart"/>
      </w:hyperlink>
      <w:r>
        <w:rPr>
          <w:lang w:val="en-US"/>
        </w:rPr>
        <w:t>.</w:t>
      </w:r>
      <w:proofErr w:type="gramEnd"/>
    </w:p>
    <w:p w14:paraId="3381BF61" w14:textId="77777777" w:rsidR="00B13221" w:rsidRDefault="00B13221" w:rsidP="0091526D">
      <w:pPr>
        <w:spacing w:line="360" w:lineRule="auto"/>
        <w:ind w:firstLine="720"/>
        <w:rPr>
          <w:lang w:val="en-US"/>
        </w:rPr>
      </w:pPr>
    </w:p>
    <w:p w14:paraId="553ACCBD" w14:textId="7BDBFE6A" w:rsidR="00DD0985" w:rsidRPr="00DD0985" w:rsidRDefault="00DD0985" w:rsidP="0091526D">
      <w:pPr>
        <w:spacing w:line="360" w:lineRule="auto"/>
        <w:ind w:firstLine="720"/>
        <w:rPr>
          <w:lang w:val="en-US"/>
        </w:rPr>
      </w:pPr>
      <w:r>
        <w:rPr>
          <w:lang w:val="en-US"/>
        </w:rPr>
        <w:t xml:space="preserve">Forbes (2014). </w:t>
      </w:r>
      <w:r>
        <w:rPr>
          <w:i/>
          <w:lang w:val="en-US"/>
        </w:rPr>
        <w:t>Global 2000 Leading Companies. Microsoft</w:t>
      </w:r>
      <w:r>
        <w:rPr>
          <w:lang w:val="en-US"/>
        </w:rPr>
        <w:t xml:space="preserve">. </w:t>
      </w:r>
      <w:proofErr w:type="spellStart"/>
      <w:proofErr w:type="gramStart"/>
      <w:r>
        <w:rPr>
          <w:lang w:val="en-US"/>
        </w:rPr>
        <w:t>Recuperado</w:t>
      </w:r>
      <w:proofErr w:type="spellEnd"/>
      <w:r>
        <w:rPr>
          <w:lang w:val="en-US"/>
        </w:rPr>
        <w:t xml:space="preserve"> el </w:t>
      </w:r>
      <w:proofErr w:type="spellStart"/>
      <w:r>
        <w:rPr>
          <w:lang w:val="en-US"/>
        </w:rPr>
        <w:t>Lunes</w:t>
      </w:r>
      <w:proofErr w:type="spellEnd"/>
      <w:r>
        <w:rPr>
          <w:lang w:val="en-US"/>
        </w:rPr>
        <w:t xml:space="preserve"> 06 de </w:t>
      </w:r>
      <w:proofErr w:type="spellStart"/>
      <w:r>
        <w:rPr>
          <w:lang w:val="en-US"/>
        </w:rPr>
        <w:t>Octubre</w:t>
      </w:r>
      <w:proofErr w:type="spellEnd"/>
      <w:r>
        <w:rPr>
          <w:lang w:val="en-US"/>
        </w:rPr>
        <w:t xml:space="preserve"> de 2014 de </w:t>
      </w:r>
      <w:proofErr w:type="gramEnd"/>
      <w:r w:rsidRPr="00DD0985">
        <w:rPr>
          <w:lang w:val="en-US"/>
        </w:rPr>
        <w:t>http://goo.gl/HOcYhk</w:t>
      </w:r>
      <w:proofErr w:type="gramStart"/>
      <w:ins w:id="365" w:author="Michael Hidalgo" w:date="2014-10-07T13:39:00Z">
        <w:r>
          <w:rPr>
            <w:lang w:val="en-US"/>
          </w:rPr>
          <w:t>.</w:t>
        </w:r>
      </w:ins>
      <w:proofErr w:type="gramEnd"/>
    </w:p>
    <w:p w14:paraId="13AA0058" w14:textId="77777777" w:rsidR="00DD0985" w:rsidRDefault="00DD0985" w:rsidP="0091526D">
      <w:pPr>
        <w:spacing w:line="360" w:lineRule="auto"/>
        <w:ind w:firstLine="720"/>
        <w:rPr>
          <w:ins w:id="366" w:author="Michael Hidalgo" w:date="2014-10-07T13:39:00Z"/>
          <w:lang w:val="en-US"/>
        </w:rPr>
      </w:pPr>
    </w:p>
    <w:p w14:paraId="5CC3B380" w14:textId="41BC2F87" w:rsidR="00AB4BFF" w:rsidRDefault="00AB4BFF" w:rsidP="0091526D">
      <w:pPr>
        <w:spacing w:line="360" w:lineRule="auto"/>
        <w:ind w:firstLine="720"/>
        <w:rPr>
          <w:ins w:id="367" w:author="Michael Hidalgo" w:date="2014-10-07T05:07:00Z"/>
          <w:lang w:val="en-US"/>
        </w:rPr>
      </w:pPr>
      <w:r>
        <w:rPr>
          <w:lang w:val="en-US"/>
        </w:rPr>
        <w:t xml:space="preserve">Fortify Static Code Analyzer (2014). </w:t>
      </w:r>
      <w:proofErr w:type="spellStart"/>
      <w:proofErr w:type="gramStart"/>
      <w:r>
        <w:rPr>
          <w:lang w:val="en-US"/>
        </w:rPr>
        <w:t>Recuperado</w:t>
      </w:r>
      <w:proofErr w:type="spellEnd"/>
      <w:r>
        <w:rPr>
          <w:lang w:val="en-US"/>
        </w:rPr>
        <w:t xml:space="preserve"> el 06 de </w:t>
      </w:r>
      <w:proofErr w:type="spellStart"/>
      <w:r>
        <w:rPr>
          <w:lang w:val="en-US"/>
        </w:rPr>
        <w:t>Octubre</w:t>
      </w:r>
      <w:proofErr w:type="spellEnd"/>
      <w:r>
        <w:rPr>
          <w:lang w:val="en-US"/>
        </w:rPr>
        <w:t xml:space="preserve"> de 2014 de </w:t>
      </w:r>
      <w:ins w:id="368" w:author="Michael Hidalgo" w:date="2014-10-07T05:07:00Z">
        <w:r>
          <w:rPr>
            <w:lang w:val="en-US"/>
          </w:rPr>
          <w:fldChar w:fldCharType="begin"/>
        </w:r>
        <w:r>
          <w:rPr>
            <w:lang w:val="en-US"/>
          </w:rPr>
          <w:instrText xml:space="preserve"> HYPERLINK "</w:instrText>
        </w:r>
      </w:ins>
      <w:r w:rsidRPr="00AB4BFF">
        <w:rPr>
          <w:lang w:val="en-US"/>
        </w:rPr>
        <w:instrText>http://goo.gl/P6m7Vf</w:instrText>
      </w:r>
      <w:ins w:id="369" w:author="Michael Hidalgo" w:date="2014-10-07T05:07:00Z">
        <w:r>
          <w:rPr>
            <w:lang w:val="en-US"/>
          </w:rPr>
          <w:instrText xml:space="preserve">" </w:instrText>
        </w:r>
        <w:r>
          <w:rPr>
            <w:lang w:val="en-US"/>
          </w:rPr>
          <w:fldChar w:fldCharType="separate"/>
        </w:r>
      </w:ins>
      <w:proofErr w:type="gramEnd"/>
      <w:r w:rsidRPr="009547E9">
        <w:rPr>
          <w:rStyle w:val="Hipervnculo"/>
          <w:lang w:val="en-US"/>
        </w:rPr>
        <w:t>http://goo.gl/P6m7Vf</w:t>
      </w:r>
      <w:proofErr w:type="gramStart"/>
      <w:ins w:id="370" w:author="Michael Hidalgo" w:date="2014-10-07T05:07:00Z">
        <w:r>
          <w:rPr>
            <w:lang w:val="en-US"/>
          </w:rPr>
          <w:fldChar w:fldCharType="end"/>
        </w:r>
      </w:ins>
      <w:ins w:id="371" w:author="Michael Hidalgo" w:date="2014-10-07T13:39:00Z">
        <w:r w:rsidR="00DD0985">
          <w:rPr>
            <w:lang w:val="en-US"/>
          </w:rPr>
          <w:t>.</w:t>
        </w:r>
      </w:ins>
      <w:proofErr w:type="gramEnd"/>
    </w:p>
    <w:p w14:paraId="406214A8" w14:textId="77777777" w:rsidR="00AB4BFF" w:rsidRDefault="00AB4BFF" w:rsidP="0091526D">
      <w:pPr>
        <w:spacing w:line="360" w:lineRule="auto"/>
        <w:ind w:firstLine="720"/>
        <w:rPr>
          <w:lang w:val="en-US"/>
        </w:rPr>
      </w:pPr>
    </w:p>
    <w:p w14:paraId="2B5CB68C" w14:textId="68B00EDC" w:rsidR="00055723" w:rsidRDefault="00055723" w:rsidP="0091526D">
      <w:pPr>
        <w:spacing w:line="360" w:lineRule="auto"/>
        <w:ind w:firstLine="720"/>
        <w:rPr>
          <w:ins w:id="372" w:author="Michael Hidalgo" w:date="2014-10-06T21:34:00Z"/>
          <w:lang w:val="en-US"/>
        </w:rPr>
      </w:pPr>
      <w:proofErr w:type="spellStart"/>
      <w:r>
        <w:rPr>
          <w:lang w:val="en-US"/>
        </w:rPr>
        <w:t>Fraim</w:t>
      </w:r>
      <w:proofErr w:type="spellEnd"/>
      <w:r>
        <w:rPr>
          <w:lang w:val="en-US"/>
        </w:rPr>
        <w:t xml:space="preserve">, D., Kane, K (2014). </w:t>
      </w:r>
      <w:r>
        <w:rPr>
          <w:i/>
          <w:lang w:val="en-US"/>
        </w:rPr>
        <w:t xml:space="preserve">Global Cost of Data Breach Increases by 15 percent, According to </w:t>
      </w:r>
      <w:proofErr w:type="spellStart"/>
      <w:r>
        <w:rPr>
          <w:i/>
          <w:lang w:val="en-US"/>
        </w:rPr>
        <w:t>Ponemon</w:t>
      </w:r>
      <w:proofErr w:type="spellEnd"/>
      <w:r>
        <w:rPr>
          <w:i/>
          <w:lang w:val="en-US"/>
        </w:rPr>
        <w:t xml:space="preserve"> Institute. </w:t>
      </w:r>
      <w:proofErr w:type="spellStart"/>
      <w:proofErr w:type="gramStart"/>
      <w:r w:rsidRPr="00055723">
        <w:rPr>
          <w:lang w:val="en-US"/>
        </w:rPr>
        <w:t>Recuperado</w:t>
      </w:r>
      <w:proofErr w:type="spellEnd"/>
      <w:r>
        <w:rPr>
          <w:lang w:val="en-US"/>
        </w:rPr>
        <w:t xml:space="preserve"> el </w:t>
      </w:r>
      <w:proofErr w:type="spellStart"/>
      <w:r>
        <w:rPr>
          <w:lang w:val="en-US"/>
        </w:rPr>
        <w:t>Lunes</w:t>
      </w:r>
      <w:proofErr w:type="spellEnd"/>
      <w:r>
        <w:rPr>
          <w:lang w:val="en-US"/>
        </w:rPr>
        <w:t xml:space="preserve"> 06 de </w:t>
      </w:r>
      <w:proofErr w:type="spellStart"/>
      <w:r>
        <w:rPr>
          <w:lang w:val="en-US"/>
        </w:rPr>
        <w:t>Octubre</w:t>
      </w:r>
      <w:proofErr w:type="spellEnd"/>
      <w:r>
        <w:rPr>
          <w:lang w:val="en-US"/>
        </w:rPr>
        <w:t xml:space="preserve"> de 2014 de </w:t>
      </w:r>
      <w:ins w:id="373" w:author="Michael Hidalgo" w:date="2014-10-06T21:34:00Z">
        <w:r>
          <w:rPr>
            <w:lang w:val="en-US"/>
          </w:rPr>
          <w:fldChar w:fldCharType="begin"/>
        </w:r>
        <w:r>
          <w:rPr>
            <w:lang w:val="en-US"/>
          </w:rPr>
          <w:instrText xml:space="preserve"> HYPERLINK "</w:instrText>
        </w:r>
      </w:ins>
      <w:r w:rsidRPr="00055723">
        <w:rPr>
          <w:lang w:val="en-US"/>
        </w:rPr>
        <w:instrText>http://goo.gl/8BpzLM</w:instrText>
      </w:r>
      <w:ins w:id="374" w:author="Michael Hidalgo" w:date="2014-10-06T21:34:00Z">
        <w:r>
          <w:rPr>
            <w:lang w:val="en-US"/>
          </w:rPr>
          <w:instrText xml:space="preserve">" </w:instrText>
        </w:r>
        <w:r>
          <w:rPr>
            <w:lang w:val="en-US"/>
          </w:rPr>
          <w:fldChar w:fldCharType="separate"/>
        </w:r>
      </w:ins>
      <w:proofErr w:type="gramEnd"/>
      <w:r w:rsidRPr="009547E9">
        <w:rPr>
          <w:rStyle w:val="Hipervnculo"/>
          <w:lang w:val="en-US"/>
        </w:rPr>
        <w:t>http://goo.gl/8BpzLM</w:t>
      </w:r>
      <w:proofErr w:type="gramStart"/>
      <w:ins w:id="375" w:author="Michael Hidalgo" w:date="2014-10-06T21:34:00Z">
        <w:r>
          <w:rPr>
            <w:lang w:val="en-US"/>
          </w:rPr>
          <w:fldChar w:fldCharType="end"/>
        </w:r>
      </w:ins>
      <w:r>
        <w:rPr>
          <w:lang w:val="en-US"/>
        </w:rPr>
        <w:t>.</w:t>
      </w:r>
      <w:proofErr w:type="gramEnd"/>
    </w:p>
    <w:p w14:paraId="1FEDD826" w14:textId="77777777" w:rsidR="00055723" w:rsidRPr="00055723" w:rsidRDefault="00055723" w:rsidP="0091526D">
      <w:pPr>
        <w:spacing w:line="360" w:lineRule="auto"/>
        <w:ind w:firstLine="720"/>
        <w:rPr>
          <w:i/>
          <w:lang w:val="en-US"/>
        </w:rPr>
      </w:pPr>
    </w:p>
    <w:p w14:paraId="4F46D4AB" w14:textId="435CF7D5" w:rsidR="00D21F41" w:rsidRPr="002A23A0" w:rsidRDefault="00D21F41" w:rsidP="0091526D">
      <w:pPr>
        <w:spacing w:line="360" w:lineRule="auto"/>
        <w:ind w:firstLine="720"/>
        <w:rPr>
          <w:lang w:val="en-US"/>
        </w:rPr>
      </w:pPr>
      <w:proofErr w:type="spellStart"/>
      <w:r>
        <w:rPr>
          <w:lang w:val="en-US"/>
        </w:rPr>
        <w:t>Fundación</w:t>
      </w:r>
      <w:proofErr w:type="spellEnd"/>
      <w:r>
        <w:rPr>
          <w:lang w:val="en-US"/>
        </w:rPr>
        <w:t xml:space="preserve"> Eclipse (2014). </w:t>
      </w:r>
      <w:proofErr w:type="gramStart"/>
      <w:r w:rsidRPr="00D21F41">
        <w:rPr>
          <w:i/>
          <w:lang w:val="en-US"/>
        </w:rPr>
        <w:t>About the Eclipse Foundation</w:t>
      </w:r>
      <w:r>
        <w:rPr>
          <w:lang w:val="en-US"/>
        </w:rPr>
        <w:t>.</w:t>
      </w:r>
      <w:proofErr w:type="gramEnd"/>
      <w:r>
        <w:rPr>
          <w:lang w:val="en-US"/>
        </w:rPr>
        <w:t xml:space="preserve"> </w:t>
      </w:r>
      <w:proofErr w:type="spellStart"/>
      <w:proofErr w:type="gramStart"/>
      <w:r>
        <w:rPr>
          <w:lang w:val="en-US"/>
        </w:rPr>
        <w:t>Recuperado</w:t>
      </w:r>
      <w:proofErr w:type="spellEnd"/>
      <w:r>
        <w:rPr>
          <w:lang w:val="en-US"/>
        </w:rPr>
        <w:t xml:space="preserve"> el </w:t>
      </w:r>
      <w:proofErr w:type="spellStart"/>
      <w:r>
        <w:rPr>
          <w:lang w:val="en-US"/>
        </w:rPr>
        <w:t>Lunes</w:t>
      </w:r>
      <w:proofErr w:type="spellEnd"/>
      <w:r>
        <w:rPr>
          <w:lang w:val="en-US"/>
        </w:rPr>
        <w:t xml:space="preserve"> 06 de </w:t>
      </w:r>
      <w:proofErr w:type="spellStart"/>
      <w:r>
        <w:rPr>
          <w:lang w:val="en-US"/>
        </w:rPr>
        <w:t>Octubre</w:t>
      </w:r>
      <w:proofErr w:type="spellEnd"/>
      <w:r>
        <w:rPr>
          <w:lang w:val="en-US"/>
        </w:rPr>
        <w:t xml:space="preserve"> de 2014.</w:t>
      </w:r>
      <w:proofErr w:type="gramEnd"/>
    </w:p>
    <w:p w14:paraId="70890CD1" w14:textId="77777777" w:rsidR="00594BDA" w:rsidRDefault="00594BDA" w:rsidP="0091526D">
      <w:pPr>
        <w:spacing w:line="360" w:lineRule="auto"/>
        <w:ind w:firstLine="720"/>
        <w:rPr>
          <w:lang w:val="en-US"/>
        </w:rPr>
      </w:pPr>
    </w:p>
    <w:p w14:paraId="54BD90FB" w14:textId="77777777" w:rsidR="007F54F5" w:rsidRDefault="007F54F5" w:rsidP="0091526D">
      <w:pPr>
        <w:spacing w:line="360" w:lineRule="auto"/>
        <w:ind w:firstLine="720"/>
        <w:rPr>
          <w:lang w:val="en-US"/>
        </w:rPr>
      </w:pPr>
      <w:proofErr w:type="spellStart"/>
      <w:r>
        <w:rPr>
          <w:lang w:val="en-US"/>
        </w:rPr>
        <w:t>Hazzard</w:t>
      </w:r>
      <w:proofErr w:type="spellEnd"/>
      <w:r>
        <w:rPr>
          <w:lang w:val="en-US"/>
        </w:rPr>
        <w:t xml:space="preserve">, K., Bock, J. (2013). </w:t>
      </w:r>
      <w:proofErr w:type="spellStart"/>
      <w:proofErr w:type="gramStart"/>
      <w:r>
        <w:rPr>
          <w:i/>
          <w:lang w:val="en-US"/>
        </w:rPr>
        <w:t>Metaprogramming</w:t>
      </w:r>
      <w:proofErr w:type="spellEnd"/>
      <w:r>
        <w:rPr>
          <w:i/>
          <w:lang w:val="en-US"/>
        </w:rPr>
        <w:t xml:space="preserve"> in .NET.</w:t>
      </w:r>
      <w:proofErr w:type="gramEnd"/>
      <w:r>
        <w:rPr>
          <w:lang w:val="en-US"/>
        </w:rPr>
        <w:t xml:space="preserve"> Shelter Island, New York: Manning Publications Co.</w:t>
      </w:r>
    </w:p>
    <w:p w14:paraId="51E4D0ED" w14:textId="77777777" w:rsidR="00BC0238" w:rsidRDefault="00BC0238" w:rsidP="0091526D">
      <w:pPr>
        <w:spacing w:line="360" w:lineRule="auto"/>
        <w:ind w:firstLine="720"/>
        <w:rPr>
          <w:lang w:val="en-US"/>
        </w:rPr>
      </w:pPr>
    </w:p>
    <w:p w14:paraId="2639EA78" w14:textId="099A1D75" w:rsidR="00BE0F9C" w:rsidRPr="007F54F5" w:rsidRDefault="00504C45" w:rsidP="0091526D">
      <w:pPr>
        <w:spacing w:line="360" w:lineRule="auto"/>
        <w:ind w:firstLine="720"/>
        <w:rPr>
          <w:lang w:val="en-US"/>
        </w:rPr>
      </w:pPr>
      <w:proofErr w:type="gramStart"/>
      <w:r>
        <w:rPr>
          <w:lang w:val="en-US"/>
        </w:rPr>
        <w:lastRenderedPageBreak/>
        <w:t xml:space="preserve">Hejlsberg, A., </w:t>
      </w:r>
      <w:proofErr w:type="spellStart"/>
      <w:r>
        <w:rPr>
          <w:lang w:val="en-US"/>
        </w:rPr>
        <w:t>Torgerse</w:t>
      </w:r>
      <w:proofErr w:type="spellEnd"/>
      <w:r>
        <w:rPr>
          <w:lang w:val="en-US"/>
        </w:rPr>
        <w:t xml:space="preserve">, M., </w:t>
      </w:r>
      <w:proofErr w:type="spellStart"/>
      <w:r>
        <w:rPr>
          <w:lang w:val="en-US"/>
        </w:rPr>
        <w:t>Wiltamuth</w:t>
      </w:r>
      <w:proofErr w:type="spellEnd"/>
      <w:r>
        <w:rPr>
          <w:lang w:val="en-US"/>
        </w:rPr>
        <w:t xml:space="preserve">, S., </w:t>
      </w:r>
      <w:proofErr w:type="spellStart"/>
      <w:r>
        <w:rPr>
          <w:lang w:val="en-US"/>
        </w:rPr>
        <w:t>Golde</w:t>
      </w:r>
      <w:proofErr w:type="spellEnd"/>
      <w:r>
        <w:rPr>
          <w:lang w:val="en-US"/>
        </w:rPr>
        <w:t>, P. (2010).</w:t>
      </w:r>
      <w:proofErr w:type="gramEnd"/>
      <w:r>
        <w:rPr>
          <w:lang w:val="en-US"/>
        </w:rPr>
        <w:t xml:space="preserve"> </w:t>
      </w:r>
      <w:proofErr w:type="gramStart"/>
      <w:r w:rsidRPr="008C712D">
        <w:rPr>
          <w:i/>
          <w:lang w:val="en-US"/>
        </w:rPr>
        <w:t>The C# Programming Language (Covering C# 4.0)</w:t>
      </w:r>
      <w:r w:rsidR="008C712D">
        <w:rPr>
          <w:i/>
          <w:lang w:val="en-US"/>
        </w:rPr>
        <w:t>.</w:t>
      </w:r>
      <w:proofErr w:type="gramEnd"/>
      <w:r w:rsidR="008C712D">
        <w:rPr>
          <w:i/>
          <w:lang w:val="en-US"/>
        </w:rPr>
        <w:t xml:space="preserve"> </w:t>
      </w:r>
      <w:r w:rsidR="008C712D">
        <w:rPr>
          <w:lang w:val="en-US"/>
        </w:rPr>
        <w:t>Boston, MA: Pearson Education, Inc.</w:t>
      </w:r>
    </w:p>
    <w:p w14:paraId="66F67A0E" w14:textId="77777777" w:rsidR="00594BDA" w:rsidRDefault="003B3E9F" w:rsidP="0091526D">
      <w:pPr>
        <w:spacing w:line="360" w:lineRule="auto"/>
        <w:ind w:firstLine="720"/>
        <w:rPr>
          <w:ins w:id="376" w:author="Michael Hidalgo" w:date="2014-10-03T17:12:00Z"/>
        </w:rPr>
      </w:pPr>
      <w:proofErr w:type="spellStart"/>
      <w:r w:rsidRPr="002A23A0">
        <w:rPr>
          <w:lang w:val="en-US"/>
        </w:rPr>
        <w:t>Ioannou</w:t>
      </w:r>
      <w:proofErr w:type="spellEnd"/>
      <w:r w:rsidRPr="002A23A0">
        <w:rPr>
          <w:lang w:val="en-US"/>
        </w:rPr>
        <w:t xml:space="preserve">, C. (2012). </w:t>
      </w:r>
      <w:r w:rsidRPr="002A23A0">
        <w:rPr>
          <w:i/>
          <w:lang w:val="en-US"/>
        </w:rPr>
        <w:t xml:space="preserve">SWOFT Analysis An easy to understand guide. </w:t>
      </w:r>
      <w:proofErr w:type="spellStart"/>
      <w:r>
        <w:t>Kindle</w:t>
      </w:r>
      <w:proofErr w:type="spellEnd"/>
      <w:r>
        <w:t xml:space="preserve"> </w:t>
      </w:r>
      <w:proofErr w:type="spellStart"/>
      <w:r>
        <w:t>Edition</w:t>
      </w:r>
      <w:proofErr w:type="spellEnd"/>
      <w:r>
        <w:t xml:space="preserve">. Recuperado de Amazon.com </w:t>
      </w:r>
    </w:p>
    <w:p w14:paraId="18B55F27" w14:textId="77777777" w:rsidR="00747E0F" w:rsidRDefault="00747E0F" w:rsidP="0091526D">
      <w:pPr>
        <w:spacing w:line="360" w:lineRule="auto"/>
        <w:ind w:firstLine="720"/>
      </w:pPr>
    </w:p>
    <w:p w14:paraId="01101C82" w14:textId="77777777" w:rsidR="003B3E9F" w:rsidRDefault="00747E0F" w:rsidP="0091526D">
      <w:pPr>
        <w:spacing w:line="360" w:lineRule="auto"/>
        <w:ind w:firstLine="720"/>
      </w:pPr>
      <w:r>
        <w:t>Kendall, K., Kendall,</w:t>
      </w:r>
      <w:ins w:id="377" w:author="Michael Hidalgo" w:date="2014-10-03T17:12:00Z">
        <w:r>
          <w:t xml:space="preserve"> </w:t>
        </w:r>
      </w:ins>
      <w:r>
        <w:t xml:space="preserve">J. (2011). </w:t>
      </w:r>
      <w:r>
        <w:rPr>
          <w:i/>
        </w:rPr>
        <w:t>Análisis y Diseño de Sistemas.</w:t>
      </w:r>
      <w:r>
        <w:t xml:space="preserve"> Naucalpan de Juárez, Estado de México : Prentice Hall.</w:t>
      </w:r>
    </w:p>
    <w:p w14:paraId="78AA8EC2" w14:textId="77777777" w:rsidR="00BE0F9C" w:rsidRDefault="00BE0F9C" w:rsidP="0091526D">
      <w:pPr>
        <w:spacing w:line="360" w:lineRule="auto"/>
        <w:ind w:firstLine="720"/>
      </w:pPr>
    </w:p>
    <w:p w14:paraId="4233A981" w14:textId="2D35BD03" w:rsidR="00BE0F9C" w:rsidRPr="00BE0F9C" w:rsidRDefault="00BE0F9C" w:rsidP="0091526D">
      <w:pPr>
        <w:spacing w:line="360" w:lineRule="auto"/>
        <w:ind w:firstLine="720"/>
        <w:rPr>
          <w:lang w:val="en-US"/>
        </w:rPr>
      </w:pPr>
      <w:proofErr w:type="gramStart"/>
      <w:r>
        <w:rPr>
          <w:lang w:val="en-US"/>
        </w:rPr>
        <w:t>Lair, R (2012).</w:t>
      </w:r>
      <w:proofErr w:type="gramEnd"/>
      <w:r>
        <w:rPr>
          <w:lang w:val="en-US"/>
        </w:rPr>
        <w:t xml:space="preserve"> </w:t>
      </w:r>
      <w:r w:rsidRPr="00BE0F9C">
        <w:rPr>
          <w:i/>
          <w:lang w:val="en-US"/>
        </w:rPr>
        <w:t>Beginning Silverlight 5 in C#, Fourth Edition</w:t>
      </w:r>
      <w:r>
        <w:rPr>
          <w:lang w:val="en-US"/>
        </w:rPr>
        <w:t xml:space="preserve">. </w:t>
      </w:r>
      <w:proofErr w:type="spellStart"/>
      <w:r>
        <w:rPr>
          <w:lang w:val="en-US"/>
        </w:rPr>
        <w:t>Apress</w:t>
      </w:r>
      <w:proofErr w:type="spellEnd"/>
      <w:r>
        <w:rPr>
          <w:lang w:val="en-US"/>
        </w:rPr>
        <w:t>.</w:t>
      </w:r>
    </w:p>
    <w:p w14:paraId="622269B0" w14:textId="77777777" w:rsidR="00747E0F" w:rsidRPr="00747E0F" w:rsidRDefault="00747E0F" w:rsidP="0091526D">
      <w:pPr>
        <w:spacing w:line="360" w:lineRule="auto"/>
        <w:ind w:firstLine="720"/>
      </w:pPr>
    </w:p>
    <w:p w14:paraId="5D3D6332" w14:textId="77777777" w:rsidR="003B3E9F" w:rsidRDefault="003B3E9F" w:rsidP="007E37B4">
      <w:pPr>
        <w:spacing w:line="360" w:lineRule="auto"/>
        <w:ind w:firstLine="720"/>
      </w:pPr>
      <w:r w:rsidRPr="002A23A0">
        <w:rPr>
          <w:lang w:val="en-US"/>
        </w:rPr>
        <w:t>Lee, C.</w:t>
      </w:r>
      <w:ins w:id="378" w:author="Michael Hidalgo" w:date="2014-10-03T17:00:00Z">
        <w:r w:rsidR="00EF58F6">
          <w:rPr>
            <w:lang w:val="en-US"/>
          </w:rPr>
          <w:t xml:space="preserve"> </w:t>
        </w:r>
      </w:ins>
      <w:r w:rsidRPr="002A23A0">
        <w:rPr>
          <w:lang w:val="en-US"/>
        </w:rPr>
        <w:t xml:space="preserve">(2011). </w:t>
      </w:r>
      <w:r w:rsidRPr="002A23A0">
        <w:rPr>
          <w:i/>
          <w:lang w:val="en-US"/>
        </w:rPr>
        <w:t>How Do You Cite an E-Book (e.g., Kindle Book)</w:t>
      </w:r>
      <w:proofErr w:type="gramStart"/>
      <w:r w:rsidRPr="002A23A0">
        <w:rPr>
          <w:i/>
          <w:lang w:val="en-US"/>
        </w:rPr>
        <w:t>?</w:t>
      </w:r>
      <w:r w:rsidRPr="002A23A0">
        <w:rPr>
          <w:lang w:val="en-US"/>
        </w:rPr>
        <w:t>.</w:t>
      </w:r>
      <w:proofErr w:type="gramEnd"/>
      <w:r w:rsidRPr="002A23A0">
        <w:rPr>
          <w:lang w:val="en-US"/>
        </w:rPr>
        <w:t xml:space="preserve"> </w:t>
      </w:r>
      <w:r w:rsidRPr="007E37B4">
        <w:t>Recuperado de http://blog.apastyle.org/apastyle/2011/06/how-do-you-cite-an-e-book.html</w:t>
      </w:r>
    </w:p>
    <w:p w14:paraId="013647FB" w14:textId="77777777" w:rsidR="00343D97" w:rsidRDefault="00343D97" w:rsidP="007E37B4">
      <w:pPr>
        <w:spacing w:line="360" w:lineRule="auto"/>
        <w:ind w:firstLine="720"/>
      </w:pPr>
    </w:p>
    <w:p w14:paraId="027AAAEA" w14:textId="7196250C" w:rsidR="00343D97" w:rsidRPr="009E54EF" w:rsidRDefault="00343D97" w:rsidP="007E37B4">
      <w:pPr>
        <w:spacing w:line="360" w:lineRule="auto"/>
        <w:ind w:firstLine="720"/>
      </w:pPr>
      <w:r>
        <w:t>Mong</w:t>
      </w:r>
      <w:ins w:id="379" w:author="Michael Hidalgo" w:date="2014-10-07T13:28:00Z">
        <w:r w:rsidR="009E54EF">
          <w:t>e</w:t>
        </w:r>
      </w:ins>
      <w:r>
        <w:t>, R</w:t>
      </w:r>
      <w:r w:rsidR="009E54EF">
        <w:t xml:space="preserve">., </w:t>
      </w:r>
      <w:proofErr w:type="spellStart"/>
      <w:r w:rsidR="009E54EF">
        <w:t>Hewitt</w:t>
      </w:r>
      <w:proofErr w:type="spellEnd"/>
      <w:r w:rsidR="009E54EF">
        <w:t xml:space="preserve">, J (2004). </w:t>
      </w:r>
      <w:r w:rsidR="009E54EF">
        <w:rPr>
          <w:i/>
        </w:rPr>
        <w:t>Tecnologías de Información y las Comunicaciones (</w:t>
      </w:r>
      <w:proofErr w:type="spellStart"/>
      <w:r w:rsidR="009E54EF">
        <w:rPr>
          <w:i/>
        </w:rPr>
        <w:t>TICs</w:t>
      </w:r>
      <w:proofErr w:type="spellEnd"/>
      <w:r w:rsidR="009E54EF">
        <w:rPr>
          <w:i/>
        </w:rPr>
        <w:t>) y el futuro del desarrollo de Costa Rica.</w:t>
      </w:r>
      <w:r w:rsidR="009E54EF">
        <w:rPr>
          <w:b/>
          <w:i/>
        </w:rPr>
        <w:t xml:space="preserve"> </w:t>
      </w:r>
      <w:r w:rsidR="009E54EF">
        <w:t xml:space="preserve">Recuperado el Lunes 06 de Octubre de 2014 de </w:t>
      </w:r>
      <w:r w:rsidR="009E54EF" w:rsidRPr="009E54EF">
        <w:t>http://www.caatec.org/CAATEC/publicaciones/crdigital/CR_Digital_3.pdf</w:t>
      </w:r>
    </w:p>
    <w:p w14:paraId="17136DCD" w14:textId="77777777" w:rsidR="00860DF0" w:rsidRDefault="00860DF0" w:rsidP="007E37B4">
      <w:pPr>
        <w:spacing w:line="360" w:lineRule="auto"/>
        <w:ind w:firstLine="720"/>
      </w:pPr>
    </w:p>
    <w:p w14:paraId="5F6815E1" w14:textId="77777777" w:rsidR="00BB7A15" w:rsidRPr="007B2FD3" w:rsidRDefault="00BB7A15" w:rsidP="007E37B4">
      <w:pPr>
        <w:spacing w:line="360" w:lineRule="auto"/>
        <w:ind w:firstLine="720"/>
        <w:rPr>
          <w:lang w:val="en-US"/>
        </w:rPr>
      </w:pPr>
      <w:proofErr w:type="spellStart"/>
      <w:r w:rsidRPr="007B2FD3">
        <w:rPr>
          <w:lang w:val="en-US"/>
        </w:rPr>
        <w:t>Osherove</w:t>
      </w:r>
      <w:proofErr w:type="spellEnd"/>
      <w:r w:rsidRPr="007B2FD3">
        <w:rPr>
          <w:lang w:val="en-US"/>
        </w:rPr>
        <w:t xml:space="preserve">, R. (2009). </w:t>
      </w:r>
      <w:proofErr w:type="gramStart"/>
      <w:r w:rsidRPr="007B2FD3">
        <w:rPr>
          <w:i/>
          <w:lang w:val="en-US"/>
        </w:rPr>
        <w:t>The art of Unit Testing with Examples in .NET.</w:t>
      </w:r>
      <w:proofErr w:type="gramEnd"/>
      <w:r w:rsidRPr="007B2FD3">
        <w:rPr>
          <w:i/>
          <w:lang w:val="en-US"/>
        </w:rPr>
        <w:t xml:space="preserve"> </w:t>
      </w:r>
      <w:r w:rsidRPr="007B2FD3">
        <w:rPr>
          <w:lang w:val="en-US"/>
        </w:rPr>
        <w:t>Greenwich, CT:</w:t>
      </w:r>
      <w:ins w:id="380" w:author="Michael Hidalgo" w:date="2014-10-03T17:15:00Z">
        <w:r w:rsidRPr="007B2FD3">
          <w:rPr>
            <w:lang w:val="en-US"/>
          </w:rPr>
          <w:t xml:space="preserve"> </w:t>
        </w:r>
      </w:ins>
      <w:r w:rsidRPr="007B2FD3">
        <w:rPr>
          <w:lang w:val="en-US"/>
        </w:rPr>
        <w:t>Manning Publications Co.</w:t>
      </w:r>
    </w:p>
    <w:p w14:paraId="371C52B9" w14:textId="77777777" w:rsidR="00BB7A15" w:rsidRPr="007B2FD3" w:rsidRDefault="00BB7A15" w:rsidP="007E37B4">
      <w:pPr>
        <w:spacing w:line="360" w:lineRule="auto"/>
        <w:ind w:firstLine="720"/>
        <w:rPr>
          <w:lang w:val="en-US"/>
        </w:rPr>
      </w:pPr>
    </w:p>
    <w:p w14:paraId="549E51F5" w14:textId="77777777" w:rsidR="00860DF0" w:rsidRDefault="00860DF0" w:rsidP="00860DF0">
      <w:pPr>
        <w:spacing w:line="360" w:lineRule="auto"/>
        <w:ind w:firstLine="720"/>
        <w:rPr>
          <w:lang w:val="en-US"/>
        </w:rPr>
      </w:pPr>
      <w:r w:rsidRPr="002A23A0">
        <w:rPr>
          <w:lang w:val="en-US"/>
        </w:rPr>
        <w:t xml:space="preserve">Paul, M. (2011). </w:t>
      </w:r>
      <w:r w:rsidRPr="002A23A0">
        <w:rPr>
          <w:i/>
          <w:lang w:val="en-US"/>
        </w:rPr>
        <w:t>Official (</w:t>
      </w:r>
      <w:proofErr w:type="gramStart"/>
      <w:r w:rsidRPr="002A23A0">
        <w:rPr>
          <w:i/>
          <w:lang w:val="en-US"/>
        </w:rPr>
        <w:t>ISC)2</w:t>
      </w:r>
      <w:proofErr w:type="gramEnd"/>
      <w:r w:rsidRPr="002A23A0">
        <w:rPr>
          <w:i/>
          <w:lang w:val="en-US"/>
        </w:rPr>
        <w:t xml:space="preserve"> Guide to the CSSLP</w:t>
      </w:r>
      <w:r w:rsidRPr="002A23A0">
        <w:rPr>
          <w:lang w:val="en-US"/>
        </w:rPr>
        <w:t xml:space="preserve">. </w:t>
      </w:r>
      <w:r>
        <w:rPr>
          <w:lang w:val="en-US"/>
        </w:rPr>
        <w:t>New York</w:t>
      </w:r>
      <w:r w:rsidRPr="003F6EBA">
        <w:rPr>
          <w:lang w:val="en-US"/>
        </w:rPr>
        <w:t xml:space="preserve">, </w:t>
      </w:r>
      <w:r>
        <w:rPr>
          <w:lang w:val="en-US"/>
        </w:rPr>
        <w:t>New York:</w:t>
      </w:r>
      <w:r w:rsidRPr="003F6EBA">
        <w:rPr>
          <w:lang w:val="en-US"/>
        </w:rPr>
        <w:t xml:space="preserve"> </w:t>
      </w:r>
      <w:r>
        <w:rPr>
          <w:lang w:val="en-US"/>
        </w:rPr>
        <w:t xml:space="preserve"> CRC Press Taylor &amp; Francis Group</w:t>
      </w:r>
      <w:r w:rsidRPr="003F6EBA">
        <w:rPr>
          <w:lang w:val="en-US"/>
        </w:rPr>
        <w:t>.</w:t>
      </w:r>
    </w:p>
    <w:p w14:paraId="58BAFA2C" w14:textId="77777777" w:rsidR="00EF58F6" w:rsidRDefault="00EF58F6" w:rsidP="007E37B4">
      <w:pPr>
        <w:spacing w:line="360" w:lineRule="auto"/>
        <w:ind w:firstLine="720"/>
        <w:rPr>
          <w:lang w:val="en-US"/>
        </w:rPr>
      </w:pPr>
    </w:p>
    <w:p w14:paraId="4DF114C0" w14:textId="6CE0C02E" w:rsidR="007E47FF" w:rsidRPr="007E47FF" w:rsidRDefault="007E47FF" w:rsidP="007E47FF">
      <w:pPr>
        <w:pStyle w:val="Ttulo1"/>
        <w:shd w:val="clear" w:color="auto" w:fill="FFFFFF"/>
        <w:spacing w:before="0"/>
        <w:textAlignment w:val="baseline"/>
        <w:rPr>
          <w:rFonts w:eastAsiaTheme="minorEastAsia" w:cstheme="minorBidi"/>
          <w:b w:val="0"/>
          <w:bCs w:val="0"/>
          <w:color w:val="auto"/>
          <w:sz w:val="24"/>
          <w:szCs w:val="24"/>
        </w:rPr>
      </w:pPr>
      <w:r>
        <w:rPr>
          <w:rFonts w:eastAsiaTheme="minorEastAsia" w:cstheme="minorBidi"/>
          <w:b w:val="0"/>
          <w:bCs w:val="0"/>
          <w:color w:val="auto"/>
          <w:sz w:val="24"/>
          <w:szCs w:val="24"/>
        </w:rPr>
        <w:tab/>
      </w:r>
      <w:bookmarkStart w:id="381" w:name="_Toc274415833"/>
      <w:r w:rsidR="003D5CFE" w:rsidRPr="007E47FF">
        <w:rPr>
          <w:rFonts w:eastAsiaTheme="minorEastAsia" w:cstheme="minorBidi"/>
          <w:b w:val="0"/>
          <w:bCs w:val="0"/>
          <w:color w:val="auto"/>
          <w:sz w:val="24"/>
          <w:szCs w:val="24"/>
        </w:rPr>
        <w:t xml:space="preserve">Norton Symantec (2014). </w:t>
      </w:r>
      <w:r w:rsidRPr="007E47FF">
        <w:rPr>
          <w:rFonts w:eastAsiaTheme="minorEastAsia" w:cstheme="minorBidi"/>
          <w:b w:val="0"/>
          <w:bCs w:val="0"/>
          <w:i/>
          <w:color w:val="auto"/>
          <w:sz w:val="24"/>
          <w:szCs w:val="24"/>
        </w:rPr>
        <w:t>¿Qué es el crimen cibernético?.</w:t>
      </w:r>
      <w:r>
        <w:rPr>
          <w:rFonts w:eastAsiaTheme="minorEastAsia" w:cstheme="minorBidi"/>
          <w:b w:val="0"/>
          <w:bCs w:val="0"/>
          <w:color w:val="auto"/>
          <w:sz w:val="24"/>
          <w:szCs w:val="24"/>
        </w:rPr>
        <w:t xml:space="preserve"> Recuperado el Lunes 06 de Octubre de 2014 de </w:t>
      </w:r>
      <w:r w:rsidRPr="007E47FF">
        <w:rPr>
          <w:rFonts w:eastAsiaTheme="minorEastAsia" w:cstheme="minorBidi"/>
          <w:b w:val="0"/>
          <w:bCs w:val="0"/>
          <w:color w:val="auto"/>
          <w:sz w:val="24"/>
          <w:szCs w:val="24"/>
        </w:rPr>
        <w:t>http://mx.norton.com/cybercrime-definition</w:t>
      </w:r>
      <w:ins w:id="382" w:author="Michael Hidalgo" w:date="2014-10-07T13:40:00Z">
        <w:r w:rsidR="005762DC">
          <w:rPr>
            <w:rFonts w:eastAsiaTheme="minorEastAsia" w:cstheme="minorBidi"/>
            <w:b w:val="0"/>
            <w:bCs w:val="0"/>
            <w:color w:val="auto"/>
            <w:sz w:val="24"/>
            <w:szCs w:val="24"/>
          </w:rPr>
          <w:t>.</w:t>
        </w:r>
      </w:ins>
      <w:bookmarkEnd w:id="381"/>
    </w:p>
    <w:p w14:paraId="39AE88DE" w14:textId="77C58FB3" w:rsidR="003D5CFE" w:rsidRPr="007B2FD3" w:rsidRDefault="003D5CFE" w:rsidP="007E37B4">
      <w:pPr>
        <w:spacing w:line="360" w:lineRule="auto"/>
        <w:ind w:firstLine="720"/>
        <w:rPr>
          <w:lang w:val="en-US"/>
        </w:rPr>
      </w:pPr>
    </w:p>
    <w:p w14:paraId="181C3F7B" w14:textId="77777777" w:rsidR="003B3E9F" w:rsidRPr="007B2FD3" w:rsidRDefault="00EF58F6" w:rsidP="0014436A">
      <w:pPr>
        <w:spacing w:line="360" w:lineRule="auto"/>
        <w:ind w:firstLine="720"/>
        <w:rPr>
          <w:ins w:id="383" w:author="Michael Hidalgo" w:date="2014-10-03T17:05:00Z"/>
        </w:rPr>
      </w:pPr>
      <w:proofErr w:type="spellStart"/>
      <w:r w:rsidRPr="007B2FD3">
        <w:lastRenderedPageBreak/>
        <w:t>Sommerville</w:t>
      </w:r>
      <w:proofErr w:type="spellEnd"/>
      <w:r w:rsidRPr="007B2FD3">
        <w:t xml:space="preserve">, </w:t>
      </w:r>
      <w:proofErr w:type="spellStart"/>
      <w:r w:rsidRPr="007B2FD3">
        <w:t>Ian</w:t>
      </w:r>
      <w:proofErr w:type="spellEnd"/>
      <w:r w:rsidRPr="007B2FD3">
        <w:t xml:space="preserve">. (2011). </w:t>
      </w:r>
      <w:r w:rsidRPr="007B2FD3">
        <w:rPr>
          <w:i/>
        </w:rPr>
        <w:t>Ingeniería de Software</w:t>
      </w:r>
      <w:r w:rsidRPr="007B2FD3">
        <w:t xml:space="preserve">. Naucalpan de Juárez, Estado de </w:t>
      </w:r>
      <w:r w:rsidR="0014436A" w:rsidRPr="007B2FD3">
        <w:t>México:</w:t>
      </w:r>
      <w:r w:rsidRPr="007B2FD3">
        <w:t xml:space="preserve"> Addison Wesley.</w:t>
      </w:r>
    </w:p>
    <w:p w14:paraId="0EBC0ED4" w14:textId="77777777" w:rsidR="0014436A" w:rsidRDefault="0014436A" w:rsidP="0014436A">
      <w:pPr>
        <w:spacing w:line="360" w:lineRule="auto"/>
        <w:ind w:firstLine="720"/>
      </w:pPr>
    </w:p>
    <w:p w14:paraId="5954FF1A" w14:textId="69905A12" w:rsidR="00BE0F9C" w:rsidRDefault="0014436A" w:rsidP="0090474E">
      <w:pPr>
        <w:rPr>
          <w:lang w:val="en-US"/>
        </w:rPr>
      </w:pPr>
      <w:r>
        <w:tab/>
      </w:r>
      <w:proofErr w:type="spellStart"/>
      <w:r w:rsidRPr="007B2FD3">
        <w:rPr>
          <w:lang w:val="en-US"/>
        </w:rPr>
        <w:t>Stroustrup</w:t>
      </w:r>
      <w:proofErr w:type="spellEnd"/>
      <w:r w:rsidRPr="007B2FD3">
        <w:rPr>
          <w:lang w:val="en-US"/>
        </w:rPr>
        <w:t xml:space="preserve">, B. (2009). </w:t>
      </w:r>
      <w:r w:rsidRPr="007B2FD3">
        <w:rPr>
          <w:i/>
          <w:lang w:val="en-US"/>
        </w:rPr>
        <w:t>Programming Principles and Practice Using C++.</w:t>
      </w:r>
      <w:r w:rsidRPr="007B2FD3">
        <w:rPr>
          <w:lang w:val="en-US"/>
        </w:rPr>
        <w:t xml:space="preserve"> Boston, </w:t>
      </w:r>
      <w:ins w:id="384" w:author="Michael Hidalgo" w:date="2014-10-06T21:18:00Z">
        <w:r w:rsidR="00AD5226" w:rsidRPr="007B2FD3">
          <w:rPr>
            <w:lang w:val="en-US"/>
          </w:rPr>
          <w:t>MA:</w:t>
        </w:r>
      </w:ins>
      <w:r w:rsidRPr="007B2FD3">
        <w:rPr>
          <w:lang w:val="en-US"/>
        </w:rPr>
        <w:t xml:space="preserve"> Addison Wesley.</w:t>
      </w:r>
    </w:p>
    <w:p w14:paraId="0FDE34CD" w14:textId="5F0566B3" w:rsidR="00BE0F9C" w:rsidRDefault="00AD5226" w:rsidP="0090474E">
      <w:pPr>
        <w:rPr>
          <w:lang w:val="en-US"/>
        </w:rPr>
      </w:pPr>
      <w:r>
        <w:rPr>
          <w:lang w:val="en-US"/>
        </w:rPr>
        <w:tab/>
      </w:r>
    </w:p>
    <w:p w14:paraId="4D7A11B0" w14:textId="7F94E561" w:rsidR="00AD5226" w:rsidRDefault="00AD5226" w:rsidP="0090474E">
      <w:pPr>
        <w:rPr>
          <w:lang w:val="en-US"/>
        </w:rPr>
      </w:pPr>
      <w:r>
        <w:rPr>
          <w:lang w:val="en-US"/>
        </w:rPr>
        <w:tab/>
      </w:r>
      <w:proofErr w:type="gramStart"/>
      <w:r>
        <w:rPr>
          <w:lang w:val="en-US"/>
        </w:rPr>
        <w:t>Security Innovation (2014).</w:t>
      </w:r>
      <w:proofErr w:type="gramEnd"/>
      <w:r>
        <w:rPr>
          <w:lang w:val="en-US"/>
        </w:rPr>
        <w:t xml:space="preserve"> </w:t>
      </w:r>
      <w:proofErr w:type="gramStart"/>
      <w:r w:rsidRPr="00AD5226">
        <w:rPr>
          <w:i/>
          <w:lang w:val="en-US"/>
        </w:rPr>
        <w:t>A Passion for Application Security</w:t>
      </w:r>
      <w:r>
        <w:rPr>
          <w:lang w:val="en-US"/>
        </w:rPr>
        <w:t>.</w:t>
      </w:r>
      <w:proofErr w:type="gramEnd"/>
      <w:r>
        <w:rPr>
          <w:lang w:val="en-US"/>
        </w:rPr>
        <w:t xml:space="preserve"> </w:t>
      </w:r>
      <w:proofErr w:type="spellStart"/>
      <w:proofErr w:type="gramStart"/>
      <w:r>
        <w:rPr>
          <w:lang w:val="en-US"/>
        </w:rPr>
        <w:t>Recuperado</w:t>
      </w:r>
      <w:proofErr w:type="spellEnd"/>
      <w:r>
        <w:rPr>
          <w:lang w:val="en-US"/>
        </w:rPr>
        <w:t xml:space="preserve"> el </w:t>
      </w:r>
      <w:proofErr w:type="spellStart"/>
      <w:r>
        <w:rPr>
          <w:lang w:val="en-US"/>
        </w:rPr>
        <w:t>Lunes</w:t>
      </w:r>
      <w:proofErr w:type="spellEnd"/>
      <w:r>
        <w:rPr>
          <w:lang w:val="en-US"/>
        </w:rPr>
        <w:t xml:space="preserve"> 06 de </w:t>
      </w:r>
      <w:proofErr w:type="spellStart"/>
      <w:r>
        <w:rPr>
          <w:lang w:val="en-US"/>
        </w:rPr>
        <w:t>Octubre</w:t>
      </w:r>
      <w:proofErr w:type="spellEnd"/>
      <w:r>
        <w:rPr>
          <w:lang w:val="en-US"/>
        </w:rPr>
        <w:t xml:space="preserve"> de 2014.</w:t>
      </w:r>
      <w:proofErr w:type="gramEnd"/>
    </w:p>
    <w:p w14:paraId="0E30C8C1" w14:textId="00925A2D" w:rsidR="00AD5226" w:rsidRPr="007B2FD3" w:rsidRDefault="00AD5226" w:rsidP="0090474E">
      <w:pPr>
        <w:rPr>
          <w:lang w:val="en-US"/>
        </w:rPr>
      </w:pPr>
      <w:r>
        <w:rPr>
          <w:lang w:val="en-US"/>
        </w:rPr>
        <w:tab/>
      </w:r>
    </w:p>
    <w:p w14:paraId="5A20C78E" w14:textId="1347DEC0" w:rsidR="000F597E" w:rsidRDefault="000F597E" w:rsidP="00BE0F9C">
      <w:pPr>
        <w:spacing w:line="360" w:lineRule="auto"/>
        <w:ind w:firstLine="720"/>
        <w:rPr>
          <w:lang w:val="en-US"/>
        </w:rPr>
      </w:pPr>
      <w:proofErr w:type="spellStart"/>
      <w:r w:rsidRPr="007B2FD3">
        <w:rPr>
          <w:lang w:val="en-US"/>
        </w:rPr>
        <w:t>Tanenbaum</w:t>
      </w:r>
      <w:proofErr w:type="spellEnd"/>
      <w:r w:rsidRPr="007B2FD3">
        <w:rPr>
          <w:lang w:val="en-US"/>
        </w:rPr>
        <w:t xml:space="preserve">, A. (2010). </w:t>
      </w:r>
      <w:proofErr w:type="gramStart"/>
      <w:r w:rsidRPr="00BE0F9C">
        <w:rPr>
          <w:lang w:val="en-US"/>
        </w:rPr>
        <w:t xml:space="preserve">Computer Networks, </w:t>
      </w:r>
      <w:r w:rsidR="00AD5226" w:rsidRPr="00BE0F9C">
        <w:rPr>
          <w:lang w:val="en-US"/>
        </w:rPr>
        <w:t>Fifth</w:t>
      </w:r>
      <w:r w:rsidRPr="00BE0F9C">
        <w:rPr>
          <w:lang w:val="en-US"/>
        </w:rPr>
        <w:t xml:space="preserve"> Edition.</w:t>
      </w:r>
      <w:proofErr w:type="gramEnd"/>
      <w:r w:rsidRPr="007B2FD3">
        <w:rPr>
          <w:lang w:val="en-US"/>
        </w:rPr>
        <w:t xml:space="preserve"> </w:t>
      </w:r>
      <w:proofErr w:type="spellStart"/>
      <w:r w:rsidRPr="00BE0F9C">
        <w:rPr>
          <w:lang w:val="en-US"/>
        </w:rPr>
        <w:t>Pretince</w:t>
      </w:r>
      <w:proofErr w:type="spellEnd"/>
      <w:r w:rsidRPr="00BE0F9C">
        <w:rPr>
          <w:lang w:val="en-US"/>
        </w:rPr>
        <w:t xml:space="preserve"> Hall</w:t>
      </w:r>
      <w:r w:rsidR="002378F4" w:rsidRPr="00BE0F9C">
        <w:rPr>
          <w:lang w:val="en-US"/>
        </w:rPr>
        <w:t>.</w:t>
      </w:r>
    </w:p>
    <w:p w14:paraId="0F338962" w14:textId="77777777" w:rsidR="00445D9D" w:rsidRDefault="00445D9D" w:rsidP="00BE0F9C">
      <w:pPr>
        <w:spacing w:line="360" w:lineRule="auto"/>
        <w:ind w:firstLine="720"/>
        <w:rPr>
          <w:lang w:val="en-US"/>
        </w:rPr>
      </w:pPr>
    </w:p>
    <w:p w14:paraId="472A3C28" w14:textId="6E52785F" w:rsidR="00445D9D" w:rsidRPr="000F597E" w:rsidRDefault="00445D9D" w:rsidP="00BE0F9C">
      <w:pPr>
        <w:spacing w:line="360" w:lineRule="auto"/>
        <w:ind w:firstLine="720"/>
      </w:pPr>
      <w:proofErr w:type="gramStart"/>
      <w:r>
        <w:rPr>
          <w:lang w:val="en-US"/>
        </w:rPr>
        <w:t>The New York Times</w:t>
      </w:r>
      <w:r w:rsidR="002715AF">
        <w:rPr>
          <w:lang w:val="en-US"/>
        </w:rPr>
        <w:t xml:space="preserve"> (2014).</w:t>
      </w:r>
      <w:proofErr w:type="gramEnd"/>
      <w:r w:rsidR="002715AF">
        <w:rPr>
          <w:lang w:val="en-US"/>
        </w:rPr>
        <w:t xml:space="preserve"> International</w:t>
      </w:r>
      <w:r>
        <w:rPr>
          <w:lang w:val="en-US"/>
        </w:rPr>
        <w:t xml:space="preserve"> Business Machines</w:t>
      </w:r>
      <w:r w:rsidR="002715AF">
        <w:rPr>
          <w:lang w:val="en-US"/>
        </w:rPr>
        <w:t xml:space="preserve"> Corporation. </w:t>
      </w:r>
      <w:proofErr w:type="spellStart"/>
      <w:proofErr w:type="gramStart"/>
      <w:r w:rsidR="002715AF">
        <w:rPr>
          <w:lang w:val="en-US"/>
        </w:rPr>
        <w:t>Recuperado</w:t>
      </w:r>
      <w:proofErr w:type="spellEnd"/>
      <w:r w:rsidR="002715AF">
        <w:rPr>
          <w:lang w:val="en-US"/>
        </w:rPr>
        <w:t xml:space="preserve"> el </w:t>
      </w:r>
      <w:proofErr w:type="spellStart"/>
      <w:r w:rsidR="002715AF">
        <w:rPr>
          <w:lang w:val="en-US"/>
        </w:rPr>
        <w:t>Lunes</w:t>
      </w:r>
      <w:proofErr w:type="spellEnd"/>
      <w:r w:rsidR="002715AF">
        <w:rPr>
          <w:lang w:val="en-US"/>
        </w:rPr>
        <w:t xml:space="preserve"> 06 de </w:t>
      </w:r>
      <w:proofErr w:type="spellStart"/>
      <w:r w:rsidR="002715AF">
        <w:rPr>
          <w:lang w:val="en-US"/>
        </w:rPr>
        <w:t>Octubre</w:t>
      </w:r>
      <w:proofErr w:type="spellEnd"/>
      <w:r w:rsidR="002715AF">
        <w:rPr>
          <w:lang w:val="en-US"/>
        </w:rPr>
        <w:t xml:space="preserve"> de 2014 de </w:t>
      </w:r>
      <w:proofErr w:type="gramEnd"/>
      <w:r w:rsidR="002715AF" w:rsidRPr="002715AF">
        <w:rPr>
          <w:lang w:val="en-US"/>
        </w:rPr>
        <w:t>http://goo.gl/5BKbDP</w:t>
      </w:r>
      <w:proofErr w:type="gramStart"/>
      <w:ins w:id="385" w:author="Michael Hidalgo" w:date="2014-10-07T13:40:00Z">
        <w:r w:rsidR="005762DC">
          <w:rPr>
            <w:lang w:val="en-US"/>
          </w:rPr>
          <w:t>.</w:t>
        </w:r>
      </w:ins>
      <w:proofErr w:type="gramEnd"/>
    </w:p>
    <w:sectPr w:rsidR="00445D9D" w:rsidRPr="000F597E" w:rsidSect="001C7404">
      <w:pgSz w:w="12240" w:h="15840"/>
      <w:pgMar w:top="1701" w:right="1644" w:bottom="1701" w:left="2211"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7" w:author="Laica" w:date="2014-10-04T21:07:00Z" w:initials="L">
    <w:p w14:paraId="63C5B739" w14:textId="77777777" w:rsidR="00E165C5" w:rsidRDefault="00E165C5">
      <w:pPr>
        <w:pStyle w:val="Textocomentario"/>
      </w:pPr>
      <w:r>
        <w:rPr>
          <w:rStyle w:val="Refdecomentario"/>
        </w:rPr>
        <w:annotationRef/>
      </w:r>
      <w:r>
        <w:t>Separe en párrafos más pequeños</w:t>
      </w:r>
    </w:p>
  </w:comment>
  <w:comment w:id="164" w:author="Laica" w:date="2014-09-20T20:40:00Z" w:initials="L">
    <w:p w14:paraId="3312F474" w14:textId="77777777" w:rsidR="00E165C5" w:rsidRDefault="00E165C5">
      <w:pPr>
        <w:pStyle w:val="Textocomentario"/>
      </w:pPr>
      <w:r>
        <w:rPr>
          <w:rStyle w:val="Refdecomentario"/>
        </w:rPr>
        <w:annotationRef/>
      </w:r>
      <w:r>
        <w:t>No me queda clara esta amenaza</w:t>
      </w:r>
    </w:p>
  </w:comment>
  <w:comment w:id="165" w:author="Michael Hidalgo" w:date="2014-10-03T18:00:00Z" w:initials="MH">
    <w:p w14:paraId="7938CB72" w14:textId="77777777" w:rsidR="00E165C5" w:rsidRDefault="00E165C5">
      <w:pPr>
        <w:pStyle w:val="Textocomentario"/>
      </w:pPr>
      <w:r>
        <w:rPr>
          <w:rStyle w:val="Refdecomentario"/>
        </w:rPr>
        <w:annotationRef/>
      </w:r>
      <w:r>
        <w:t>Amplié un poco ésta amenaza. Básicamente la idea es que las empresas buscan productos o suites más maduros y la mayoría del tiempo se casan con un producto.</w:t>
      </w:r>
    </w:p>
  </w:comment>
  <w:comment w:id="170" w:author="Laica" w:date="2014-10-04T21:08:00Z" w:initials="L">
    <w:p w14:paraId="12E1D54B" w14:textId="77777777" w:rsidR="00E165C5" w:rsidRDefault="00E165C5">
      <w:pPr>
        <w:pStyle w:val="Textocomentario"/>
      </w:pPr>
      <w:r>
        <w:rPr>
          <w:rStyle w:val="Refdecomentario"/>
        </w:rPr>
        <w:annotationRef/>
      </w:r>
      <w:r>
        <w:t>Sigo sin entender por qué el tema de capacitación es una amenaza para este proyecto.</w:t>
      </w:r>
    </w:p>
  </w:comment>
  <w:comment w:id="185" w:author="Laica" w:date="2014-10-04T21:11:00Z" w:initials="L">
    <w:p w14:paraId="7CC061E7" w14:textId="77777777" w:rsidR="00E165C5" w:rsidRDefault="00E165C5">
      <w:pPr>
        <w:pStyle w:val="Textocomentario"/>
      </w:pPr>
      <w:r>
        <w:rPr>
          <w:rStyle w:val="Refdecomentario"/>
        </w:rPr>
        <w:annotationRef/>
      </w:r>
      <w:r>
        <w:t xml:space="preserve">Encuentro muy seguida esta falta. Este o esta no se tilda si tiene seguido el sujeto. </w:t>
      </w:r>
    </w:p>
  </w:comment>
  <w:comment w:id="183" w:author="Michael Hidalgo" w:date="2014-10-05T20:26:00Z" w:initials="MH">
    <w:p w14:paraId="6B27C6B0" w14:textId="7E2D87D4" w:rsidR="00E165C5" w:rsidRDefault="00E165C5">
      <w:pPr>
        <w:pStyle w:val="Textocomentario"/>
      </w:pPr>
      <w:r>
        <w:rPr>
          <w:rStyle w:val="Refdecomentario"/>
        </w:rPr>
        <w:annotationRef/>
      </w:r>
      <w:r>
        <w:t>Ya he tomado nota, la aclaración del sujeto me parece que es lo que no comprendía bien. He tomado las notas correspondientes para evitar que se repita.</w:t>
      </w:r>
    </w:p>
  </w:comment>
  <w:comment w:id="202" w:author="Laica" w:date="2014-10-04T21:13:00Z" w:initials="L">
    <w:p w14:paraId="7B78DBF1" w14:textId="77777777" w:rsidR="00E165C5" w:rsidRDefault="00E165C5">
      <w:pPr>
        <w:pStyle w:val="Textocomentario"/>
      </w:pPr>
      <w:r>
        <w:rPr>
          <w:rStyle w:val="Refdecomentario"/>
        </w:rPr>
        <w:annotationRef/>
      </w:r>
      <w:r>
        <w:t>Cuáles?</w:t>
      </w:r>
    </w:p>
  </w:comment>
  <w:comment w:id="203" w:author="Michael Hidalgo" w:date="2014-10-05T20:42:00Z" w:initials="MH">
    <w:p w14:paraId="58E717C9" w14:textId="1A8DB073" w:rsidR="00E165C5" w:rsidRDefault="00E165C5">
      <w:pPr>
        <w:pStyle w:val="Textocomentario"/>
      </w:pPr>
      <w:r>
        <w:rPr>
          <w:rStyle w:val="Refdecomentario"/>
        </w:rPr>
        <w:annotationRef/>
      </w:r>
      <w:r>
        <w:t xml:space="preserve">Muy buen punto. Para éste punto me refería a la obra completa de 4 volúmenes de </w:t>
      </w:r>
      <w:proofErr w:type="spellStart"/>
      <w:r>
        <w:t>Knuth</w:t>
      </w:r>
      <w:proofErr w:type="spellEnd"/>
      <w:r>
        <w:t xml:space="preserve"> llamada </w:t>
      </w:r>
      <w:proofErr w:type="spellStart"/>
      <w:r>
        <w:t>The</w:t>
      </w:r>
      <w:proofErr w:type="spellEnd"/>
      <w:r>
        <w:t xml:space="preserve"> Art of </w:t>
      </w:r>
      <w:proofErr w:type="spellStart"/>
      <w:r>
        <w:t>Computer</w:t>
      </w:r>
      <w:proofErr w:type="spellEnd"/>
      <w:r>
        <w:t xml:space="preserve"> </w:t>
      </w:r>
      <w:proofErr w:type="spellStart"/>
      <w:r>
        <w:t>programming</w:t>
      </w:r>
      <w:proofErr w:type="spellEnd"/>
      <w:r>
        <w:t>, la cual he mencionado.</w:t>
      </w:r>
    </w:p>
  </w:comment>
  <w:comment w:id="211" w:author="Laica" w:date="2014-10-04T21:14:00Z" w:initials="L">
    <w:p w14:paraId="669AA4A9" w14:textId="77777777" w:rsidR="00E165C5" w:rsidRDefault="00E165C5">
      <w:pPr>
        <w:pStyle w:val="Textocomentario"/>
      </w:pPr>
      <w:r>
        <w:rPr>
          <w:rStyle w:val="Refdecomentario"/>
        </w:rPr>
        <w:annotationRef/>
      </w:r>
      <w:r>
        <w:t>Cuáles o apoye su argumento con alguna cita.</w:t>
      </w:r>
    </w:p>
  </w:comment>
  <w:comment w:id="212" w:author="Michael Hidalgo" w:date="2014-10-05T20:49:00Z" w:initials="MH">
    <w:p w14:paraId="3EE2E952" w14:textId="3E64D44F" w:rsidR="00E165C5" w:rsidRDefault="00E165C5">
      <w:pPr>
        <w:pStyle w:val="Textocomentario"/>
      </w:pPr>
      <w:r>
        <w:rPr>
          <w:rStyle w:val="Refdecomentario"/>
        </w:rPr>
        <w:annotationRef/>
      </w:r>
      <w:r>
        <w:t xml:space="preserve">Agregando cita textual de </w:t>
      </w:r>
      <w:proofErr w:type="spellStart"/>
      <w:r>
        <w:t>Sommerville</w:t>
      </w:r>
      <w:proofErr w:type="spellEnd"/>
      <w:r>
        <w:t>.</w:t>
      </w:r>
    </w:p>
  </w:comment>
  <w:comment w:id="242" w:author="Laica" w:date="2014-10-04T21:17:00Z" w:initials="L">
    <w:p w14:paraId="2750F75D" w14:textId="77777777" w:rsidR="00E165C5" w:rsidRDefault="00E165C5">
      <w:pPr>
        <w:pStyle w:val="Textocomentario"/>
      </w:pPr>
      <w:r>
        <w:rPr>
          <w:rStyle w:val="Refdecomentario"/>
        </w:rPr>
        <w:annotationRef/>
      </w:r>
      <w:r>
        <w:t>Falta cita bibliográfica.</w:t>
      </w:r>
    </w:p>
  </w:comment>
  <w:comment w:id="248" w:author="Laica" w:date="2014-10-04T21:17:00Z" w:initials="L">
    <w:p w14:paraId="682E739D" w14:textId="77777777" w:rsidR="00E165C5" w:rsidRDefault="00E165C5">
      <w:pPr>
        <w:pStyle w:val="Textocomentario"/>
      </w:pPr>
      <w:r>
        <w:rPr>
          <w:rStyle w:val="Refdecomentario"/>
        </w:rPr>
        <w:annotationRef/>
      </w:r>
      <w:r>
        <w:t>Falta cita bibliográfica.</w:t>
      </w:r>
    </w:p>
  </w:comment>
  <w:comment w:id="250" w:author="Laica" w:date="2014-10-04T21:17:00Z" w:initials="L">
    <w:p w14:paraId="59163D27" w14:textId="77777777" w:rsidR="00E165C5" w:rsidRDefault="00E165C5">
      <w:pPr>
        <w:pStyle w:val="Textocomentario"/>
      </w:pPr>
      <w:r>
        <w:rPr>
          <w:rStyle w:val="Refdecomentario"/>
        </w:rPr>
        <w:annotationRef/>
      </w:r>
      <w:r>
        <w:t>Falta cita bibliográfica.</w:t>
      </w:r>
    </w:p>
  </w:comment>
  <w:comment w:id="251" w:author="Michael Hidalgo" w:date="2014-10-06T23:10:00Z" w:initials="MH">
    <w:p w14:paraId="1ACD1551" w14:textId="565F3BC6" w:rsidR="00E165C5" w:rsidRDefault="00E165C5">
      <w:pPr>
        <w:pStyle w:val="Textocomentario"/>
      </w:pPr>
      <w:r>
        <w:rPr>
          <w:rStyle w:val="Refdecomentario"/>
        </w:rPr>
        <w:annotationRef/>
      </w:r>
      <w:r>
        <w:t>Agregada nota bibliográfica.</w:t>
      </w:r>
    </w:p>
  </w:comment>
  <w:comment w:id="263" w:author="Laica" w:date="2014-10-04T21:18:00Z" w:initials="L">
    <w:p w14:paraId="4534E951" w14:textId="77777777" w:rsidR="00E165C5" w:rsidRDefault="00E165C5">
      <w:pPr>
        <w:pStyle w:val="Textocomentario"/>
      </w:pPr>
      <w:r>
        <w:rPr>
          <w:rStyle w:val="Refdecomentario"/>
        </w:rPr>
        <w:annotationRef/>
      </w:r>
      <w:r>
        <w:t>Falta cita bibliográfica.</w:t>
      </w:r>
    </w:p>
  </w:comment>
  <w:comment w:id="275" w:author="Laica" w:date="2014-10-04T21:19:00Z" w:initials="L">
    <w:p w14:paraId="19E7B4B3" w14:textId="77777777" w:rsidR="00E165C5" w:rsidRDefault="00E165C5">
      <w:pPr>
        <w:pStyle w:val="Textocomentario"/>
      </w:pPr>
      <w:r>
        <w:rPr>
          <w:rStyle w:val="Refdecomentario"/>
        </w:rPr>
        <w:annotationRef/>
      </w:r>
      <w:r>
        <w:t>Falta cita bibliográfica.</w:t>
      </w:r>
    </w:p>
  </w:comment>
  <w:comment w:id="276" w:author="Michael Hidalgo" w:date="2014-10-06T22:39:00Z" w:initials="MH">
    <w:p w14:paraId="6CDE29D2" w14:textId="27B99451" w:rsidR="00E165C5" w:rsidRDefault="00E165C5">
      <w:pPr>
        <w:pStyle w:val="Textocomentario"/>
      </w:pPr>
      <w:r>
        <w:rPr>
          <w:rStyle w:val="Refdecomentario"/>
        </w:rPr>
        <w:annotationRef/>
      </w:r>
      <w:r>
        <w:t>Agregando cita.</w:t>
      </w:r>
    </w:p>
  </w:comment>
  <w:comment w:id="282" w:author="Laica" w:date="2014-10-04T21:19:00Z" w:initials="L">
    <w:p w14:paraId="690BFC8F" w14:textId="77777777" w:rsidR="00E165C5" w:rsidRDefault="00E165C5">
      <w:pPr>
        <w:pStyle w:val="Textocomentario"/>
      </w:pPr>
      <w:r>
        <w:rPr>
          <w:rStyle w:val="Refdecomentario"/>
        </w:rPr>
        <w:annotationRef/>
      </w:r>
      <w:r>
        <w:t>Falta cita bibliográfica.</w:t>
      </w:r>
    </w:p>
  </w:comment>
  <w:comment w:id="285" w:author="Laica" w:date="2014-10-04T21:19:00Z" w:initials="L">
    <w:p w14:paraId="0BE4E95F" w14:textId="77777777" w:rsidR="00E165C5" w:rsidRDefault="00E165C5">
      <w:pPr>
        <w:pStyle w:val="Textocomentario"/>
      </w:pPr>
      <w:r>
        <w:rPr>
          <w:rStyle w:val="Refdecomentario"/>
        </w:rPr>
        <w:annotationRef/>
      </w:r>
      <w:r>
        <w:t>Falta cita bibliográfica.</w:t>
      </w:r>
    </w:p>
  </w:comment>
  <w:comment w:id="290" w:author="Laica" w:date="2014-10-04T21:19:00Z" w:initials="L">
    <w:p w14:paraId="21C818FD" w14:textId="77777777" w:rsidR="00E165C5" w:rsidRDefault="00E165C5">
      <w:pPr>
        <w:pStyle w:val="Textocomentario"/>
      </w:pPr>
      <w:r>
        <w:rPr>
          <w:rStyle w:val="Refdecomentario"/>
        </w:rPr>
        <w:annotationRef/>
      </w:r>
      <w:r>
        <w:t>Falta cita bibliográfica.</w:t>
      </w:r>
    </w:p>
  </w:comment>
  <w:comment w:id="291" w:author="Michael Hidalgo" w:date="2014-10-06T22:21:00Z" w:initials="MH">
    <w:p w14:paraId="30960947" w14:textId="0CD39EE3" w:rsidR="00E165C5" w:rsidRDefault="00E165C5">
      <w:pPr>
        <w:pStyle w:val="Textocomentario"/>
      </w:pPr>
      <w:r>
        <w:rPr>
          <w:rStyle w:val="Refdecomentario"/>
        </w:rPr>
        <w:annotationRef/>
      </w:r>
      <w:r>
        <w:t>Agregando cita</w:t>
      </w:r>
    </w:p>
  </w:comment>
  <w:comment w:id="298" w:author="Laica" w:date="2014-10-04T21:20:00Z" w:initials="L">
    <w:p w14:paraId="147368F2" w14:textId="77777777" w:rsidR="00E165C5" w:rsidRDefault="00E165C5">
      <w:pPr>
        <w:pStyle w:val="Textocomentario"/>
      </w:pPr>
      <w:r>
        <w:rPr>
          <w:rStyle w:val="Refdecomentario"/>
        </w:rPr>
        <w:annotationRef/>
      </w:r>
      <w:r>
        <w:t>Falta cita bibliográfica.</w:t>
      </w:r>
    </w:p>
  </w:comment>
  <w:comment w:id="299" w:author="Michael Hidalgo" w:date="2014-10-06T22:20:00Z" w:initials="MH">
    <w:p w14:paraId="2324D97E" w14:textId="5DB352AA" w:rsidR="00E165C5" w:rsidRDefault="00E165C5">
      <w:pPr>
        <w:pStyle w:val="Textocomentario"/>
      </w:pPr>
      <w:r>
        <w:rPr>
          <w:rStyle w:val="Refdecomentario"/>
        </w:rPr>
        <w:annotationRef/>
      </w:r>
      <w:r>
        <w:tab/>
        <w:t>Agregando cita</w:t>
      </w:r>
    </w:p>
  </w:comment>
  <w:comment w:id="310" w:author="Laica" w:date="2014-10-04T21:20:00Z" w:initials="L">
    <w:p w14:paraId="2A8DC6E2" w14:textId="77777777" w:rsidR="00E165C5" w:rsidRDefault="00E165C5">
      <w:pPr>
        <w:pStyle w:val="Textocomentario"/>
      </w:pPr>
      <w:r>
        <w:rPr>
          <w:rStyle w:val="Refdecomentario"/>
        </w:rPr>
        <w:annotationRef/>
      </w:r>
      <w:r>
        <w:t>Falta cita bibliográfica.</w:t>
      </w:r>
    </w:p>
  </w:comment>
  <w:comment w:id="311" w:author="Michael Hidalgo" w:date="2014-10-06T21:36:00Z" w:initials="MH">
    <w:p w14:paraId="1CA7A85E" w14:textId="4D97EB3A" w:rsidR="00E165C5" w:rsidRDefault="00E165C5">
      <w:pPr>
        <w:pStyle w:val="Textocomentario"/>
      </w:pPr>
      <w:r>
        <w:rPr>
          <w:rStyle w:val="Refdecomentario"/>
        </w:rPr>
        <w:annotationRef/>
      </w:r>
      <w:r>
        <w:t>Agregando cita bibliográfica.</w:t>
      </w:r>
    </w:p>
  </w:comment>
  <w:comment w:id="316" w:author="Laica" w:date="2014-10-04T21:20:00Z" w:initials="L">
    <w:p w14:paraId="1C13A412" w14:textId="77777777" w:rsidR="00E165C5" w:rsidRDefault="00E165C5">
      <w:pPr>
        <w:pStyle w:val="Textocomentario"/>
      </w:pPr>
      <w:r>
        <w:rPr>
          <w:rStyle w:val="Refdecomentario"/>
        </w:rPr>
        <w:annotationRef/>
      </w:r>
      <w:r>
        <w:t>Falta cita bibliográfica.</w:t>
      </w:r>
    </w:p>
  </w:comment>
  <w:comment w:id="317" w:author="Michael Hidalgo" w:date="2014-10-06T22:19:00Z" w:initials="MH">
    <w:p w14:paraId="45D764BB" w14:textId="022B97CD" w:rsidR="00E165C5" w:rsidRDefault="00E165C5">
      <w:pPr>
        <w:pStyle w:val="Textocomentario"/>
      </w:pPr>
      <w:r>
        <w:rPr>
          <w:rStyle w:val="Refdecomentario"/>
        </w:rPr>
        <w:annotationRef/>
      </w:r>
      <w:r>
        <w:t>Agregando cita</w:t>
      </w:r>
    </w:p>
  </w:comment>
  <w:comment w:id="319" w:author="Michael Hidalgo" w:date="2014-10-06T21:10:00Z" w:initials="MH">
    <w:p w14:paraId="2E58A1EA" w14:textId="7D734862" w:rsidR="00E165C5" w:rsidRDefault="00E165C5">
      <w:pPr>
        <w:pStyle w:val="Textocomentario"/>
      </w:pPr>
      <w:r>
        <w:rPr>
          <w:rStyle w:val="Refdecomentario"/>
        </w:rPr>
        <w:annotationRef/>
      </w:r>
      <w:r>
        <w:t>Agregando cita bibliográfica.</w:t>
      </w:r>
    </w:p>
  </w:comment>
  <w:comment w:id="320" w:author="Laica" w:date="2014-10-04T21:20:00Z" w:initials="L">
    <w:p w14:paraId="388A0375" w14:textId="77777777" w:rsidR="00E165C5" w:rsidRDefault="00E165C5">
      <w:pPr>
        <w:pStyle w:val="Textocomentario"/>
      </w:pPr>
      <w:r>
        <w:rPr>
          <w:rStyle w:val="Refdecomentario"/>
        </w:rPr>
        <w:annotationRef/>
      </w:r>
      <w:r>
        <w:t>Falta cita bibliográfica.</w:t>
      </w:r>
    </w:p>
  </w:comment>
  <w:comment w:id="325" w:author="Laica" w:date="2014-10-04T21:20:00Z" w:initials="L">
    <w:p w14:paraId="21B36CD5" w14:textId="77777777" w:rsidR="00E165C5" w:rsidRDefault="00E165C5">
      <w:pPr>
        <w:pStyle w:val="Textocomentario"/>
      </w:pPr>
      <w:r>
        <w:rPr>
          <w:rStyle w:val="Refdecomentario"/>
        </w:rPr>
        <w:annotationRef/>
      </w:r>
      <w:r>
        <w:t>Falta cita bibliográfica.</w:t>
      </w:r>
    </w:p>
  </w:comment>
  <w:comment w:id="326" w:author="Michael Hidalgo" w:date="2014-10-06T21:00:00Z" w:initials="MH">
    <w:p w14:paraId="062E41EF" w14:textId="30676415" w:rsidR="00E165C5" w:rsidRDefault="00E165C5">
      <w:pPr>
        <w:pStyle w:val="Textocomentario"/>
      </w:pPr>
      <w:r>
        <w:rPr>
          <w:rStyle w:val="Refdecomentario"/>
        </w:rPr>
        <w:annotationRef/>
      </w:r>
      <w:r>
        <w:t>Agregando referencia</w:t>
      </w:r>
    </w:p>
  </w:comment>
  <w:comment w:id="338" w:author="Michael Hidalgo" w:date="2014-10-06T20:33:00Z" w:initials="MH">
    <w:p w14:paraId="7CD50A76" w14:textId="43DEBC68" w:rsidR="00E165C5" w:rsidRDefault="00E165C5">
      <w:pPr>
        <w:pStyle w:val="Textocomentario"/>
      </w:pPr>
      <w:r>
        <w:rPr>
          <w:rStyle w:val="Refdecomentario"/>
        </w:rPr>
        <w:annotationRef/>
      </w:r>
      <w:r>
        <w:t>Agregando cita textual.</w:t>
      </w:r>
    </w:p>
  </w:comment>
  <w:comment w:id="337" w:author="Laica" w:date="2014-10-04T21:21:00Z" w:initials="L">
    <w:p w14:paraId="7B62EC3C" w14:textId="77777777" w:rsidR="00E165C5" w:rsidRDefault="00E165C5">
      <w:pPr>
        <w:pStyle w:val="Textocomentario"/>
      </w:pPr>
      <w:r>
        <w:rPr>
          <w:rStyle w:val="Refdecomentario"/>
        </w:rPr>
        <w:annotationRef/>
      </w:r>
      <w:r>
        <w:t>Falta cita bibliográfica.</w:t>
      </w:r>
    </w:p>
  </w:comment>
  <w:comment w:id="345" w:author="Laica" w:date="2014-10-04T21:21:00Z" w:initials="L">
    <w:p w14:paraId="1D0DB73B" w14:textId="77777777" w:rsidR="00E165C5" w:rsidRDefault="00E165C5">
      <w:pPr>
        <w:pStyle w:val="Textocomentario"/>
      </w:pPr>
      <w:r>
        <w:rPr>
          <w:rStyle w:val="Refdecomentario"/>
        </w:rPr>
        <w:annotationRef/>
      </w:r>
      <w:r>
        <w:t>Falta cita bibliográfica.</w:t>
      </w:r>
    </w:p>
  </w:comment>
  <w:comment w:id="346" w:author="Michael Hidalgo" w:date="2014-10-06T18:09:00Z" w:initials="MH">
    <w:p w14:paraId="1911C885" w14:textId="12AACF2B" w:rsidR="00E165C5" w:rsidRDefault="00E165C5">
      <w:pPr>
        <w:pStyle w:val="Textocomentario"/>
      </w:pPr>
      <w:r>
        <w:rPr>
          <w:rStyle w:val="Refdecomentario"/>
        </w:rPr>
        <w:annotationRef/>
      </w:r>
      <w:r>
        <w:t>Agregando referencia bibliográfica del sitio oficial.</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16F259" w14:textId="77777777" w:rsidR="00E165C5" w:rsidRDefault="00E165C5" w:rsidP="00CC7A62">
      <w:pPr>
        <w:spacing w:line="240" w:lineRule="auto"/>
      </w:pPr>
      <w:r>
        <w:separator/>
      </w:r>
    </w:p>
  </w:endnote>
  <w:endnote w:type="continuationSeparator" w:id="0">
    <w:p w14:paraId="034EE1C1" w14:textId="77777777" w:rsidR="00E165C5" w:rsidRDefault="00E165C5" w:rsidP="00CC7A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Courier">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C608AA" w14:textId="77777777" w:rsidR="00E165C5" w:rsidRDefault="00E165C5" w:rsidP="00CC7A62">
      <w:pPr>
        <w:spacing w:line="240" w:lineRule="auto"/>
      </w:pPr>
      <w:r>
        <w:separator/>
      </w:r>
    </w:p>
  </w:footnote>
  <w:footnote w:type="continuationSeparator" w:id="0">
    <w:p w14:paraId="2FB8A874" w14:textId="77777777" w:rsidR="00E165C5" w:rsidRDefault="00E165C5" w:rsidP="00CC7A62">
      <w:pPr>
        <w:spacing w:line="240" w:lineRule="auto"/>
      </w:pPr>
      <w:r>
        <w:continuationSeparator/>
      </w:r>
    </w:p>
  </w:footnote>
  <w:footnote w:id="1">
    <w:p w14:paraId="63AD07AB" w14:textId="2B7F671D" w:rsidR="00E165C5" w:rsidRPr="00C53DAB" w:rsidRDefault="00E165C5" w:rsidP="00C53DAB">
      <w:pPr>
        <w:pStyle w:val="Textonotapie"/>
        <w:spacing w:line="240" w:lineRule="auto"/>
        <w:rPr>
          <w:lang w:val="en-US"/>
        </w:rPr>
      </w:pPr>
      <w:ins w:id="60" w:author="Michael Hidalgo" w:date="2014-10-06T09:13:00Z">
        <w:r>
          <w:rPr>
            <w:rStyle w:val="Refdenotaalpie"/>
          </w:rPr>
          <w:footnoteRef/>
        </w:r>
        <w:r>
          <w:t xml:space="preserve"> </w:t>
        </w:r>
        <w:r w:rsidRPr="00C53DAB">
          <w:t>https://www.securityinnovation.com/security-lab/our-research/current-state-of-application-security.html</w:t>
        </w:r>
      </w:ins>
    </w:p>
  </w:footnote>
  <w:footnote w:id="2">
    <w:p w14:paraId="3515B4EB" w14:textId="786C6986" w:rsidR="00E165C5" w:rsidRPr="00146EAF" w:rsidRDefault="00E165C5">
      <w:pPr>
        <w:pStyle w:val="Textonotapie"/>
        <w:rPr>
          <w:lang w:val="en-US"/>
        </w:rPr>
      </w:pPr>
      <w:ins w:id="68" w:author="Michael Hidalgo" w:date="2014-10-07T14:38:00Z">
        <w:r>
          <w:rPr>
            <w:rStyle w:val="Refdenotaalpie"/>
          </w:rPr>
          <w:footnoteRef/>
        </w:r>
        <w:r>
          <w:t xml:space="preserve"> </w:t>
        </w:r>
        <w:r w:rsidRPr="00146EAF">
          <w:t>http://www.riceconsulting.com/public_pdf/STBC-WM.pdf</w:t>
        </w:r>
      </w:ins>
    </w:p>
  </w:footnote>
  <w:footnote w:id="3">
    <w:p w14:paraId="12057D9F" w14:textId="77777777" w:rsidR="00E165C5" w:rsidRPr="00CC7A62" w:rsidRDefault="00E165C5" w:rsidP="00CC7A62">
      <w:pPr>
        <w:pStyle w:val="Textonotapie"/>
        <w:spacing w:line="240" w:lineRule="auto"/>
        <w:jc w:val="left"/>
        <w:rPr>
          <w:lang w:val="en-US"/>
        </w:rPr>
      </w:pPr>
      <w:r>
        <w:rPr>
          <w:rStyle w:val="Refdenotaalpie"/>
        </w:rPr>
        <w:footnoteRef/>
      </w:r>
      <w:r w:rsidRPr="00CC7A62">
        <w:t>https://www.securityinnovation.com/company/news-and-events/press-releases/safelight-acquisition.html</w:t>
      </w:r>
    </w:p>
  </w:footnote>
  <w:footnote w:id="4">
    <w:p w14:paraId="158EA6D4" w14:textId="30C18C43" w:rsidR="00E165C5" w:rsidRPr="006B1276" w:rsidRDefault="00E165C5">
      <w:pPr>
        <w:pStyle w:val="Textonotapie"/>
        <w:rPr>
          <w:lang w:val="en-US"/>
        </w:rPr>
      </w:pPr>
      <w:r>
        <w:rPr>
          <w:rStyle w:val="Refdenotaalpie"/>
        </w:rPr>
        <w:footnoteRef/>
      </w:r>
      <w:r>
        <w:t xml:space="preserve"> </w:t>
      </w:r>
      <w:r w:rsidRPr="006B1276">
        <w:t>http://windows.microsoft.com/en-us/windows/computer-parts#1TC=windows-</w:t>
      </w:r>
    </w:p>
  </w:footnote>
  <w:footnote w:id="5">
    <w:p w14:paraId="77B0F4BB" w14:textId="77777777" w:rsidR="00E165C5" w:rsidRPr="00532B2A" w:rsidRDefault="00E165C5">
      <w:pPr>
        <w:pStyle w:val="Textonotapie"/>
        <w:rPr>
          <w:lang w:val="en-US"/>
        </w:rPr>
      </w:pPr>
      <w:r>
        <w:rPr>
          <w:rStyle w:val="Refdenotaalpie"/>
        </w:rPr>
        <w:footnoteRef/>
      </w:r>
      <w:r w:rsidRPr="004B51C2">
        <w:rPr>
          <w:lang w:val="en-US"/>
        </w:rPr>
        <w:t xml:space="preserve"> http://www-03.ibm.com/software/products/en/appscan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328B1"/>
    <w:multiLevelType w:val="hybridMultilevel"/>
    <w:tmpl w:val="76A86CA0"/>
    <w:lvl w:ilvl="0" w:tplc="0C0A0017">
      <w:start w:val="1"/>
      <w:numFmt w:val="lowerLetter"/>
      <w:lvlText w:val="%1)"/>
      <w:lvlJc w:val="left"/>
      <w:pPr>
        <w:ind w:left="1433" w:hanging="360"/>
      </w:pPr>
    </w:lvl>
    <w:lvl w:ilvl="1" w:tplc="0C0A0019" w:tentative="1">
      <w:start w:val="1"/>
      <w:numFmt w:val="lowerLetter"/>
      <w:lvlText w:val="%2."/>
      <w:lvlJc w:val="left"/>
      <w:pPr>
        <w:ind w:left="2153" w:hanging="360"/>
      </w:pPr>
    </w:lvl>
    <w:lvl w:ilvl="2" w:tplc="0C0A001B" w:tentative="1">
      <w:start w:val="1"/>
      <w:numFmt w:val="lowerRoman"/>
      <w:lvlText w:val="%3."/>
      <w:lvlJc w:val="right"/>
      <w:pPr>
        <w:ind w:left="2873" w:hanging="180"/>
      </w:pPr>
    </w:lvl>
    <w:lvl w:ilvl="3" w:tplc="0C0A000F" w:tentative="1">
      <w:start w:val="1"/>
      <w:numFmt w:val="decimal"/>
      <w:lvlText w:val="%4."/>
      <w:lvlJc w:val="left"/>
      <w:pPr>
        <w:ind w:left="3593" w:hanging="360"/>
      </w:pPr>
    </w:lvl>
    <w:lvl w:ilvl="4" w:tplc="0C0A0019" w:tentative="1">
      <w:start w:val="1"/>
      <w:numFmt w:val="lowerLetter"/>
      <w:lvlText w:val="%5."/>
      <w:lvlJc w:val="left"/>
      <w:pPr>
        <w:ind w:left="4313" w:hanging="360"/>
      </w:pPr>
    </w:lvl>
    <w:lvl w:ilvl="5" w:tplc="0C0A001B" w:tentative="1">
      <w:start w:val="1"/>
      <w:numFmt w:val="lowerRoman"/>
      <w:lvlText w:val="%6."/>
      <w:lvlJc w:val="right"/>
      <w:pPr>
        <w:ind w:left="5033" w:hanging="180"/>
      </w:pPr>
    </w:lvl>
    <w:lvl w:ilvl="6" w:tplc="0C0A000F" w:tentative="1">
      <w:start w:val="1"/>
      <w:numFmt w:val="decimal"/>
      <w:lvlText w:val="%7."/>
      <w:lvlJc w:val="left"/>
      <w:pPr>
        <w:ind w:left="5753" w:hanging="360"/>
      </w:pPr>
    </w:lvl>
    <w:lvl w:ilvl="7" w:tplc="0C0A0019" w:tentative="1">
      <w:start w:val="1"/>
      <w:numFmt w:val="lowerLetter"/>
      <w:lvlText w:val="%8."/>
      <w:lvlJc w:val="left"/>
      <w:pPr>
        <w:ind w:left="6473" w:hanging="360"/>
      </w:pPr>
    </w:lvl>
    <w:lvl w:ilvl="8" w:tplc="0C0A001B" w:tentative="1">
      <w:start w:val="1"/>
      <w:numFmt w:val="lowerRoman"/>
      <w:lvlText w:val="%9."/>
      <w:lvlJc w:val="right"/>
      <w:pPr>
        <w:ind w:left="7193" w:hanging="180"/>
      </w:pPr>
    </w:lvl>
  </w:abstractNum>
  <w:abstractNum w:abstractNumId="1">
    <w:nsid w:val="091C20EE"/>
    <w:multiLevelType w:val="hybridMultilevel"/>
    <w:tmpl w:val="B380B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2F7CD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64F0D7E"/>
    <w:multiLevelType w:val="hybridMultilevel"/>
    <w:tmpl w:val="8EC20C3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8FD6A27"/>
    <w:multiLevelType w:val="hybridMultilevel"/>
    <w:tmpl w:val="6D023DBC"/>
    <w:lvl w:ilvl="0" w:tplc="58F07560">
      <w:start w:val="1"/>
      <w:numFmt w:val="decimal"/>
      <w:lvlText w:val="%1."/>
      <w:lvlJc w:val="left"/>
      <w:pPr>
        <w:ind w:left="57" w:hanging="57"/>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CA20813"/>
    <w:multiLevelType w:val="hybridMultilevel"/>
    <w:tmpl w:val="E8D01F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81D66BD"/>
    <w:multiLevelType w:val="multilevel"/>
    <w:tmpl w:val="C03408AE"/>
    <w:lvl w:ilvl="0">
      <w:start w:val="1"/>
      <w:numFmt w:val="decimal"/>
      <w:lvlText w:val="%1."/>
      <w:lvlJc w:val="left"/>
      <w:pPr>
        <w:ind w:left="360" w:hanging="360"/>
      </w:pPr>
      <w:rPr>
        <w:rFont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nsid w:val="3A3C5D60"/>
    <w:multiLevelType w:val="multilevel"/>
    <w:tmpl w:val="7706847A"/>
    <w:lvl w:ilvl="0">
      <w:start w:val="1"/>
      <w:numFmt w:val="decimal"/>
      <w:lvlText w:val="%1."/>
      <w:lvlJc w:val="left"/>
      <w:pPr>
        <w:ind w:left="360" w:hanging="360"/>
      </w:pPr>
    </w:lvl>
    <w:lvl w:ilvl="1">
      <w:start w:val="1"/>
      <w:numFmt w:val="decimal"/>
      <w:isLgl/>
      <w:lvlText w:val="%1.%2"/>
      <w:lvlJc w:val="left"/>
      <w:pPr>
        <w:ind w:left="460" w:hanging="4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nsid w:val="418B3256"/>
    <w:multiLevelType w:val="multilevel"/>
    <w:tmpl w:val="B02899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445706B5"/>
    <w:multiLevelType w:val="hybridMultilevel"/>
    <w:tmpl w:val="E9063A4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508722B6"/>
    <w:multiLevelType w:val="multilevel"/>
    <w:tmpl w:val="7D84CC8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538A0A9F"/>
    <w:multiLevelType w:val="hybridMultilevel"/>
    <w:tmpl w:val="635C4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8BE067C"/>
    <w:multiLevelType w:val="hybridMultilevel"/>
    <w:tmpl w:val="03CC2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2D40917"/>
    <w:multiLevelType w:val="multilevel"/>
    <w:tmpl w:val="4A00755A"/>
    <w:lvl w:ilvl="0">
      <w:start w:val="1"/>
      <w:numFmt w:val="decimal"/>
      <w:lvlText w:val="%1."/>
      <w:lvlJc w:val="left"/>
      <w:pPr>
        <w:ind w:left="432" w:hanging="432"/>
      </w:pPr>
      <w:rPr>
        <w:rFonts w:hint="default"/>
        <w:b w:val="0"/>
      </w:rPr>
    </w:lvl>
    <w:lvl w:ilvl="1">
      <w:start w:val="1"/>
      <w:numFmt w:val="decimal"/>
      <w:lvlText w:val="%1.%2"/>
      <w:lvlJc w:val="left"/>
      <w:pPr>
        <w:tabs>
          <w:tab w:val="num" w:pos="720"/>
        </w:tabs>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4">
    <w:nsid w:val="76A30D70"/>
    <w:multiLevelType w:val="multilevel"/>
    <w:tmpl w:val="7706847A"/>
    <w:lvl w:ilvl="0">
      <w:start w:val="1"/>
      <w:numFmt w:val="decimal"/>
      <w:lvlText w:val="%1."/>
      <w:lvlJc w:val="left"/>
      <w:pPr>
        <w:ind w:left="360" w:hanging="360"/>
      </w:pPr>
    </w:lvl>
    <w:lvl w:ilvl="1">
      <w:start w:val="1"/>
      <w:numFmt w:val="decimal"/>
      <w:isLgl/>
      <w:lvlText w:val="%1.%2"/>
      <w:lvlJc w:val="left"/>
      <w:pPr>
        <w:ind w:left="460" w:hanging="4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nsid w:val="7D126218"/>
    <w:multiLevelType w:val="hybridMultilevel"/>
    <w:tmpl w:val="F3385B2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nsid w:val="7E2E6E29"/>
    <w:multiLevelType w:val="hybridMultilevel"/>
    <w:tmpl w:val="1ECC00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0"/>
  </w:num>
  <w:num w:numId="4">
    <w:abstractNumId w:val="16"/>
  </w:num>
  <w:num w:numId="5">
    <w:abstractNumId w:val="1"/>
  </w:num>
  <w:num w:numId="6">
    <w:abstractNumId w:val="13"/>
  </w:num>
  <w:num w:numId="7">
    <w:abstractNumId w:val="13"/>
  </w:num>
  <w:num w:numId="8">
    <w:abstractNumId w:val="8"/>
  </w:num>
  <w:num w:numId="9">
    <w:abstractNumId w:val="6"/>
  </w:num>
  <w:num w:numId="10">
    <w:abstractNumId w:val="13"/>
  </w:num>
  <w:num w:numId="11">
    <w:abstractNumId w:val="13"/>
  </w:num>
  <w:num w:numId="12">
    <w:abstractNumId w:val="13"/>
  </w:num>
  <w:num w:numId="13">
    <w:abstractNumId w:val="13"/>
  </w:num>
  <w:num w:numId="14">
    <w:abstractNumId w:val="13"/>
  </w:num>
  <w:num w:numId="15">
    <w:abstractNumId w:val="13"/>
  </w:num>
  <w:num w:numId="16">
    <w:abstractNumId w:val="13"/>
  </w:num>
  <w:num w:numId="17">
    <w:abstractNumId w:val="13"/>
  </w:num>
  <w:num w:numId="18">
    <w:abstractNumId w:val="13"/>
  </w:num>
  <w:num w:numId="19">
    <w:abstractNumId w:val="13"/>
  </w:num>
  <w:num w:numId="20">
    <w:abstractNumId w:val="11"/>
  </w:num>
  <w:num w:numId="21">
    <w:abstractNumId w:val="3"/>
  </w:num>
  <w:num w:numId="22">
    <w:abstractNumId w:val="0"/>
  </w:num>
  <w:num w:numId="23">
    <w:abstractNumId w:val="13"/>
  </w:num>
  <w:num w:numId="24">
    <w:abstractNumId w:val="9"/>
  </w:num>
  <w:num w:numId="25">
    <w:abstractNumId w:val="13"/>
  </w:num>
  <w:num w:numId="26">
    <w:abstractNumId w:val="2"/>
  </w:num>
  <w:num w:numId="27">
    <w:abstractNumId w:val="15"/>
  </w:num>
  <w:num w:numId="28">
    <w:abstractNumId w:val="7"/>
  </w:num>
  <w:num w:numId="29">
    <w:abstractNumId w:val="5"/>
  </w:num>
  <w:num w:numId="30">
    <w:abstractNumId w:val="12"/>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trackRevision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C7404"/>
    <w:rsid w:val="00015408"/>
    <w:rsid w:val="00022B80"/>
    <w:rsid w:val="00022D38"/>
    <w:rsid w:val="00032D2D"/>
    <w:rsid w:val="00040918"/>
    <w:rsid w:val="0004746B"/>
    <w:rsid w:val="0005123D"/>
    <w:rsid w:val="00055723"/>
    <w:rsid w:val="00055C8D"/>
    <w:rsid w:val="000606A5"/>
    <w:rsid w:val="00062A45"/>
    <w:rsid w:val="000727AC"/>
    <w:rsid w:val="000808D9"/>
    <w:rsid w:val="00094E7A"/>
    <w:rsid w:val="00097D60"/>
    <w:rsid w:val="000B1A7C"/>
    <w:rsid w:val="000B44B0"/>
    <w:rsid w:val="000E0450"/>
    <w:rsid w:val="000E2C84"/>
    <w:rsid w:val="000F597E"/>
    <w:rsid w:val="001076EB"/>
    <w:rsid w:val="00107727"/>
    <w:rsid w:val="00111A21"/>
    <w:rsid w:val="001132F0"/>
    <w:rsid w:val="001159B4"/>
    <w:rsid w:val="00122686"/>
    <w:rsid w:val="001345B7"/>
    <w:rsid w:val="0014436A"/>
    <w:rsid w:val="00146EAF"/>
    <w:rsid w:val="001515F3"/>
    <w:rsid w:val="00154442"/>
    <w:rsid w:val="00154D6D"/>
    <w:rsid w:val="0015656A"/>
    <w:rsid w:val="00162F80"/>
    <w:rsid w:val="00165FF8"/>
    <w:rsid w:val="00167920"/>
    <w:rsid w:val="00175105"/>
    <w:rsid w:val="00177CC2"/>
    <w:rsid w:val="0018266A"/>
    <w:rsid w:val="00193D46"/>
    <w:rsid w:val="00196716"/>
    <w:rsid w:val="001A1537"/>
    <w:rsid w:val="001A310C"/>
    <w:rsid w:val="001A4A5D"/>
    <w:rsid w:val="001A518F"/>
    <w:rsid w:val="001B48FD"/>
    <w:rsid w:val="001B73C7"/>
    <w:rsid w:val="001C0DE5"/>
    <w:rsid w:val="001C1B6A"/>
    <w:rsid w:val="001C39CA"/>
    <w:rsid w:val="001C7404"/>
    <w:rsid w:val="001C77B8"/>
    <w:rsid w:val="001C7C54"/>
    <w:rsid w:val="001E0191"/>
    <w:rsid w:val="001E3ED3"/>
    <w:rsid w:val="001E6419"/>
    <w:rsid w:val="001F2A72"/>
    <w:rsid w:val="001F5B65"/>
    <w:rsid w:val="00200E57"/>
    <w:rsid w:val="002031BC"/>
    <w:rsid w:val="002031E7"/>
    <w:rsid w:val="00205433"/>
    <w:rsid w:val="00216643"/>
    <w:rsid w:val="002207A2"/>
    <w:rsid w:val="002234AD"/>
    <w:rsid w:val="00226F95"/>
    <w:rsid w:val="00236A82"/>
    <w:rsid w:val="002378F4"/>
    <w:rsid w:val="00246741"/>
    <w:rsid w:val="00254303"/>
    <w:rsid w:val="002548EA"/>
    <w:rsid w:val="002715AF"/>
    <w:rsid w:val="002805C4"/>
    <w:rsid w:val="00283E08"/>
    <w:rsid w:val="0029754B"/>
    <w:rsid w:val="002A1C7A"/>
    <w:rsid w:val="002A2034"/>
    <w:rsid w:val="002A23A0"/>
    <w:rsid w:val="002A3242"/>
    <w:rsid w:val="002A32DE"/>
    <w:rsid w:val="002A4F7B"/>
    <w:rsid w:val="002B08E6"/>
    <w:rsid w:val="002B18CF"/>
    <w:rsid w:val="002D094F"/>
    <w:rsid w:val="002E2454"/>
    <w:rsid w:val="002F55D9"/>
    <w:rsid w:val="002F618C"/>
    <w:rsid w:val="002F6D42"/>
    <w:rsid w:val="002F71E3"/>
    <w:rsid w:val="003118CE"/>
    <w:rsid w:val="00314610"/>
    <w:rsid w:val="00325DA9"/>
    <w:rsid w:val="00327119"/>
    <w:rsid w:val="00337C18"/>
    <w:rsid w:val="00342FA1"/>
    <w:rsid w:val="00343D97"/>
    <w:rsid w:val="00346337"/>
    <w:rsid w:val="003517D7"/>
    <w:rsid w:val="0036150A"/>
    <w:rsid w:val="00362DEA"/>
    <w:rsid w:val="00370926"/>
    <w:rsid w:val="003729A1"/>
    <w:rsid w:val="00374191"/>
    <w:rsid w:val="003755F7"/>
    <w:rsid w:val="00387FB5"/>
    <w:rsid w:val="00392EF5"/>
    <w:rsid w:val="00393C47"/>
    <w:rsid w:val="003A26D6"/>
    <w:rsid w:val="003A749C"/>
    <w:rsid w:val="003B3E9F"/>
    <w:rsid w:val="003B43FC"/>
    <w:rsid w:val="003B558E"/>
    <w:rsid w:val="003C3136"/>
    <w:rsid w:val="003C3DBB"/>
    <w:rsid w:val="003D025C"/>
    <w:rsid w:val="003D5CFE"/>
    <w:rsid w:val="003E4588"/>
    <w:rsid w:val="003E533A"/>
    <w:rsid w:val="003E7241"/>
    <w:rsid w:val="003E788D"/>
    <w:rsid w:val="0040689A"/>
    <w:rsid w:val="0041593C"/>
    <w:rsid w:val="00416085"/>
    <w:rsid w:val="0042633C"/>
    <w:rsid w:val="00432112"/>
    <w:rsid w:val="004355E6"/>
    <w:rsid w:val="00440421"/>
    <w:rsid w:val="00441BEF"/>
    <w:rsid w:val="00445CCA"/>
    <w:rsid w:val="00445D9D"/>
    <w:rsid w:val="00447545"/>
    <w:rsid w:val="00457E07"/>
    <w:rsid w:val="00465887"/>
    <w:rsid w:val="00470B4B"/>
    <w:rsid w:val="004876D0"/>
    <w:rsid w:val="004948F8"/>
    <w:rsid w:val="00496EBB"/>
    <w:rsid w:val="004A21C6"/>
    <w:rsid w:val="004B2A9C"/>
    <w:rsid w:val="004B2B4A"/>
    <w:rsid w:val="004B51C2"/>
    <w:rsid w:val="004B5DDA"/>
    <w:rsid w:val="004C116C"/>
    <w:rsid w:val="004C131C"/>
    <w:rsid w:val="004C2B8D"/>
    <w:rsid w:val="004C4513"/>
    <w:rsid w:val="004C7965"/>
    <w:rsid w:val="004E4DFB"/>
    <w:rsid w:val="004F0A6D"/>
    <w:rsid w:val="004F7DBC"/>
    <w:rsid w:val="00504A38"/>
    <w:rsid w:val="00504C45"/>
    <w:rsid w:val="00505554"/>
    <w:rsid w:val="005147F4"/>
    <w:rsid w:val="00523618"/>
    <w:rsid w:val="00530887"/>
    <w:rsid w:val="00532B2A"/>
    <w:rsid w:val="00535558"/>
    <w:rsid w:val="005369F9"/>
    <w:rsid w:val="005414C1"/>
    <w:rsid w:val="0054262C"/>
    <w:rsid w:val="005426FD"/>
    <w:rsid w:val="00546072"/>
    <w:rsid w:val="00552046"/>
    <w:rsid w:val="005538C6"/>
    <w:rsid w:val="0055777A"/>
    <w:rsid w:val="00561B1B"/>
    <w:rsid w:val="005660C1"/>
    <w:rsid w:val="00567EC9"/>
    <w:rsid w:val="00575133"/>
    <w:rsid w:val="005762DC"/>
    <w:rsid w:val="005854F4"/>
    <w:rsid w:val="005928C6"/>
    <w:rsid w:val="00594549"/>
    <w:rsid w:val="00594BDA"/>
    <w:rsid w:val="00595E34"/>
    <w:rsid w:val="005B5A12"/>
    <w:rsid w:val="005B7746"/>
    <w:rsid w:val="005B7BAD"/>
    <w:rsid w:val="005C49DC"/>
    <w:rsid w:val="005D5A60"/>
    <w:rsid w:val="005D7B78"/>
    <w:rsid w:val="005E4AF2"/>
    <w:rsid w:val="005E766F"/>
    <w:rsid w:val="005F284B"/>
    <w:rsid w:val="00607DF1"/>
    <w:rsid w:val="00612B21"/>
    <w:rsid w:val="00620267"/>
    <w:rsid w:val="00630281"/>
    <w:rsid w:val="00636771"/>
    <w:rsid w:val="0064021D"/>
    <w:rsid w:val="00641FA4"/>
    <w:rsid w:val="00643CC1"/>
    <w:rsid w:val="006622D0"/>
    <w:rsid w:val="00663815"/>
    <w:rsid w:val="00675578"/>
    <w:rsid w:val="00676F52"/>
    <w:rsid w:val="00677288"/>
    <w:rsid w:val="00684CEF"/>
    <w:rsid w:val="006A2122"/>
    <w:rsid w:val="006A657F"/>
    <w:rsid w:val="006B1276"/>
    <w:rsid w:val="006C1204"/>
    <w:rsid w:val="006C2AAC"/>
    <w:rsid w:val="006C2CBB"/>
    <w:rsid w:val="006D2081"/>
    <w:rsid w:val="006D26DC"/>
    <w:rsid w:val="006D453A"/>
    <w:rsid w:val="006E52B6"/>
    <w:rsid w:val="006F0DF8"/>
    <w:rsid w:val="007010B6"/>
    <w:rsid w:val="0070410F"/>
    <w:rsid w:val="0071345C"/>
    <w:rsid w:val="00716970"/>
    <w:rsid w:val="007250F5"/>
    <w:rsid w:val="007323DE"/>
    <w:rsid w:val="00734724"/>
    <w:rsid w:val="00735B42"/>
    <w:rsid w:val="00741BAA"/>
    <w:rsid w:val="00747724"/>
    <w:rsid w:val="00747E08"/>
    <w:rsid w:val="00747E0F"/>
    <w:rsid w:val="00747F80"/>
    <w:rsid w:val="00750406"/>
    <w:rsid w:val="007700FF"/>
    <w:rsid w:val="00772B2A"/>
    <w:rsid w:val="00776F97"/>
    <w:rsid w:val="007A66DD"/>
    <w:rsid w:val="007B0582"/>
    <w:rsid w:val="007B2FD3"/>
    <w:rsid w:val="007B6509"/>
    <w:rsid w:val="007C6757"/>
    <w:rsid w:val="007D1C7A"/>
    <w:rsid w:val="007D46D4"/>
    <w:rsid w:val="007D7B91"/>
    <w:rsid w:val="007E2A39"/>
    <w:rsid w:val="007E3152"/>
    <w:rsid w:val="007E37B4"/>
    <w:rsid w:val="007E47FF"/>
    <w:rsid w:val="007F224E"/>
    <w:rsid w:val="007F3C1E"/>
    <w:rsid w:val="007F4FB6"/>
    <w:rsid w:val="007F54F5"/>
    <w:rsid w:val="008014D1"/>
    <w:rsid w:val="00805E21"/>
    <w:rsid w:val="00816007"/>
    <w:rsid w:val="008252C7"/>
    <w:rsid w:val="0082610D"/>
    <w:rsid w:val="00832750"/>
    <w:rsid w:val="008369C3"/>
    <w:rsid w:val="00845C8F"/>
    <w:rsid w:val="00860DF0"/>
    <w:rsid w:val="00873612"/>
    <w:rsid w:val="00874062"/>
    <w:rsid w:val="008817AB"/>
    <w:rsid w:val="00887731"/>
    <w:rsid w:val="008949A4"/>
    <w:rsid w:val="00894DB6"/>
    <w:rsid w:val="00895797"/>
    <w:rsid w:val="008A0853"/>
    <w:rsid w:val="008A63B3"/>
    <w:rsid w:val="008C712D"/>
    <w:rsid w:val="008D2993"/>
    <w:rsid w:val="008D4E1B"/>
    <w:rsid w:val="008D7FE2"/>
    <w:rsid w:val="008E4300"/>
    <w:rsid w:val="008F117F"/>
    <w:rsid w:val="008F47F2"/>
    <w:rsid w:val="009012C4"/>
    <w:rsid w:val="0090474E"/>
    <w:rsid w:val="0091526D"/>
    <w:rsid w:val="00923142"/>
    <w:rsid w:val="009272BB"/>
    <w:rsid w:val="00927CB2"/>
    <w:rsid w:val="009335C6"/>
    <w:rsid w:val="00937519"/>
    <w:rsid w:val="00941B2E"/>
    <w:rsid w:val="00953F98"/>
    <w:rsid w:val="00960E5D"/>
    <w:rsid w:val="00972EFD"/>
    <w:rsid w:val="00977103"/>
    <w:rsid w:val="009856E2"/>
    <w:rsid w:val="00985CD5"/>
    <w:rsid w:val="009874A9"/>
    <w:rsid w:val="00997CE1"/>
    <w:rsid w:val="009A2617"/>
    <w:rsid w:val="009B40D0"/>
    <w:rsid w:val="009C0E81"/>
    <w:rsid w:val="009C7F74"/>
    <w:rsid w:val="009D0B9B"/>
    <w:rsid w:val="009D13B3"/>
    <w:rsid w:val="009D4733"/>
    <w:rsid w:val="009D6F64"/>
    <w:rsid w:val="009E029F"/>
    <w:rsid w:val="009E47C0"/>
    <w:rsid w:val="009E54EF"/>
    <w:rsid w:val="00A036B4"/>
    <w:rsid w:val="00A06E0C"/>
    <w:rsid w:val="00A076C8"/>
    <w:rsid w:val="00A11FCB"/>
    <w:rsid w:val="00A13290"/>
    <w:rsid w:val="00A143D9"/>
    <w:rsid w:val="00A16299"/>
    <w:rsid w:val="00A213E9"/>
    <w:rsid w:val="00A22F14"/>
    <w:rsid w:val="00A25D4A"/>
    <w:rsid w:val="00A334BD"/>
    <w:rsid w:val="00A560FE"/>
    <w:rsid w:val="00A62257"/>
    <w:rsid w:val="00A72651"/>
    <w:rsid w:val="00A72A2D"/>
    <w:rsid w:val="00A73835"/>
    <w:rsid w:val="00A81AE4"/>
    <w:rsid w:val="00A82310"/>
    <w:rsid w:val="00A85FBC"/>
    <w:rsid w:val="00A90114"/>
    <w:rsid w:val="00A90646"/>
    <w:rsid w:val="00A9157B"/>
    <w:rsid w:val="00A9484B"/>
    <w:rsid w:val="00A975E5"/>
    <w:rsid w:val="00A97AD6"/>
    <w:rsid w:val="00AA14E7"/>
    <w:rsid w:val="00AA1C5D"/>
    <w:rsid w:val="00AA5575"/>
    <w:rsid w:val="00AA5751"/>
    <w:rsid w:val="00AB4071"/>
    <w:rsid w:val="00AB4BFF"/>
    <w:rsid w:val="00AC1112"/>
    <w:rsid w:val="00AC4C4E"/>
    <w:rsid w:val="00AD5226"/>
    <w:rsid w:val="00AE5BFB"/>
    <w:rsid w:val="00AF715A"/>
    <w:rsid w:val="00AF7223"/>
    <w:rsid w:val="00B12004"/>
    <w:rsid w:val="00B13221"/>
    <w:rsid w:val="00B20E9E"/>
    <w:rsid w:val="00B21567"/>
    <w:rsid w:val="00B2419A"/>
    <w:rsid w:val="00B41745"/>
    <w:rsid w:val="00B4400A"/>
    <w:rsid w:val="00B453A2"/>
    <w:rsid w:val="00B50973"/>
    <w:rsid w:val="00B54DA8"/>
    <w:rsid w:val="00B569D0"/>
    <w:rsid w:val="00B62929"/>
    <w:rsid w:val="00B6328E"/>
    <w:rsid w:val="00B73FF6"/>
    <w:rsid w:val="00B83303"/>
    <w:rsid w:val="00B8448C"/>
    <w:rsid w:val="00B84D34"/>
    <w:rsid w:val="00B85164"/>
    <w:rsid w:val="00B90772"/>
    <w:rsid w:val="00BA5A10"/>
    <w:rsid w:val="00BA5A80"/>
    <w:rsid w:val="00BB7A15"/>
    <w:rsid w:val="00BC0238"/>
    <w:rsid w:val="00BC3A0A"/>
    <w:rsid w:val="00BC43E4"/>
    <w:rsid w:val="00BC44B4"/>
    <w:rsid w:val="00BC4CA4"/>
    <w:rsid w:val="00BD02C1"/>
    <w:rsid w:val="00BD1D75"/>
    <w:rsid w:val="00BD4E97"/>
    <w:rsid w:val="00BE0F9C"/>
    <w:rsid w:val="00BE5ECD"/>
    <w:rsid w:val="00BF06CB"/>
    <w:rsid w:val="00BF2753"/>
    <w:rsid w:val="00BF2754"/>
    <w:rsid w:val="00C04A89"/>
    <w:rsid w:val="00C17B01"/>
    <w:rsid w:val="00C207C6"/>
    <w:rsid w:val="00C20940"/>
    <w:rsid w:val="00C31186"/>
    <w:rsid w:val="00C315A3"/>
    <w:rsid w:val="00C53DAB"/>
    <w:rsid w:val="00C70B7C"/>
    <w:rsid w:val="00C906DE"/>
    <w:rsid w:val="00C9323C"/>
    <w:rsid w:val="00CA0E21"/>
    <w:rsid w:val="00CB71AD"/>
    <w:rsid w:val="00CC32AF"/>
    <w:rsid w:val="00CC7A62"/>
    <w:rsid w:val="00CD0725"/>
    <w:rsid w:val="00CD22C3"/>
    <w:rsid w:val="00CE30E7"/>
    <w:rsid w:val="00CE50B7"/>
    <w:rsid w:val="00CE7503"/>
    <w:rsid w:val="00CF1DA5"/>
    <w:rsid w:val="00D11064"/>
    <w:rsid w:val="00D13E44"/>
    <w:rsid w:val="00D14E96"/>
    <w:rsid w:val="00D1762E"/>
    <w:rsid w:val="00D21F41"/>
    <w:rsid w:val="00D23F03"/>
    <w:rsid w:val="00D248D3"/>
    <w:rsid w:val="00D27F7A"/>
    <w:rsid w:val="00D34D6B"/>
    <w:rsid w:val="00D46799"/>
    <w:rsid w:val="00D47F77"/>
    <w:rsid w:val="00D5114F"/>
    <w:rsid w:val="00D54E61"/>
    <w:rsid w:val="00D55598"/>
    <w:rsid w:val="00D5751D"/>
    <w:rsid w:val="00D61C00"/>
    <w:rsid w:val="00D65437"/>
    <w:rsid w:val="00D7225D"/>
    <w:rsid w:val="00D73E5C"/>
    <w:rsid w:val="00D76E31"/>
    <w:rsid w:val="00D77424"/>
    <w:rsid w:val="00D87F43"/>
    <w:rsid w:val="00DA7A24"/>
    <w:rsid w:val="00DB52CB"/>
    <w:rsid w:val="00DB6119"/>
    <w:rsid w:val="00DC7C0D"/>
    <w:rsid w:val="00DD0985"/>
    <w:rsid w:val="00E02F51"/>
    <w:rsid w:val="00E03133"/>
    <w:rsid w:val="00E12BE1"/>
    <w:rsid w:val="00E165C5"/>
    <w:rsid w:val="00E21B01"/>
    <w:rsid w:val="00E22A8A"/>
    <w:rsid w:val="00E25402"/>
    <w:rsid w:val="00E34390"/>
    <w:rsid w:val="00E62166"/>
    <w:rsid w:val="00E656C7"/>
    <w:rsid w:val="00E66D88"/>
    <w:rsid w:val="00E67414"/>
    <w:rsid w:val="00E74028"/>
    <w:rsid w:val="00E77CA0"/>
    <w:rsid w:val="00E803D0"/>
    <w:rsid w:val="00E970F3"/>
    <w:rsid w:val="00EA3B2E"/>
    <w:rsid w:val="00ED2DB8"/>
    <w:rsid w:val="00ED5C54"/>
    <w:rsid w:val="00EF58F6"/>
    <w:rsid w:val="00F07E60"/>
    <w:rsid w:val="00F136DA"/>
    <w:rsid w:val="00F14508"/>
    <w:rsid w:val="00F15ABE"/>
    <w:rsid w:val="00F216AD"/>
    <w:rsid w:val="00F279E2"/>
    <w:rsid w:val="00F35925"/>
    <w:rsid w:val="00F375EC"/>
    <w:rsid w:val="00F4791D"/>
    <w:rsid w:val="00F47EA6"/>
    <w:rsid w:val="00F503E8"/>
    <w:rsid w:val="00F6189F"/>
    <w:rsid w:val="00F61DA2"/>
    <w:rsid w:val="00F666F7"/>
    <w:rsid w:val="00F84529"/>
    <w:rsid w:val="00F93DFE"/>
    <w:rsid w:val="00FA03CF"/>
    <w:rsid w:val="00FA53B5"/>
    <w:rsid w:val="00FB0D7D"/>
    <w:rsid w:val="00FB58C1"/>
    <w:rsid w:val="00FC6834"/>
    <w:rsid w:val="00FE44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812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Paragraph"/>
    <w:qFormat/>
    <w:rsid w:val="007010B6"/>
    <w:pPr>
      <w:spacing w:line="480" w:lineRule="auto"/>
      <w:jc w:val="both"/>
    </w:pPr>
    <w:rPr>
      <w:rFonts w:ascii="Arial" w:hAnsi="Arial"/>
      <w:lang w:val="es-ES_tradnl" w:eastAsia="en-US"/>
    </w:rPr>
  </w:style>
  <w:style w:type="paragraph" w:styleId="Ttulo1">
    <w:name w:val="heading 1"/>
    <w:basedOn w:val="Normal"/>
    <w:next w:val="Normal"/>
    <w:link w:val="Ttulo1Car"/>
    <w:uiPriority w:val="9"/>
    <w:qFormat/>
    <w:rsid w:val="00B8448C"/>
    <w:pPr>
      <w:keepNext/>
      <w:keepLines/>
      <w:spacing w:before="480"/>
      <w:jc w:val="left"/>
      <w:outlineLvl w:val="0"/>
    </w:pPr>
    <w:rPr>
      <w:rFonts w:eastAsiaTheme="majorEastAsia" w:cstheme="majorBidi"/>
      <w:b/>
      <w:bCs/>
      <w:color w:val="000000" w:themeColor="text1"/>
      <w:sz w:val="32"/>
      <w:szCs w:val="32"/>
    </w:rPr>
  </w:style>
  <w:style w:type="paragraph" w:styleId="Ttulo2">
    <w:name w:val="heading 2"/>
    <w:basedOn w:val="Normal"/>
    <w:next w:val="Normal"/>
    <w:link w:val="Ttulo2Car"/>
    <w:uiPriority w:val="9"/>
    <w:unhideWhenUsed/>
    <w:qFormat/>
    <w:rsid w:val="00B8448C"/>
    <w:pPr>
      <w:keepNext/>
      <w:keepLines/>
      <w:spacing w:before="200"/>
      <w:outlineLvl w:val="1"/>
    </w:pPr>
    <w:rPr>
      <w:rFonts w:eastAsiaTheme="majorEastAsia" w:cstheme="majorBidi"/>
      <w:b/>
      <w:bCs/>
      <w:color w:val="000000" w:themeColor="text1"/>
      <w:sz w:val="28"/>
      <w:szCs w:val="26"/>
    </w:rPr>
  </w:style>
  <w:style w:type="paragraph" w:styleId="Ttulo3">
    <w:name w:val="heading 3"/>
    <w:basedOn w:val="Normal"/>
    <w:next w:val="Normal"/>
    <w:link w:val="Ttulo3Car"/>
    <w:uiPriority w:val="9"/>
    <w:unhideWhenUsed/>
    <w:qFormat/>
    <w:rsid w:val="00977103"/>
    <w:pPr>
      <w:widowControl w:val="0"/>
      <w:spacing w:before="200"/>
      <w:jc w:val="left"/>
      <w:outlineLvl w:val="2"/>
    </w:pPr>
    <w:rPr>
      <w:rFonts w:eastAsiaTheme="majorEastAsia" w:cs="Arial"/>
      <w:b/>
      <w:bCs/>
      <w:color w:val="000000" w:themeColor="text1"/>
      <w:lang w:val="es-ES"/>
    </w:rPr>
  </w:style>
  <w:style w:type="paragraph" w:styleId="Ttulo4">
    <w:name w:val="heading 4"/>
    <w:basedOn w:val="Normal"/>
    <w:next w:val="Normal"/>
    <w:link w:val="Ttulo4Car"/>
    <w:uiPriority w:val="9"/>
    <w:unhideWhenUsed/>
    <w:qFormat/>
    <w:rsid w:val="00B8448C"/>
    <w:pPr>
      <w:keepNext/>
      <w:keepLines/>
      <w:spacing w:before="200"/>
      <w:outlineLvl w:val="3"/>
    </w:pPr>
    <w:rPr>
      <w:rFonts w:eastAsiaTheme="majorEastAsia" w:cstheme="majorBidi"/>
      <w:b/>
      <w:bCs/>
      <w:iCs/>
      <w:color w:val="000000" w:themeColor="text1"/>
      <w:sz w:val="20"/>
    </w:rPr>
  </w:style>
  <w:style w:type="paragraph" w:styleId="Ttulo5">
    <w:name w:val="heading 5"/>
    <w:basedOn w:val="Normal"/>
    <w:next w:val="Normal"/>
    <w:link w:val="Ttulo5Car"/>
    <w:uiPriority w:val="9"/>
    <w:unhideWhenUsed/>
    <w:qFormat/>
    <w:rsid w:val="00A16299"/>
    <w:pPr>
      <w:keepNext/>
      <w:keepLines/>
      <w:spacing w:before="200"/>
      <w:outlineLvl w:val="4"/>
    </w:pPr>
    <w:rPr>
      <w:rFonts w:eastAsiaTheme="majorEastAsia" w:cstheme="majorBidi"/>
      <w:b/>
      <w:color w:val="243F60" w:themeColor="accent1" w:themeShade="7F"/>
    </w:rPr>
  </w:style>
  <w:style w:type="paragraph" w:styleId="Ttulo6">
    <w:name w:val="heading 6"/>
    <w:basedOn w:val="Normal"/>
    <w:next w:val="Normal"/>
    <w:link w:val="Ttulo6Car"/>
    <w:uiPriority w:val="9"/>
    <w:unhideWhenUsed/>
    <w:rsid w:val="00A16299"/>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6A657F"/>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A657F"/>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6A657F"/>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8448C"/>
    <w:rPr>
      <w:rFonts w:ascii="Arial" w:eastAsiaTheme="majorEastAsia" w:hAnsi="Arial" w:cstheme="majorBidi"/>
      <w:b/>
      <w:bCs/>
      <w:color w:val="000000" w:themeColor="text1"/>
      <w:sz w:val="32"/>
      <w:szCs w:val="32"/>
      <w:lang w:val="es-ES_tradnl" w:eastAsia="en-US"/>
    </w:rPr>
  </w:style>
  <w:style w:type="paragraph" w:styleId="Prrafodelista">
    <w:name w:val="List Paragraph"/>
    <w:basedOn w:val="Normal"/>
    <w:uiPriority w:val="34"/>
    <w:qFormat/>
    <w:rsid w:val="00A16299"/>
    <w:pPr>
      <w:ind w:left="720"/>
      <w:contextualSpacing/>
    </w:pPr>
  </w:style>
  <w:style w:type="table" w:styleId="Tablaconcuadrcula">
    <w:name w:val="Table Grid"/>
    <w:basedOn w:val="Tablanormal"/>
    <w:uiPriority w:val="59"/>
    <w:rsid w:val="00A16299"/>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B8448C"/>
    <w:rPr>
      <w:rFonts w:ascii="Arial" w:eastAsiaTheme="majorEastAsia" w:hAnsi="Arial" w:cstheme="majorBidi"/>
      <w:b/>
      <w:bCs/>
      <w:color w:val="000000" w:themeColor="text1"/>
      <w:sz w:val="28"/>
      <w:szCs w:val="26"/>
      <w:lang w:val="es-ES_tradnl" w:eastAsia="en-US"/>
    </w:rPr>
  </w:style>
  <w:style w:type="character" w:customStyle="1" w:styleId="Ttulo3Car">
    <w:name w:val="Título 3 Car"/>
    <w:basedOn w:val="Fuentedeprrafopredeter"/>
    <w:link w:val="Ttulo3"/>
    <w:uiPriority w:val="9"/>
    <w:rsid w:val="00977103"/>
    <w:rPr>
      <w:rFonts w:ascii="Arial" w:eastAsiaTheme="majorEastAsia" w:hAnsi="Arial" w:cs="Arial"/>
      <w:b/>
      <w:bCs/>
      <w:color w:val="000000" w:themeColor="text1"/>
      <w:lang w:val="es-ES" w:eastAsia="en-US"/>
    </w:rPr>
  </w:style>
  <w:style w:type="character" w:customStyle="1" w:styleId="Ttulo4Car">
    <w:name w:val="Título 4 Car"/>
    <w:basedOn w:val="Fuentedeprrafopredeter"/>
    <w:link w:val="Ttulo4"/>
    <w:uiPriority w:val="9"/>
    <w:rsid w:val="00B8448C"/>
    <w:rPr>
      <w:rFonts w:ascii="Arial" w:eastAsiaTheme="majorEastAsia" w:hAnsi="Arial" w:cstheme="majorBidi"/>
      <w:b/>
      <w:bCs/>
      <w:iCs/>
      <w:color w:val="000000" w:themeColor="text1"/>
      <w:sz w:val="20"/>
      <w:lang w:val="es-ES_tradnl" w:eastAsia="en-US"/>
    </w:rPr>
  </w:style>
  <w:style w:type="character" w:customStyle="1" w:styleId="Ttulo5Car">
    <w:name w:val="Título 5 Car"/>
    <w:basedOn w:val="Fuentedeprrafopredeter"/>
    <w:link w:val="Ttulo5"/>
    <w:uiPriority w:val="9"/>
    <w:rsid w:val="00A16299"/>
    <w:rPr>
      <w:rFonts w:ascii="Arial" w:eastAsiaTheme="majorEastAsia" w:hAnsi="Arial" w:cstheme="majorBidi"/>
      <w:b/>
      <w:color w:val="243F60" w:themeColor="accent1" w:themeShade="7F"/>
      <w:lang w:val="es-ES_tradnl" w:eastAsia="en-US"/>
    </w:rPr>
  </w:style>
  <w:style w:type="character" w:customStyle="1" w:styleId="Ttulo6Car">
    <w:name w:val="Título 6 Car"/>
    <w:basedOn w:val="Fuentedeprrafopredeter"/>
    <w:link w:val="Ttulo6"/>
    <w:uiPriority w:val="9"/>
    <w:rsid w:val="00A16299"/>
    <w:rPr>
      <w:rFonts w:asciiTheme="majorHAnsi" w:eastAsiaTheme="majorEastAsia" w:hAnsiTheme="majorHAnsi" w:cstheme="majorBidi"/>
      <w:i/>
      <w:iCs/>
      <w:color w:val="243F60" w:themeColor="accent1" w:themeShade="7F"/>
      <w:lang w:val="es-ES_tradnl" w:eastAsia="en-US"/>
    </w:rPr>
  </w:style>
  <w:style w:type="character" w:customStyle="1" w:styleId="Ttulo7Car">
    <w:name w:val="Título 7 Car"/>
    <w:basedOn w:val="Fuentedeprrafopredeter"/>
    <w:link w:val="Ttulo7"/>
    <w:uiPriority w:val="9"/>
    <w:semiHidden/>
    <w:rsid w:val="006A657F"/>
    <w:rPr>
      <w:rFonts w:asciiTheme="majorHAnsi" w:eastAsiaTheme="majorEastAsia" w:hAnsiTheme="majorHAnsi" w:cstheme="majorBidi"/>
      <w:i/>
      <w:iCs/>
      <w:color w:val="404040" w:themeColor="text1" w:themeTint="BF"/>
      <w:lang w:val="es-ES_tradnl"/>
    </w:rPr>
  </w:style>
  <w:style w:type="character" w:customStyle="1" w:styleId="Ttulo8Car">
    <w:name w:val="Título 8 Car"/>
    <w:basedOn w:val="Fuentedeprrafopredeter"/>
    <w:link w:val="Ttulo8"/>
    <w:uiPriority w:val="9"/>
    <w:semiHidden/>
    <w:rsid w:val="006A657F"/>
    <w:rPr>
      <w:rFonts w:asciiTheme="majorHAnsi" w:eastAsiaTheme="majorEastAsia" w:hAnsiTheme="majorHAnsi" w:cstheme="majorBidi"/>
      <w:color w:val="404040" w:themeColor="text1" w:themeTint="BF"/>
      <w:sz w:val="20"/>
      <w:szCs w:val="20"/>
      <w:lang w:val="es-ES_tradnl"/>
    </w:rPr>
  </w:style>
  <w:style w:type="character" w:customStyle="1" w:styleId="Ttulo9Car">
    <w:name w:val="Título 9 Car"/>
    <w:basedOn w:val="Fuentedeprrafopredeter"/>
    <w:link w:val="Ttulo9"/>
    <w:uiPriority w:val="9"/>
    <w:semiHidden/>
    <w:rsid w:val="006A657F"/>
    <w:rPr>
      <w:rFonts w:asciiTheme="majorHAnsi" w:eastAsiaTheme="majorEastAsia" w:hAnsiTheme="majorHAnsi" w:cstheme="majorBidi"/>
      <w:i/>
      <w:iCs/>
      <w:color w:val="404040" w:themeColor="text1" w:themeTint="BF"/>
      <w:sz w:val="20"/>
      <w:szCs w:val="20"/>
      <w:lang w:val="es-ES_tradnl"/>
    </w:rPr>
  </w:style>
  <w:style w:type="character" w:customStyle="1" w:styleId="addmd">
    <w:name w:val="addmd"/>
    <w:basedOn w:val="Fuentedeprrafopredeter"/>
    <w:rsid w:val="00D248D3"/>
  </w:style>
  <w:style w:type="character" w:customStyle="1" w:styleId="apple-converted-space">
    <w:name w:val="apple-converted-space"/>
    <w:basedOn w:val="Fuentedeprrafopredeter"/>
    <w:rsid w:val="00D248D3"/>
  </w:style>
  <w:style w:type="paragraph" w:styleId="Encabezado">
    <w:name w:val="header"/>
    <w:basedOn w:val="Normal"/>
    <w:link w:val="EncabezadoCar"/>
    <w:uiPriority w:val="99"/>
    <w:unhideWhenUsed/>
    <w:rsid w:val="00A16299"/>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A16299"/>
    <w:rPr>
      <w:rFonts w:ascii="Arial" w:hAnsi="Arial"/>
      <w:lang w:val="es-ES_tradnl" w:eastAsia="en-US"/>
    </w:rPr>
  </w:style>
  <w:style w:type="paragraph" w:styleId="Encabezadodetabladecontenido">
    <w:name w:val="TOC Heading"/>
    <w:basedOn w:val="Ttulo1"/>
    <w:next w:val="Normal"/>
    <w:uiPriority w:val="39"/>
    <w:unhideWhenUsed/>
    <w:qFormat/>
    <w:rsid w:val="00A16299"/>
    <w:pPr>
      <w:spacing w:line="276" w:lineRule="auto"/>
      <w:outlineLvl w:val="9"/>
    </w:pPr>
    <w:rPr>
      <w:color w:val="365F91" w:themeColor="accent1" w:themeShade="BF"/>
    </w:rPr>
  </w:style>
  <w:style w:type="paragraph" w:styleId="Epgrafe">
    <w:name w:val="caption"/>
    <w:basedOn w:val="Normal"/>
    <w:next w:val="Normal"/>
    <w:uiPriority w:val="35"/>
    <w:unhideWhenUsed/>
    <w:qFormat/>
    <w:rsid w:val="00A16299"/>
    <w:pPr>
      <w:spacing w:line="240" w:lineRule="auto"/>
    </w:pPr>
    <w:rPr>
      <w:b/>
      <w:bCs/>
      <w:color w:val="4F81BD" w:themeColor="accent1"/>
      <w:sz w:val="18"/>
      <w:szCs w:val="18"/>
    </w:rPr>
  </w:style>
  <w:style w:type="character" w:styleId="Hipervnculo">
    <w:name w:val="Hyperlink"/>
    <w:basedOn w:val="Fuentedeprrafopredeter"/>
    <w:uiPriority w:val="99"/>
    <w:unhideWhenUsed/>
    <w:rsid w:val="00A16299"/>
    <w:rPr>
      <w:color w:val="0000FF" w:themeColor="hyperlink"/>
      <w:u w:val="single"/>
    </w:rPr>
  </w:style>
  <w:style w:type="character" w:styleId="Nmerodepgina">
    <w:name w:val="page number"/>
    <w:basedOn w:val="Fuentedeprrafopredeter"/>
    <w:uiPriority w:val="99"/>
    <w:semiHidden/>
    <w:unhideWhenUsed/>
    <w:rsid w:val="00A16299"/>
  </w:style>
  <w:style w:type="paragraph" w:styleId="Piedepgina">
    <w:name w:val="footer"/>
    <w:basedOn w:val="Normal"/>
    <w:link w:val="PiedepginaCar"/>
    <w:uiPriority w:val="99"/>
    <w:unhideWhenUsed/>
    <w:rsid w:val="00A16299"/>
    <w:pPr>
      <w:tabs>
        <w:tab w:val="center" w:pos="4320"/>
        <w:tab w:val="right" w:pos="8640"/>
      </w:tabs>
      <w:spacing w:line="240" w:lineRule="auto"/>
    </w:pPr>
  </w:style>
  <w:style w:type="character" w:customStyle="1" w:styleId="PiedepginaCar">
    <w:name w:val="Pie de página Car"/>
    <w:basedOn w:val="Fuentedeprrafopredeter"/>
    <w:link w:val="Piedepgina"/>
    <w:uiPriority w:val="99"/>
    <w:rsid w:val="00A16299"/>
    <w:rPr>
      <w:rFonts w:ascii="Arial" w:hAnsi="Arial"/>
      <w:lang w:val="es-ES_tradnl" w:eastAsia="en-US"/>
    </w:rPr>
  </w:style>
  <w:style w:type="character" w:styleId="Refdenotaalpie">
    <w:name w:val="footnote reference"/>
    <w:basedOn w:val="Fuentedeprrafopredeter"/>
    <w:uiPriority w:val="99"/>
    <w:unhideWhenUsed/>
    <w:rsid w:val="00A16299"/>
    <w:rPr>
      <w:vertAlign w:val="superscript"/>
    </w:rPr>
  </w:style>
  <w:style w:type="character" w:customStyle="1" w:styleId="sentence">
    <w:name w:val="sentence"/>
    <w:basedOn w:val="Fuentedeprrafopredeter"/>
    <w:rsid w:val="00D248D3"/>
  </w:style>
  <w:style w:type="paragraph" w:styleId="Tabladeilustraciones">
    <w:name w:val="table of figures"/>
    <w:basedOn w:val="Normal"/>
    <w:next w:val="Normal"/>
    <w:uiPriority w:val="99"/>
    <w:unhideWhenUsed/>
    <w:rsid w:val="00A16299"/>
    <w:pPr>
      <w:ind w:left="480" w:hanging="480"/>
      <w:jc w:val="left"/>
    </w:pPr>
    <w:rPr>
      <w:rFonts w:asciiTheme="minorHAnsi" w:hAnsiTheme="minorHAnsi"/>
      <w:caps/>
      <w:sz w:val="20"/>
      <w:szCs w:val="20"/>
    </w:rPr>
  </w:style>
  <w:style w:type="paragraph" w:styleId="TDC1">
    <w:name w:val="toc 1"/>
    <w:basedOn w:val="Normal"/>
    <w:next w:val="Normal"/>
    <w:autoRedefine/>
    <w:uiPriority w:val="39"/>
    <w:unhideWhenUsed/>
    <w:rsid w:val="00A16299"/>
    <w:pPr>
      <w:tabs>
        <w:tab w:val="right" w:leader="dot" w:pos="8545"/>
      </w:tabs>
      <w:spacing w:before="120" w:line="360" w:lineRule="auto"/>
      <w:jc w:val="left"/>
    </w:pPr>
    <w:rPr>
      <w:rFonts w:cs="Arial"/>
      <w:bCs/>
      <w:noProof/>
      <w:color w:val="0D0D0D" w:themeColor="text1" w:themeTint="F2"/>
    </w:rPr>
  </w:style>
  <w:style w:type="paragraph" w:styleId="TDC2">
    <w:name w:val="toc 2"/>
    <w:basedOn w:val="Normal"/>
    <w:next w:val="Normal"/>
    <w:autoRedefine/>
    <w:uiPriority w:val="39"/>
    <w:unhideWhenUsed/>
    <w:rsid w:val="00A16299"/>
    <w:pPr>
      <w:ind w:left="240"/>
      <w:jc w:val="left"/>
    </w:pPr>
    <w:rPr>
      <w:rFonts w:asciiTheme="minorHAnsi" w:hAnsiTheme="minorHAnsi"/>
      <w:b/>
      <w:sz w:val="22"/>
      <w:szCs w:val="22"/>
    </w:rPr>
  </w:style>
  <w:style w:type="paragraph" w:styleId="TDC3">
    <w:name w:val="toc 3"/>
    <w:basedOn w:val="Normal"/>
    <w:next w:val="Normal"/>
    <w:autoRedefine/>
    <w:uiPriority w:val="39"/>
    <w:unhideWhenUsed/>
    <w:rsid w:val="00A16299"/>
    <w:pPr>
      <w:ind w:left="480"/>
      <w:jc w:val="left"/>
    </w:pPr>
    <w:rPr>
      <w:rFonts w:asciiTheme="minorHAnsi" w:hAnsiTheme="minorHAnsi"/>
      <w:sz w:val="22"/>
      <w:szCs w:val="22"/>
    </w:rPr>
  </w:style>
  <w:style w:type="paragraph" w:styleId="TDC4">
    <w:name w:val="toc 4"/>
    <w:basedOn w:val="Normal"/>
    <w:next w:val="Normal"/>
    <w:autoRedefine/>
    <w:uiPriority w:val="39"/>
    <w:unhideWhenUsed/>
    <w:rsid w:val="00A16299"/>
    <w:pPr>
      <w:ind w:left="720"/>
      <w:jc w:val="left"/>
    </w:pPr>
    <w:rPr>
      <w:rFonts w:asciiTheme="minorHAnsi" w:hAnsiTheme="minorHAnsi"/>
      <w:sz w:val="20"/>
      <w:szCs w:val="20"/>
    </w:rPr>
  </w:style>
  <w:style w:type="paragraph" w:styleId="TDC5">
    <w:name w:val="toc 5"/>
    <w:basedOn w:val="Normal"/>
    <w:next w:val="Normal"/>
    <w:autoRedefine/>
    <w:uiPriority w:val="39"/>
    <w:unhideWhenUsed/>
    <w:rsid w:val="00A16299"/>
    <w:pPr>
      <w:ind w:left="960"/>
      <w:jc w:val="left"/>
    </w:pPr>
    <w:rPr>
      <w:rFonts w:asciiTheme="minorHAnsi" w:hAnsiTheme="minorHAnsi"/>
      <w:sz w:val="20"/>
      <w:szCs w:val="20"/>
    </w:rPr>
  </w:style>
  <w:style w:type="paragraph" w:styleId="TDC6">
    <w:name w:val="toc 6"/>
    <w:basedOn w:val="Normal"/>
    <w:next w:val="Normal"/>
    <w:autoRedefine/>
    <w:uiPriority w:val="39"/>
    <w:unhideWhenUsed/>
    <w:rsid w:val="00A16299"/>
    <w:pPr>
      <w:ind w:left="1200"/>
      <w:jc w:val="left"/>
    </w:pPr>
    <w:rPr>
      <w:rFonts w:asciiTheme="minorHAnsi" w:hAnsiTheme="minorHAnsi"/>
      <w:sz w:val="20"/>
      <w:szCs w:val="20"/>
    </w:rPr>
  </w:style>
  <w:style w:type="paragraph" w:styleId="TDC7">
    <w:name w:val="toc 7"/>
    <w:basedOn w:val="Normal"/>
    <w:next w:val="Normal"/>
    <w:autoRedefine/>
    <w:uiPriority w:val="39"/>
    <w:unhideWhenUsed/>
    <w:rsid w:val="00A16299"/>
    <w:pPr>
      <w:ind w:left="1440"/>
      <w:jc w:val="left"/>
    </w:pPr>
    <w:rPr>
      <w:rFonts w:asciiTheme="minorHAnsi" w:hAnsiTheme="minorHAnsi"/>
      <w:sz w:val="20"/>
      <w:szCs w:val="20"/>
    </w:rPr>
  </w:style>
  <w:style w:type="paragraph" w:styleId="TDC8">
    <w:name w:val="toc 8"/>
    <w:basedOn w:val="Normal"/>
    <w:next w:val="Normal"/>
    <w:autoRedefine/>
    <w:uiPriority w:val="39"/>
    <w:unhideWhenUsed/>
    <w:rsid w:val="00A16299"/>
    <w:pPr>
      <w:ind w:left="1680"/>
      <w:jc w:val="left"/>
    </w:pPr>
    <w:rPr>
      <w:rFonts w:asciiTheme="minorHAnsi" w:hAnsiTheme="minorHAnsi"/>
      <w:sz w:val="20"/>
      <w:szCs w:val="20"/>
    </w:rPr>
  </w:style>
  <w:style w:type="paragraph" w:styleId="TDC9">
    <w:name w:val="toc 9"/>
    <w:basedOn w:val="Normal"/>
    <w:next w:val="Normal"/>
    <w:autoRedefine/>
    <w:uiPriority w:val="39"/>
    <w:unhideWhenUsed/>
    <w:rsid w:val="00A16299"/>
    <w:pPr>
      <w:ind w:left="1920"/>
      <w:jc w:val="left"/>
    </w:pPr>
    <w:rPr>
      <w:rFonts w:asciiTheme="minorHAnsi" w:hAnsiTheme="minorHAnsi"/>
      <w:sz w:val="20"/>
      <w:szCs w:val="20"/>
    </w:rPr>
  </w:style>
  <w:style w:type="paragraph" w:styleId="Textodeglobo">
    <w:name w:val="Balloon Text"/>
    <w:basedOn w:val="Normal"/>
    <w:link w:val="TextodegloboCar"/>
    <w:uiPriority w:val="99"/>
    <w:semiHidden/>
    <w:unhideWhenUsed/>
    <w:rsid w:val="00A16299"/>
    <w:pPr>
      <w:spacing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16299"/>
    <w:rPr>
      <w:rFonts w:ascii="Lucida Grande" w:hAnsi="Lucida Grande" w:cs="Lucida Grande"/>
      <w:sz w:val="18"/>
      <w:szCs w:val="18"/>
      <w:lang w:val="es-ES_tradnl" w:eastAsia="en-US"/>
    </w:rPr>
  </w:style>
  <w:style w:type="paragraph" w:styleId="Textonotapie">
    <w:name w:val="footnote text"/>
    <w:basedOn w:val="Normal"/>
    <w:link w:val="TextonotapieCar"/>
    <w:uiPriority w:val="99"/>
    <w:unhideWhenUsed/>
    <w:rsid w:val="00A16299"/>
  </w:style>
  <w:style w:type="character" w:customStyle="1" w:styleId="TextonotapieCar">
    <w:name w:val="Texto nota pie Car"/>
    <w:basedOn w:val="Fuentedeprrafopredeter"/>
    <w:link w:val="Textonotapie"/>
    <w:uiPriority w:val="99"/>
    <w:rsid w:val="00A16299"/>
    <w:rPr>
      <w:rFonts w:ascii="Arial" w:hAnsi="Arial"/>
      <w:lang w:val="es-ES_tradnl" w:eastAsia="en-US"/>
    </w:rPr>
  </w:style>
  <w:style w:type="character" w:customStyle="1" w:styleId="threadtitle">
    <w:name w:val="threadtitle"/>
    <w:basedOn w:val="Fuentedeprrafopredeter"/>
    <w:rsid w:val="00D248D3"/>
  </w:style>
  <w:style w:type="paragraph" w:styleId="Textonotaalfinal">
    <w:name w:val="endnote text"/>
    <w:basedOn w:val="Normal"/>
    <w:link w:val="TextonotaalfinalCar"/>
    <w:uiPriority w:val="99"/>
    <w:unhideWhenUsed/>
    <w:rsid w:val="00BF06CB"/>
    <w:pPr>
      <w:spacing w:line="240" w:lineRule="auto"/>
    </w:pPr>
  </w:style>
  <w:style w:type="character" w:customStyle="1" w:styleId="TextonotaalfinalCar">
    <w:name w:val="Texto nota al final Car"/>
    <w:basedOn w:val="Fuentedeprrafopredeter"/>
    <w:link w:val="Textonotaalfinal"/>
    <w:uiPriority w:val="99"/>
    <w:rsid w:val="00BF06CB"/>
    <w:rPr>
      <w:rFonts w:ascii="Arial" w:hAnsi="Arial"/>
      <w:lang w:val="es-ES_tradnl"/>
    </w:rPr>
  </w:style>
  <w:style w:type="character" w:styleId="Refdenotaalfinal">
    <w:name w:val="endnote reference"/>
    <w:basedOn w:val="Fuentedeprrafopredeter"/>
    <w:uiPriority w:val="99"/>
    <w:unhideWhenUsed/>
    <w:rsid w:val="00BF06CB"/>
    <w:rPr>
      <w:vertAlign w:val="superscript"/>
    </w:rPr>
  </w:style>
  <w:style w:type="paragraph" w:styleId="Revisin">
    <w:name w:val="Revision"/>
    <w:hidden/>
    <w:uiPriority w:val="99"/>
    <w:semiHidden/>
    <w:rsid w:val="001345B7"/>
    <w:rPr>
      <w:rFonts w:ascii="Arial" w:hAnsi="Arial"/>
      <w:lang w:val="es-ES_tradnl"/>
    </w:rPr>
  </w:style>
  <w:style w:type="character" w:styleId="Refdecomentario">
    <w:name w:val="annotation reference"/>
    <w:basedOn w:val="Fuentedeprrafopredeter"/>
    <w:uiPriority w:val="99"/>
    <w:semiHidden/>
    <w:unhideWhenUsed/>
    <w:rsid w:val="00A16299"/>
    <w:rPr>
      <w:sz w:val="16"/>
      <w:szCs w:val="16"/>
    </w:rPr>
  </w:style>
  <w:style w:type="paragraph" w:styleId="Textocomentario">
    <w:name w:val="annotation text"/>
    <w:basedOn w:val="Normal"/>
    <w:link w:val="TextocomentarioCar"/>
    <w:uiPriority w:val="99"/>
    <w:semiHidden/>
    <w:unhideWhenUsed/>
    <w:rsid w:val="00A1629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16299"/>
    <w:rPr>
      <w:rFonts w:ascii="Arial" w:hAnsi="Arial"/>
      <w:sz w:val="20"/>
      <w:szCs w:val="20"/>
      <w:lang w:val="es-ES_tradnl" w:eastAsia="en-US"/>
    </w:rPr>
  </w:style>
  <w:style w:type="paragraph" w:styleId="Asuntodelcomentario">
    <w:name w:val="annotation subject"/>
    <w:basedOn w:val="Textocomentario"/>
    <w:next w:val="Textocomentario"/>
    <w:link w:val="AsuntodelcomentarioCar"/>
    <w:uiPriority w:val="99"/>
    <w:semiHidden/>
    <w:unhideWhenUsed/>
    <w:rsid w:val="00A16299"/>
    <w:rPr>
      <w:b/>
      <w:bCs/>
    </w:rPr>
  </w:style>
  <w:style w:type="character" w:customStyle="1" w:styleId="AsuntodelcomentarioCar">
    <w:name w:val="Asunto del comentario Car"/>
    <w:basedOn w:val="TextocomentarioCar"/>
    <w:link w:val="Asuntodelcomentario"/>
    <w:uiPriority w:val="99"/>
    <w:semiHidden/>
    <w:rsid w:val="00A16299"/>
    <w:rPr>
      <w:rFonts w:ascii="Arial" w:hAnsi="Arial"/>
      <w:b/>
      <w:bCs/>
      <w:sz w:val="20"/>
      <w:szCs w:val="20"/>
      <w:lang w:val="es-ES_tradnl" w:eastAsia="en-US"/>
    </w:rPr>
  </w:style>
  <w:style w:type="paragraph" w:styleId="Mapadeldocumento">
    <w:name w:val="Document Map"/>
    <w:basedOn w:val="Normal"/>
    <w:link w:val="MapadeldocumentoCar"/>
    <w:uiPriority w:val="99"/>
    <w:semiHidden/>
    <w:unhideWhenUsed/>
    <w:rsid w:val="00A16299"/>
    <w:pPr>
      <w:spacing w:line="240" w:lineRule="auto"/>
    </w:pPr>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A16299"/>
    <w:rPr>
      <w:rFonts w:ascii="Lucida Grande" w:hAnsi="Lucida Grande" w:cs="Lucida Grande"/>
      <w:lang w:val="es-ES_tradnl" w:eastAsia="en-US"/>
    </w:rPr>
  </w:style>
  <w:style w:type="paragraph" w:customStyle="1" w:styleId="Default">
    <w:name w:val="Default"/>
    <w:rsid w:val="00D14E96"/>
    <w:pPr>
      <w:autoSpaceDE w:val="0"/>
      <w:autoSpaceDN w:val="0"/>
      <w:adjustRightInd w:val="0"/>
    </w:pPr>
    <w:rPr>
      <w:rFonts w:ascii="Calibri" w:eastAsia="Calibri" w:hAnsi="Calibri" w:cs="Calibri"/>
      <w:color w:val="000000"/>
      <w:lang w:val="es-CR" w:eastAsia="es-CR"/>
    </w:rPr>
  </w:style>
  <w:style w:type="character" w:styleId="Hipervnculovisitado">
    <w:name w:val="FollowedHyperlink"/>
    <w:basedOn w:val="Fuentedeprrafopredeter"/>
    <w:uiPriority w:val="99"/>
    <w:semiHidden/>
    <w:unhideWhenUsed/>
    <w:rsid w:val="00A16299"/>
    <w:rPr>
      <w:color w:val="800080" w:themeColor="followedHyperlink"/>
      <w:u w:val="single"/>
    </w:rPr>
  </w:style>
  <w:style w:type="paragraph" w:styleId="NormalWeb">
    <w:name w:val="Normal (Web)"/>
    <w:basedOn w:val="Normal"/>
    <w:uiPriority w:val="99"/>
    <w:unhideWhenUsed/>
    <w:rsid w:val="00A16299"/>
    <w:pPr>
      <w:spacing w:before="100" w:beforeAutospacing="1" w:line="360" w:lineRule="auto"/>
    </w:pPr>
    <w:rPr>
      <w:rFonts w:ascii="Times" w:hAnsi="Times" w:cs="Times New Roman"/>
      <w:color w:val="000000"/>
      <w:sz w:val="20"/>
      <w:szCs w:val="20"/>
      <w:lang w:val="en-US"/>
    </w:rPr>
  </w:style>
  <w:style w:type="paragraph" w:styleId="Sinespaciado">
    <w:name w:val="No Spacing"/>
    <w:aliases w:val="Image Titles,Image Title"/>
    <w:uiPriority w:val="1"/>
    <w:qFormat/>
    <w:rsid w:val="00A16299"/>
    <w:pPr>
      <w:spacing w:line="360" w:lineRule="auto"/>
      <w:jc w:val="center"/>
    </w:pPr>
    <w:rPr>
      <w:rFonts w:ascii="Arial" w:hAnsi="Arial"/>
      <w:b/>
      <w:lang w:val="es-ES_tradnl" w:eastAsia="en-US"/>
    </w:rPr>
  </w:style>
  <w:style w:type="paragraph" w:styleId="Subttulo">
    <w:name w:val="Subtitle"/>
    <w:basedOn w:val="Normal"/>
    <w:next w:val="Normal"/>
    <w:link w:val="SubttuloCar"/>
    <w:uiPriority w:val="11"/>
    <w:rsid w:val="00A16299"/>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A16299"/>
    <w:rPr>
      <w:rFonts w:asciiTheme="majorHAnsi" w:eastAsiaTheme="majorEastAsia" w:hAnsiTheme="majorHAnsi" w:cstheme="majorBidi"/>
      <w:i/>
      <w:iCs/>
      <w:color w:val="4F81BD" w:themeColor="accent1"/>
      <w:spacing w:val="15"/>
      <w:lang w:val="es-ES_tradnl" w:eastAsia="en-US"/>
    </w:rPr>
  </w:style>
  <w:style w:type="character" w:styleId="Textodelmarcadordeposicin">
    <w:name w:val="Placeholder Text"/>
    <w:basedOn w:val="Fuentedeprrafopredeter"/>
    <w:uiPriority w:val="99"/>
    <w:semiHidden/>
    <w:rsid w:val="00D14E96"/>
    <w:rPr>
      <w:color w:val="808080"/>
    </w:rPr>
  </w:style>
  <w:style w:type="paragraph" w:styleId="Ttulo">
    <w:name w:val="Title"/>
    <w:basedOn w:val="Normal"/>
    <w:next w:val="Normal"/>
    <w:link w:val="TtuloCar"/>
    <w:uiPriority w:val="10"/>
    <w:rsid w:val="00A1629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16299"/>
    <w:rPr>
      <w:rFonts w:asciiTheme="majorHAnsi" w:eastAsiaTheme="majorEastAsia" w:hAnsiTheme="majorHAnsi" w:cstheme="majorBidi"/>
      <w:color w:val="17365D" w:themeColor="text2" w:themeShade="BF"/>
      <w:spacing w:val="5"/>
      <w:kern w:val="28"/>
      <w:sz w:val="52"/>
      <w:szCs w:val="52"/>
      <w:lang w:val="es-ES_tradnl" w:eastAsia="en-US"/>
    </w:rPr>
  </w:style>
  <w:style w:type="character" w:customStyle="1" w:styleId="action-arrow">
    <w:name w:val="action-arrow"/>
    <w:basedOn w:val="Fuentedeprrafopredeter"/>
    <w:rsid w:val="00A16299"/>
  </w:style>
  <w:style w:type="paragraph" w:customStyle="1" w:styleId="CodigoEtica">
    <w:name w:val="Codigo Etica"/>
    <w:basedOn w:val="Ttulo1"/>
    <w:link w:val="CodigoEticaChar"/>
    <w:qFormat/>
    <w:rsid w:val="00A16299"/>
    <w:pPr>
      <w:spacing w:before="0" w:line="240" w:lineRule="auto"/>
    </w:pPr>
    <w:rPr>
      <w:b w:val="0"/>
    </w:rPr>
  </w:style>
  <w:style w:type="character" w:customStyle="1" w:styleId="CodigoEticaChar">
    <w:name w:val="Codigo Etica Char"/>
    <w:basedOn w:val="Ttulo1Car"/>
    <w:link w:val="CodigoEtica"/>
    <w:rsid w:val="00A16299"/>
    <w:rPr>
      <w:rFonts w:ascii="Arial" w:eastAsiaTheme="majorEastAsia" w:hAnsi="Arial" w:cstheme="majorBidi"/>
      <w:b w:val="0"/>
      <w:bCs/>
      <w:color w:val="000000" w:themeColor="text1"/>
      <w:sz w:val="36"/>
      <w:szCs w:val="32"/>
      <w:lang w:val="es-ES_tradnl" w:eastAsia="en-US"/>
    </w:rPr>
  </w:style>
  <w:style w:type="table" w:styleId="Cuadrculamediana3-nfasis1">
    <w:name w:val="Medium Grid 3 Accent 1"/>
    <w:basedOn w:val="Tablanormal"/>
    <w:uiPriority w:val="69"/>
    <w:rsid w:val="00A16299"/>
    <w:rPr>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DefaultStyle">
    <w:name w:val="Default Style"/>
    <w:rsid w:val="00A16299"/>
    <w:pPr>
      <w:suppressAutoHyphens/>
    </w:pPr>
    <w:rPr>
      <w:rFonts w:ascii="Cambria" w:eastAsia="SimSun" w:hAnsi="Cambria"/>
      <w:lang w:val="es-ES" w:eastAsia="en-US"/>
    </w:rPr>
  </w:style>
  <w:style w:type="table" w:customStyle="1" w:styleId="LightList-Accent11">
    <w:name w:val="Light List - Accent 11"/>
    <w:basedOn w:val="Tablanormal"/>
    <w:uiPriority w:val="61"/>
    <w:rsid w:val="00A16299"/>
    <w:rPr>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1">
    <w:name w:val="Light List Accent 1"/>
    <w:basedOn w:val="Tablanormal"/>
    <w:uiPriority w:val="61"/>
    <w:rsid w:val="00A16299"/>
    <w:rPr>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A16299"/>
    <w:rPr>
      <w:lang w:eastAsia="en-US"/>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5">
    <w:name w:val="Light List Accent 5"/>
    <w:basedOn w:val="Tablanormal"/>
    <w:uiPriority w:val="61"/>
    <w:rsid w:val="00A16299"/>
    <w:rPr>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Sombreadoclaro-nfasis1">
    <w:name w:val="Light Shading Accent 1"/>
    <w:basedOn w:val="Tablanormal"/>
    <w:uiPriority w:val="60"/>
    <w:rsid w:val="00A16299"/>
    <w:rPr>
      <w:color w:val="365F91" w:themeColor="accent1" w:themeShade="BF"/>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3">
    <w:name w:val="Light Shading Accent 3"/>
    <w:basedOn w:val="Tablanormal"/>
    <w:uiPriority w:val="60"/>
    <w:rsid w:val="00A16299"/>
    <w:rPr>
      <w:color w:val="76923C" w:themeColor="accent3" w:themeShade="BF"/>
      <w:lang w:eastAsia="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mediano1-nfasis1">
    <w:name w:val="Medium Shading 1 Accent 1"/>
    <w:basedOn w:val="Tablanormal"/>
    <w:uiPriority w:val="63"/>
    <w:rsid w:val="00A16299"/>
    <w:rPr>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ano1-nfasis2">
    <w:name w:val="Medium Shading 1 Accent 2"/>
    <w:basedOn w:val="Tablanormal"/>
    <w:uiPriority w:val="63"/>
    <w:rsid w:val="00A16299"/>
    <w:rPr>
      <w:lang w:eastAsia="en-US"/>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ano1-nfasis3">
    <w:name w:val="Medium Shading 1 Accent 3"/>
    <w:basedOn w:val="Tablanormal"/>
    <w:uiPriority w:val="63"/>
    <w:rsid w:val="00A16299"/>
    <w:rPr>
      <w:lang w:eastAsia="en-US"/>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western">
    <w:name w:val="western"/>
    <w:basedOn w:val="Normal"/>
    <w:rsid w:val="00A16299"/>
    <w:pPr>
      <w:spacing w:before="100" w:beforeAutospacing="1" w:line="360" w:lineRule="auto"/>
    </w:pPr>
    <w:rPr>
      <w:rFonts w:cs="Arial"/>
      <w:color w:val="000000"/>
      <w:lang w:val="en-US"/>
    </w:rPr>
  </w:style>
  <w:style w:type="paragraph" w:styleId="HTMLconformatoprevio">
    <w:name w:val="HTML Preformatted"/>
    <w:basedOn w:val="Normal"/>
    <w:link w:val="HTMLconformatoprevioCar"/>
    <w:uiPriority w:val="99"/>
    <w:semiHidden/>
    <w:unhideWhenUsed/>
    <w:rsid w:val="00675578"/>
    <w:pPr>
      <w:spacing w:line="240" w:lineRule="auto"/>
    </w:pPr>
    <w:rPr>
      <w:rFonts w:ascii="Courier" w:hAnsi="Courier"/>
      <w:sz w:val="20"/>
      <w:szCs w:val="20"/>
    </w:rPr>
  </w:style>
  <w:style w:type="character" w:customStyle="1" w:styleId="HTMLconformatoprevioCar">
    <w:name w:val="HTML con formato previo Car"/>
    <w:basedOn w:val="Fuentedeprrafopredeter"/>
    <w:link w:val="HTMLconformatoprevio"/>
    <w:uiPriority w:val="99"/>
    <w:semiHidden/>
    <w:rsid w:val="00675578"/>
    <w:rPr>
      <w:rFonts w:ascii="Courier" w:hAnsi="Courier"/>
      <w:sz w:val="20"/>
      <w:szCs w:val="20"/>
      <w:lang w:val="es-ES_tradnl"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48D3"/>
    <w:pPr>
      <w:spacing w:line="480" w:lineRule="auto"/>
      <w:jc w:val="both"/>
    </w:pPr>
    <w:rPr>
      <w:rFonts w:ascii="Arial" w:hAnsi="Arial"/>
      <w:lang w:val="es-ES_tradnl"/>
    </w:rPr>
  </w:style>
  <w:style w:type="paragraph" w:styleId="Ttulo1">
    <w:name w:val="heading 1"/>
    <w:basedOn w:val="Normal"/>
    <w:next w:val="Normal"/>
    <w:link w:val="Ttulo1Car"/>
    <w:autoRedefine/>
    <w:uiPriority w:val="9"/>
    <w:qFormat/>
    <w:rsid w:val="00D248D3"/>
    <w:pPr>
      <w:keepNext/>
      <w:keepLines/>
      <w:numPr>
        <w:numId w:val="19"/>
      </w:numPr>
      <w:spacing w:before="480" w:line="360" w:lineRule="auto"/>
      <w:outlineLvl w:val="0"/>
    </w:pPr>
    <w:rPr>
      <w:rFonts w:eastAsiaTheme="majorEastAsia" w:cs="Arial"/>
      <w:bCs/>
      <w:sz w:val="32"/>
      <w:szCs w:val="32"/>
    </w:rPr>
  </w:style>
  <w:style w:type="paragraph" w:styleId="Ttulo2">
    <w:name w:val="heading 2"/>
    <w:basedOn w:val="Normal"/>
    <w:next w:val="Normal"/>
    <w:link w:val="Ttulo2Car"/>
    <w:uiPriority w:val="9"/>
    <w:unhideWhenUsed/>
    <w:qFormat/>
    <w:rsid w:val="00D248D3"/>
    <w:pPr>
      <w:numPr>
        <w:ilvl w:val="1"/>
        <w:numId w:val="19"/>
      </w:numPr>
      <w:outlineLvl w:val="1"/>
    </w:pPr>
    <w:rPr>
      <w:sz w:val="28"/>
    </w:rPr>
  </w:style>
  <w:style w:type="paragraph" w:styleId="Ttulo3">
    <w:name w:val="heading 3"/>
    <w:basedOn w:val="Normal"/>
    <w:next w:val="Normal"/>
    <w:link w:val="Ttulo3Car"/>
    <w:uiPriority w:val="9"/>
    <w:unhideWhenUsed/>
    <w:qFormat/>
    <w:rsid w:val="00D248D3"/>
    <w:pPr>
      <w:keepNext/>
      <w:keepLines/>
      <w:numPr>
        <w:ilvl w:val="2"/>
        <w:numId w:val="19"/>
      </w:numPr>
      <w:outlineLvl w:val="2"/>
    </w:pPr>
    <w:rPr>
      <w:rFonts w:eastAsiaTheme="majorEastAsia" w:cstheme="majorBidi"/>
      <w:bCs/>
    </w:rPr>
  </w:style>
  <w:style w:type="paragraph" w:styleId="Ttulo4">
    <w:name w:val="heading 4"/>
    <w:basedOn w:val="Normal"/>
    <w:next w:val="Normal"/>
    <w:link w:val="Ttulo4Car"/>
    <w:uiPriority w:val="9"/>
    <w:semiHidden/>
    <w:unhideWhenUsed/>
    <w:qFormat/>
    <w:rsid w:val="00D248D3"/>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D248D3"/>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248D3"/>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248D3"/>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248D3"/>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D248D3"/>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248D3"/>
    <w:rPr>
      <w:rFonts w:ascii="Arial" w:eastAsiaTheme="majorEastAsia" w:hAnsi="Arial" w:cs="Arial"/>
      <w:bCs/>
      <w:sz w:val="32"/>
      <w:szCs w:val="32"/>
      <w:lang w:val="es-ES_tradnl"/>
    </w:rPr>
  </w:style>
  <w:style w:type="paragraph" w:styleId="Prrafodelista">
    <w:name w:val="List Paragraph"/>
    <w:basedOn w:val="Normal"/>
    <w:uiPriority w:val="34"/>
    <w:qFormat/>
    <w:rsid w:val="00D248D3"/>
    <w:pPr>
      <w:ind w:left="720"/>
      <w:contextualSpacing/>
    </w:pPr>
  </w:style>
  <w:style w:type="table" w:styleId="Tablaconcuadrcula">
    <w:name w:val="Table Grid"/>
    <w:basedOn w:val="Tablanormal"/>
    <w:uiPriority w:val="59"/>
    <w:rsid w:val="00D248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D248D3"/>
    <w:rPr>
      <w:rFonts w:ascii="Arial" w:hAnsi="Arial"/>
      <w:sz w:val="28"/>
      <w:lang w:val="es-ES_tradnl"/>
    </w:rPr>
  </w:style>
  <w:style w:type="character" w:customStyle="1" w:styleId="Ttulo3Car">
    <w:name w:val="Título 3 Car"/>
    <w:basedOn w:val="Fuentedeprrafopredeter"/>
    <w:link w:val="Ttulo3"/>
    <w:uiPriority w:val="9"/>
    <w:rsid w:val="00D248D3"/>
    <w:rPr>
      <w:rFonts w:ascii="Arial" w:eastAsiaTheme="majorEastAsia" w:hAnsi="Arial" w:cstheme="majorBidi"/>
      <w:bCs/>
      <w:lang w:val="es-ES_tradnl"/>
    </w:rPr>
  </w:style>
  <w:style w:type="character" w:customStyle="1" w:styleId="Ttulo4Car">
    <w:name w:val="Título 4 Car"/>
    <w:basedOn w:val="Fuentedeprrafopredeter"/>
    <w:link w:val="Ttulo4"/>
    <w:uiPriority w:val="9"/>
    <w:semiHidden/>
    <w:rsid w:val="00D248D3"/>
    <w:rPr>
      <w:rFonts w:asciiTheme="majorHAnsi" w:eastAsiaTheme="majorEastAsia" w:hAnsiTheme="majorHAnsi" w:cstheme="majorBidi"/>
      <w:b/>
      <w:bCs/>
      <w:i/>
      <w:iCs/>
      <w:color w:val="4F81BD" w:themeColor="accent1"/>
      <w:lang w:val="es-ES_tradnl"/>
    </w:rPr>
  </w:style>
  <w:style w:type="character" w:customStyle="1" w:styleId="Ttulo5Car">
    <w:name w:val="Título 5 Car"/>
    <w:basedOn w:val="Fuentedeprrafopredeter"/>
    <w:link w:val="Ttulo5"/>
    <w:uiPriority w:val="9"/>
    <w:semiHidden/>
    <w:rsid w:val="00D248D3"/>
    <w:rPr>
      <w:rFonts w:asciiTheme="majorHAnsi" w:eastAsiaTheme="majorEastAsia" w:hAnsiTheme="majorHAnsi" w:cstheme="majorBidi"/>
      <w:color w:val="243F60" w:themeColor="accent1" w:themeShade="7F"/>
      <w:lang w:val="es-ES_tradnl"/>
    </w:rPr>
  </w:style>
  <w:style w:type="character" w:customStyle="1" w:styleId="Ttulo6Car">
    <w:name w:val="Título 6 Car"/>
    <w:basedOn w:val="Fuentedeprrafopredeter"/>
    <w:link w:val="Ttulo6"/>
    <w:uiPriority w:val="9"/>
    <w:semiHidden/>
    <w:rsid w:val="00D248D3"/>
    <w:rPr>
      <w:rFonts w:asciiTheme="majorHAnsi" w:eastAsiaTheme="majorEastAsia" w:hAnsiTheme="majorHAnsi" w:cstheme="majorBidi"/>
      <w:i/>
      <w:iCs/>
      <w:color w:val="243F60" w:themeColor="accent1" w:themeShade="7F"/>
      <w:lang w:val="es-ES_tradnl"/>
    </w:rPr>
  </w:style>
  <w:style w:type="character" w:customStyle="1" w:styleId="Ttulo7Car">
    <w:name w:val="Título 7 Car"/>
    <w:basedOn w:val="Fuentedeprrafopredeter"/>
    <w:link w:val="Ttulo7"/>
    <w:uiPriority w:val="9"/>
    <w:semiHidden/>
    <w:rsid w:val="00D248D3"/>
    <w:rPr>
      <w:rFonts w:asciiTheme="majorHAnsi" w:eastAsiaTheme="majorEastAsia" w:hAnsiTheme="majorHAnsi" w:cstheme="majorBidi"/>
      <w:i/>
      <w:iCs/>
      <w:color w:val="404040" w:themeColor="text1" w:themeTint="BF"/>
      <w:lang w:val="es-ES_tradnl"/>
    </w:rPr>
  </w:style>
  <w:style w:type="character" w:customStyle="1" w:styleId="Ttulo8Car">
    <w:name w:val="Título 8 Car"/>
    <w:basedOn w:val="Fuentedeprrafopredeter"/>
    <w:link w:val="Ttulo8"/>
    <w:uiPriority w:val="9"/>
    <w:semiHidden/>
    <w:rsid w:val="00D248D3"/>
    <w:rPr>
      <w:rFonts w:asciiTheme="majorHAnsi" w:eastAsiaTheme="majorEastAsia" w:hAnsiTheme="majorHAnsi" w:cstheme="majorBidi"/>
      <w:color w:val="404040" w:themeColor="text1" w:themeTint="BF"/>
      <w:sz w:val="20"/>
      <w:szCs w:val="20"/>
      <w:lang w:val="es-ES_tradnl"/>
    </w:rPr>
  </w:style>
  <w:style w:type="character" w:customStyle="1" w:styleId="Ttulo9Car">
    <w:name w:val="Título 9 Car"/>
    <w:basedOn w:val="Fuentedeprrafopredeter"/>
    <w:link w:val="Ttulo9"/>
    <w:uiPriority w:val="9"/>
    <w:semiHidden/>
    <w:rsid w:val="00D248D3"/>
    <w:rPr>
      <w:rFonts w:asciiTheme="majorHAnsi" w:eastAsiaTheme="majorEastAsia" w:hAnsiTheme="majorHAnsi" w:cstheme="majorBidi"/>
      <w:i/>
      <w:iCs/>
      <w:color w:val="404040" w:themeColor="text1" w:themeTint="BF"/>
      <w:sz w:val="20"/>
      <w:szCs w:val="20"/>
      <w:lang w:val="es-ES_tradnl"/>
    </w:rPr>
  </w:style>
  <w:style w:type="character" w:customStyle="1" w:styleId="addmd">
    <w:name w:val="addmd"/>
    <w:basedOn w:val="Fuentedeprrafopredeter"/>
    <w:rsid w:val="00D248D3"/>
  </w:style>
  <w:style w:type="character" w:customStyle="1" w:styleId="apple-converted-space">
    <w:name w:val="apple-converted-space"/>
    <w:basedOn w:val="Fuentedeprrafopredeter"/>
    <w:rsid w:val="00D248D3"/>
  </w:style>
  <w:style w:type="paragraph" w:styleId="Encabezado">
    <w:name w:val="header"/>
    <w:basedOn w:val="Normal"/>
    <w:link w:val="EncabezadoCar"/>
    <w:uiPriority w:val="99"/>
    <w:unhideWhenUsed/>
    <w:rsid w:val="00D248D3"/>
    <w:pPr>
      <w:tabs>
        <w:tab w:val="center" w:pos="4419"/>
        <w:tab w:val="right" w:pos="8838"/>
      </w:tabs>
    </w:pPr>
  </w:style>
  <w:style w:type="character" w:customStyle="1" w:styleId="EncabezadoCar">
    <w:name w:val="Encabezado Car"/>
    <w:basedOn w:val="Fuentedeprrafopredeter"/>
    <w:link w:val="Encabezado"/>
    <w:uiPriority w:val="99"/>
    <w:rsid w:val="00D248D3"/>
    <w:rPr>
      <w:rFonts w:ascii="Arial" w:hAnsi="Arial"/>
      <w:lang w:val="es-ES_tradnl"/>
    </w:rPr>
  </w:style>
  <w:style w:type="paragraph" w:styleId="Encabezadodetabladecontenido">
    <w:name w:val="TOC Heading"/>
    <w:basedOn w:val="Ttulo1"/>
    <w:next w:val="Normal"/>
    <w:uiPriority w:val="39"/>
    <w:unhideWhenUsed/>
    <w:qFormat/>
    <w:rsid w:val="00D248D3"/>
    <w:pPr>
      <w:numPr>
        <w:numId w:val="0"/>
      </w:numPr>
      <w:spacing w:line="276" w:lineRule="auto"/>
      <w:outlineLvl w:val="9"/>
    </w:pPr>
    <w:rPr>
      <w:color w:val="365F91" w:themeColor="accent1" w:themeShade="BF"/>
      <w:sz w:val="28"/>
      <w:szCs w:val="28"/>
      <w:lang w:val="en-US"/>
    </w:rPr>
  </w:style>
  <w:style w:type="paragraph" w:styleId="Epgrafe">
    <w:name w:val="caption"/>
    <w:basedOn w:val="Normal"/>
    <w:next w:val="Normal"/>
    <w:uiPriority w:val="35"/>
    <w:unhideWhenUsed/>
    <w:qFormat/>
    <w:rsid w:val="00D248D3"/>
    <w:pPr>
      <w:spacing w:after="200"/>
    </w:pPr>
    <w:rPr>
      <w:b/>
      <w:bCs/>
      <w:color w:val="4F81BD" w:themeColor="accent1"/>
      <w:sz w:val="18"/>
      <w:szCs w:val="18"/>
    </w:rPr>
  </w:style>
  <w:style w:type="character" w:styleId="Hipervnculo">
    <w:name w:val="Hyperlink"/>
    <w:basedOn w:val="Fuentedeprrafopredeter"/>
    <w:uiPriority w:val="99"/>
    <w:unhideWhenUsed/>
    <w:rsid w:val="00D248D3"/>
    <w:rPr>
      <w:color w:val="0000FF"/>
      <w:u w:val="single"/>
    </w:rPr>
  </w:style>
  <w:style w:type="character" w:styleId="Nmerodepgina">
    <w:name w:val="page number"/>
    <w:basedOn w:val="Fuentedeprrafopredeter"/>
    <w:uiPriority w:val="99"/>
    <w:semiHidden/>
    <w:unhideWhenUsed/>
    <w:rsid w:val="00D248D3"/>
  </w:style>
  <w:style w:type="paragraph" w:styleId="Piedepgina">
    <w:name w:val="footer"/>
    <w:basedOn w:val="Normal"/>
    <w:link w:val="PiedepginaCar"/>
    <w:uiPriority w:val="99"/>
    <w:unhideWhenUsed/>
    <w:rsid w:val="00D248D3"/>
    <w:pPr>
      <w:tabs>
        <w:tab w:val="center" w:pos="4419"/>
        <w:tab w:val="right" w:pos="8838"/>
      </w:tabs>
    </w:pPr>
  </w:style>
  <w:style w:type="character" w:customStyle="1" w:styleId="PiedepginaCar">
    <w:name w:val="Pie de página Car"/>
    <w:basedOn w:val="Fuentedeprrafopredeter"/>
    <w:link w:val="Piedepgina"/>
    <w:uiPriority w:val="99"/>
    <w:rsid w:val="00D248D3"/>
    <w:rPr>
      <w:rFonts w:ascii="Arial" w:hAnsi="Arial"/>
      <w:lang w:val="es-ES_tradnl"/>
    </w:rPr>
  </w:style>
  <w:style w:type="character" w:styleId="Refdenotaalpie">
    <w:name w:val="footnote reference"/>
    <w:basedOn w:val="Fuentedeprrafopredeter"/>
    <w:uiPriority w:val="99"/>
    <w:unhideWhenUsed/>
    <w:rsid w:val="00D248D3"/>
    <w:rPr>
      <w:vertAlign w:val="superscript"/>
    </w:rPr>
  </w:style>
  <w:style w:type="character" w:customStyle="1" w:styleId="sentence">
    <w:name w:val="sentence"/>
    <w:basedOn w:val="Fuentedeprrafopredeter"/>
    <w:rsid w:val="00D248D3"/>
  </w:style>
  <w:style w:type="paragraph" w:styleId="Tabladeilustraciones">
    <w:name w:val="table of figures"/>
    <w:basedOn w:val="Normal"/>
    <w:next w:val="Normal"/>
    <w:uiPriority w:val="99"/>
    <w:unhideWhenUsed/>
    <w:rsid w:val="00D248D3"/>
    <w:pPr>
      <w:ind w:left="480" w:hanging="480"/>
    </w:pPr>
  </w:style>
  <w:style w:type="paragraph" w:styleId="TDC1">
    <w:name w:val="toc 1"/>
    <w:basedOn w:val="Normal"/>
    <w:next w:val="Normal"/>
    <w:autoRedefine/>
    <w:uiPriority w:val="39"/>
    <w:unhideWhenUsed/>
    <w:rsid w:val="00D248D3"/>
    <w:pPr>
      <w:tabs>
        <w:tab w:val="left" w:pos="373"/>
        <w:tab w:val="left" w:pos="440"/>
        <w:tab w:val="right" w:leader="dot" w:pos="8885"/>
      </w:tabs>
    </w:pPr>
    <w:rPr>
      <w:b/>
    </w:rPr>
  </w:style>
  <w:style w:type="paragraph" w:styleId="TDC2">
    <w:name w:val="toc 2"/>
    <w:basedOn w:val="Normal"/>
    <w:next w:val="Normal"/>
    <w:autoRedefine/>
    <w:uiPriority w:val="39"/>
    <w:unhideWhenUsed/>
    <w:rsid w:val="00D248D3"/>
    <w:pPr>
      <w:ind w:left="240"/>
    </w:pPr>
    <w:rPr>
      <w:b/>
      <w:sz w:val="22"/>
      <w:szCs w:val="22"/>
    </w:rPr>
  </w:style>
  <w:style w:type="paragraph" w:styleId="TDC3">
    <w:name w:val="toc 3"/>
    <w:basedOn w:val="Normal"/>
    <w:next w:val="Normal"/>
    <w:autoRedefine/>
    <w:uiPriority w:val="39"/>
    <w:unhideWhenUsed/>
    <w:rsid w:val="00D248D3"/>
    <w:pPr>
      <w:ind w:left="480"/>
    </w:pPr>
    <w:rPr>
      <w:sz w:val="22"/>
      <w:szCs w:val="22"/>
    </w:rPr>
  </w:style>
  <w:style w:type="paragraph" w:styleId="TDC4">
    <w:name w:val="toc 4"/>
    <w:basedOn w:val="Normal"/>
    <w:next w:val="Normal"/>
    <w:autoRedefine/>
    <w:uiPriority w:val="39"/>
    <w:unhideWhenUsed/>
    <w:rsid w:val="00D248D3"/>
    <w:pPr>
      <w:ind w:left="720"/>
    </w:pPr>
    <w:rPr>
      <w:sz w:val="20"/>
      <w:szCs w:val="20"/>
    </w:rPr>
  </w:style>
  <w:style w:type="paragraph" w:styleId="TDC5">
    <w:name w:val="toc 5"/>
    <w:basedOn w:val="Normal"/>
    <w:next w:val="Normal"/>
    <w:autoRedefine/>
    <w:uiPriority w:val="39"/>
    <w:unhideWhenUsed/>
    <w:rsid w:val="00D248D3"/>
    <w:pPr>
      <w:ind w:left="960"/>
    </w:pPr>
    <w:rPr>
      <w:sz w:val="20"/>
      <w:szCs w:val="20"/>
    </w:rPr>
  </w:style>
  <w:style w:type="paragraph" w:styleId="TDC6">
    <w:name w:val="toc 6"/>
    <w:basedOn w:val="Normal"/>
    <w:next w:val="Normal"/>
    <w:autoRedefine/>
    <w:uiPriority w:val="39"/>
    <w:unhideWhenUsed/>
    <w:rsid w:val="00D248D3"/>
    <w:pPr>
      <w:ind w:left="1200"/>
    </w:pPr>
    <w:rPr>
      <w:sz w:val="20"/>
      <w:szCs w:val="20"/>
    </w:rPr>
  </w:style>
  <w:style w:type="paragraph" w:styleId="TDC7">
    <w:name w:val="toc 7"/>
    <w:basedOn w:val="Normal"/>
    <w:next w:val="Normal"/>
    <w:autoRedefine/>
    <w:uiPriority w:val="39"/>
    <w:unhideWhenUsed/>
    <w:rsid w:val="00D248D3"/>
    <w:pPr>
      <w:ind w:left="1440"/>
    </w:pPr>
    <w:rPr>
      <w:sz w:val="20"/>
      <w:szCs w:val="20"/>
    </w:rPr>
  </w:style>
  <w:style w:type="paragraph" w:styleId="TDC8">
    <w:name w:val="toc 8"/>
    <w:basedOn w:val="Normal"/>
    <w:next w:val="Normal"/>
    <w:autoRedefine/>
    <w:uiPriority w:val="39"/>
    <w:unhideWhenUsed/>
    <w:rsid w:val="00D248D3"/>
    <w:pPr>
      <w:ind w:left="1680"/>
    </w:pPr>
    <w:rPr>
      <w:sz w:val="20"/>
      <w:szCs w:val="20"/>
    </w:rPr>
  </w:style>
  <w:style w:type="paragraph" w:styleId="TDC9">
    <w:name w:val="toc 9"/>
    <w:basedOn w:val="Normal"/>
    <w:next w:val="Normal"/>
    <w:autoRedefine/>
    <w:uiPriority w:val="39"/>
    <w:unhideWhenUsed/>
    <w:rsid w:val="00D248D3"/>
    <w:pPr>
      <w:ind w:left="1920"/>
    </w:pPr>
    <w:rPr>
      <w:sz w:val="20"/>
      <w:szCs w:val="20"/>
    </w:rPr>
  </w:style>
  <w:style w:type="paragraph" w:styleId="Textodeglobo">
    <w:name w:val="Balloon Text"/>
    <w:basedOn w:val="Normal"/>
    <w:link w:val="TextodegloboCar"/>
    <w:uiPriority w:val="99"/>
    <w:semiHidden/>
    <w:unhideWhenUsed/>
    <w:rsid w:val="00D248D3"/>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248D3"/>
    <w:rPr>
      <w:rFonts w:ascii="Lucida Grande" w:hAnsi="Lucida Grande" w:cs="Lucida Grande"/>
      <w:sz w:val="18"/>
      <w:szCs w:val="18"/>
      <w:lang w:val="es-ES_tradnl"/>
    </w:rPr>
  </w:style>
  <w:style w:type="paragraph" w:styleId="Textonotapie">
    <w:name w:val="footnote text"/>
    <w:basedOn w:val="Normal"/>
    <w:link w:val="TextonotapieCar"/>
    <w:uiPriority w:val="99"/>
    <w:unhideWhenUsed/>
    <w:rsid w:val="00D248D3"/>
  </w:style>
  <w:style w:type="character" w:customStyle="1" w:styleId="TextonotapieCar">
    <w:name w:val="Texto nota pie Car"/>
    <w:basedOn w:val="Fuentedeprrafopredeter"/>
    <w:link w:val="Textonotapie"/>
    <w:uiPriority w:val="99"/>
    <w:rsid w:val="00D248D3"/>
    <w:rPr>
      <w:rFonts w:ascii="Arial" w:hAnsi="Arial"/>
      <w:lang w:val="es-ES_tradnl"/>
    </w:rPr>
  </w:style>
  <w:style w:type="character" w:customStyle="1" w:styleId="threadtitle">
    <w:name w:val="threadtitle"/>
    <w:basedOn w:val="Fuentedeprrafopredeter"/>
    <w:rsid w:val="00D248D3"/>
  </w:style>
  <w:style w:type="paragraph" w:styleId="Textonotaalfinal">
    <w:name w:val="endnote text"/>
    <w:basedOn w:val="Normal"/>
    <w:link w:val="TextonotaalfinalCar"/>
    <w:uiPriority w:val="99"/>
    <w:unhideWhenUsed/>
    <w:rsid w:val="00BF06CB"/>
    <w:pPr>
      <w:spacing w:line="240" w:lineRule="auto"/>
    </w:pPr>
  </w:style>
  <w:style w:type="character" w:customStyle="1" w:styleId="TextonotaalfinalCar">
    <w:name w:val="Texto nota al final Car"/>
    <w:basedOn w:val="Fuentedeprrafopredeter"/>
    <w:link w:val="Textonotaalfinal"/>
    <w:uiPriority w:val="99"/>
    <w:rsid w:val="00BF06CB"/>
    <w:rPr>
      <w:rFonts w:ascii="Arial" w:hAnsi="Arial"/>
      <w:lang w:val="es-ES_tradnl"/>
    </w:rPr>
  </w:style>
  <w:style w:type="character" w:styleId="Refdenotaalfinal">
    <w:name w:val="endnote reference"/>
    <w:basedOn w:val="Fuentedeprrafopredeter"/>
    <w:uiPriority w:val="99"/>
    <w:unhideWhenUsed/>
    <w:rsid w:val="00BF06CB"/>
    <w:rPr>
      <w:vertAlign w:val="superscript"/>
    </w:rPr>
  </w:style>
  <w:style w:type="paragraph" w:styleId="Revisin">
    <w:name w:val="Revision"/>
    <w:hidden/>
    <w:uiPriority w:val="99"/>
    <w:semiHidden/>
    <w:rsid w:val="001345B7"/>
    <w:rPr>
      <w:rFonts w:ascii="Arial" w:hAnsi="Arial"/>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438747">
      <w:bodyDiv w:val="1"/>
      <w:marLeft w:val="0"/>
      <w:marRight w:val="0"/>
      <w:marTop w:val="0"/>
      <w:marBottom w:val="0"/>
      <w:divBdr>
        <w:top w:val="none" w:sz="0" w:space="0" w:color="auto"/>
        <w:left w:val="none" w:sz="0" w:space="0" w:color="auto"/>
        <w:bottom w:val="none" w:sz="0" w:space="0" w:color="auto"/>
        <w:right w:val="none" w:sz="0" w:space="0" w:color="auto"/>
      </w:divBdr>
    </w:div>
    <w:div w:id="146094558">
      <w:bodyDiv w:val="1"/>
      <w:marLeft w:val="0"/>
      <w:marRight w:val="0"/>
      <w:marTop w:val="0"/>
      <w:marBottom w:val="0"/>
      <w:divBdr>
        <w:top w:val="none" w:sz="0" w:space="0" w:color="auto"/>
        <w:left w:val="none" w:sz="0" w:space="0" w:color="auto"/>
        <w:bottom w:val="none" w:sz="0" w:space="0" w:color="auto"/>
        <w:right w:val="none" w:sz="0" w:space="0" w:color="auto"/>
      </w:divBdr>
    </w:div>
    <w:div w:id="389156251">
      <w:bodyDiv w:val="1"/>
      <w:marLeft w:val="0"/>
      <w:marRight w:val="0"/>
      <w:marTop w:val="0"/>
      <w:marBottom w:val="0"/>
      <w:divBdr>
        <w:top w:val="none" w:sz="0" w:space="0" w:color="auto"/>
        <w:left w:val="none" w:sz="0" w:space="0" w:color="auto"/>
        <w:bottom w:val="none" w:sz="0" w:space="0" w:color="auto"/>
        <w:right w:val="none" w:sz="0" w:space="0" w:color="auto"/>
      </w:divBdr>
    </w:div>
    <w:div w:id="519783345">
      <w:bodyDiv w:val="1"/>
      <w:marLeft w:val="0"/>
      <w:marRight w:val="0"/>
      <w:marTop w:val="0"/>
      <w:marBottom w:val="0"/>
      <w:divBdr>
        <w:top w:val="none" w:sz="0" w:space="0" w:color="auto"/>
        <w:left w:val="none" w:sz="0" w:space="0" w:color="auto"/>
        <w:bottom w:val="none" w:sz="0" w:space="0" w:color="auto"/>
        <w:right w:val="none" w:sz="0" w:space="0" w:color="auto"/>
      </w:divBdr>
    </w:div>
    <w:div w:id="891043446">
      <w:bodyDiv w:val="1"/>
      <w:marLeft w:val="0"/>
      <w:marRight w:val="0"/>
      <w:marTop w:val="0"/>
      <w:marBottom w:val="0"/>
      <w:divBdr>
        <w:top w:val="none" w:sz="0" w:space="0" w:color="auto"/>
        <w:left w:val="none" w:sz="0" w:space="0" w:color="auto"/>
        <w:bottom w:val="none" w:sz="0" w:space="0" w:color="auto"/>
        <w:right w:val="none" w:sz="0" w:space="0" w:color="auto"/>
      </w:divBdr>
    </w:div>
    <w:div w:id="1221477732">
      <w:bodyDiv w:val="1"/>
      <w:marLeft w:val="0"/>
      <w:marRight w:val="0"/>
      <w:marTop w:val="0"/>
      <w:marBottom w:val="0"/>
      <w:divBdr>
        <w:top w:val="none" w:sz="0" w:space="0" w:color="auto"/>
        <w:left w:val="none" w:sz="0" w:space="0" w:color="auto"/>
        <w:bottom w:val="none" w:sz="0" w:space="0" w:color="auto"/>
        <w:right w:val="none" w:sz="0" w:space="0" w:color="auto"/>
      </w:divBdr>
    </w:div>
    <w:div w:id="1280600828">
      <w:bodyDiv w:val="1"/>
      <w:marLeft w:val="0"/>
      <w:marRight w:val="0"/>
      <w:marTop w:val="0"/>
      <w:marBottom w:val="0"/>
      <w:divBdr>
        <w:top w:val="none" w:sz="0" w:space="0" w:color="auto"/>
        <w:left w:val="none" w:sz="0" w:space="0" w:color="auto"/>
        <w:bottom w:val="none" w:sz="0" w:space="0" w:color="auto"/>
        <w:right w:val="none" w:sz="0" w:space="0" w:color="auto"/>
      </w:divBdr>
    </w:div>
    <w:div w:id="1283077416">
      <w:bodyDiv w:val="1"/>
      <w:marLeft w:val="0"/>
      <w:marRight w:val="0"/>
      <w:marTop w:val="0"/>
      <w:marBottom w:val="0"/>
      <w:divBdr>
        <w:top w:val="none" w:sz="0" w:space="0" w:color="auto"/>
        <w:left w:val="none" w:sz="0" w:space="0" w:color="auto"/>
        <w:bottom w:val="none" w:sz="0" w:space="0" w:color="auto"/>
        <w:right w:val="none" w:sz="0" w:space="0" w:color="auto"/>
      </w:divBdr>
    </w:div>
    <w:div w:id="1420716763">
      <w:bodyDiv w:val="1"/>
      <w:marLeft w:val="0"/>
      <w:marRight w:val="0"/>
      <w:marTop w:val="0"/>
      <w:marBottom w:val="0"/>
      <w:divBdr>
        <w:top w:val="none" w:sz="0" w:space="0" w:color="auto"/>
        <w:left w:val="none" w:sz="0" w:space="0" w:color="auto"/>
        <w:bottom w:val="none" w:sz="0" w:space="0" w:color="auto"/>
        <w:right w:val="none" w:sz="0" w:space="0" w:color="auto"/>
      </w:divBdr>
    </w:div>
    <w:div w:id="1508864937">
      <w:bodyDiv w:val="1"/>
      <w:marLeft w:val="0"/>
      <w:marRight w:val="0"/>
      <w:marTop w:val="0"/>
      <w:marBottom w:val="0"/>
      <w:divBdr>
        <w:top w:val="none" w:sz="0" w:space="0" w:color="auto"/>
        <w:left w:val="none" w:sz="0" w:space="0" w:color="auto"/>
        <w:bottom w:val="none" w:sz="0" w:space="0" w:color="auto"/>
        <w:right w:val="none" w:sz="0" w:space="0" w:color="auto"/>
      </w:divBdr>
    </w:div>
    <w:div w:id="1814054784">
      <w:bodyDiv w:val="1"/>
      <w:marLeft w:val="0"/>
      <w:marRight w:val="0"/>
      <w:marTop w:val="0"/>
      <w:marBottom w:val="0"/>
      <w:divBdr>
        <w:top w:val="none" w:sz="0" w:space="0" w:color="auto"/>
        <w:left w:val="none" w:sz="0" w:space="0" w:color="auto"/>
        <w:bottom w:val="none" w:sz="0" w:space="0" w:color="auto"/>
        <w:right w:val="none" w:sz="0" w:space="0" w:color="auto"/>
      </w:divBdr>
    </w:div>
    <w:div w:id="20030015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10.jpeg"/><Relationship Id="rId21" Type="http://schemas.openxmlformats.org/officeDocument/2006/relationships/image" Target="media/image11.png"/><Relationship Id="rId22" Type="http://schemas.openxmlformats.org/officeDocument/2006/relationships/hyperlink" Target="http://goo.gl/rJPlVj" TargetMode="External"/><Relationship Id="rId23" Type="http://schemas.openxmlformats.org/officeDocument/2006/relationships/image" Target="media/image12.jp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yperlink" Target="http://goo.gl/HYxggf" TargetMode="External"/><Relationship Id="rId27" Type="http://schemas.openxmlformats.org/officeDocument/2006/relationships/hyperlink" Target="http://goo.gl/NEIiiZ" TargetMode="Externa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goo.gl/LfsVMX" TargetMode="External"/><Relationship Id="rId13" Type="http://schemas.openxmlformats.org/officeDocument/2006/relationships/image" Target="media/image4.emf"/><Relationship Id="rId14" Type="http://schemas.openxmlformats.org/officeDocument/2006/relationships/comments" Target="comments.xm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image" Target="media/image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22551B-FA28-0746-91A6-8A094E2F7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TotalTime>
  <Pages>95</Pages>
  <Words>16128</Words>
  <Characters>88710</Characters>
  <Application>Microsoft Macintosh Word</Application>
  <DocSecurity>0</DocSecurity>
  <Lines>739</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Hidalgo</dc:creator>
  <cp:keywords/>
  <dc:description/>
  <cp:lastModifiedBy>Michael Hidalgo</cp:lastModifiedBy>
  <cp:revision>311</cp:revision>
  <dcterms:created xsi:type="dcterms:W3CDTF">2014-09-15T10:57:00Z</dcterms:created>
  <dcterms:modified xsi:type="dcterms:W3CDTF">2014-10-09T02:19:00Z</dcterms:modified>
</cp:coreProperties>
</file>